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CE7EB5" w14:textId="3B084708" w:rsidR="00880644" w:rsidRPr="00CF25F1" w:rsidRDefault="00880644" w:rsidP="0036548A"/>
    <w:p w14:paraId="2E6EF419" w14:textId="77777777" w:rsidR="0036548A" w:rsidRPr="00CF25F1" w:rsidRDefault="0036548A" w:rsidP="0036548A"/>
    <w:p w14:paraId="75805A57" w14:textId="77777777" w:rsidR="00997F52" w:rsidRDefault="00997F52" w:rsidP="00997F52">
      <w:pPr>
        <w:rPr>
          <w:rFonts w:ascii="Times New Roman" w:hAnsi="Times New Roman"/>
        </w:rPr>
      </w:pPr>
      <w:r>
        <w:rPr>
          <w:rFonts w:cs="Calibri"/>
          <w:b/>
          <w:bCs/>
          <w:sz w:val="120"/>
          <w:szCs w:val="120"/>
        </w:rPr>
        <w:t>ReaFID</w:t>
      </w:r>
    </w:p>
    <w:p w14:paraId="76FF9642" w14:textId="2E065663" w:rsidR="00997F52" w:rsidRDefault="00997F52" w:rsidP="00997F52">
      <w:pPr>
        <w:rPr>
          <w:rFonts w:ascii="Times New Roman" w:hAnsi="Times New Roman"/>
        </w:rPr>
      </w:pPr>
      <w:r>
        <w:rPr>
          <w:rFonts w:cs="Calibri"/>
          <w:b/>
          <w:bCs/>
          <w:sz w:val="60"/>
          <w:szCs w:val="60"/>
        </w:rPr>
        <w:t>Ein RFID</w:t>
      </w:r>
      <w:r w:rsidR="00A257F5">
        <w:rPr>
          <w:rFonts w:cs="Calibri"/>
          <w:b/>
          <w:bCs/>
          <w:sz w:val="60"/>
          <w:szCs w:val="60"/>
        </w:rPr>
        <w:t>-</w:t>
      </w:r>
      <w:r>
        <w:rPr>
          <w:rFonts w:cs="Calibri"/>
          <w:b/>
          <w:bCs/>
          <w:sz w:val="60"/>
          <w:szCs w:val="60"/>
        </w:rPr>
        <w:t>Reaktionsspiel auf Basis eines Arduinos</w:t>
      </w:r>
    </w:p>
    <w:p w14:paraId="48181B51" w14:textId="5CE890B3" w:rsidR="00C63675" w:rsidRPr="00C63675" w:rsidRDefault="00C63675" w:rsidP="00C63675">
      <w:pPr>
        <w:jc w:val="left"/>
        <w:rPr>
          <w:b/>
          <w:sz w:val="40"/>
          <w:szCs w:val="40"/>
        </w:rPr>
      </w:pPr>
    </w:p>
    <w:p w14:paraId="2A3F5E4A" w14:textId="4CD7F481" w:rsidR="0036548A" w:rsidRPr="00CF25F1" w:rsidRDefault="00014688" w:rsidP="00C63675">
      <w:pPr>
        <w:jc w:val="left"/>
      </w:pPr>
      <w:ins w:id="0" w:author="Desiree Sacher" w:date="2014-09-11T18:31:00Z">
        <w:r w:rsidRPr="00014688">
          <w:t xml:space="preserve"> </w:t>
        </w:r>
        <w:r>
          <w:object w:dxaOrig="4741" w:dyaOrig="3540" w14:anchorId="60EF90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51.25pt;height:336.55pt" o:ole="">
              <v:imagedata r:id="rId9" o:title=""/>
            </v:shape>
            <o:OLEObject Type="Embed" ProgID="Visio.Drawing.15" ShapeID="_x0000_i1035" DrawAspect="Content" ObjectID="_1471968866" r:id="rId10"/>
          </w:object>
        </w:r>
      </w:ins>
    </w:p>
    <w:p w14:paraId="4EDE2B50" w14:textId="77777777" w:rsidR="00A00556" w:rsidRDefault="00A00556" w:rsidP="00FF1C30">
      <w:pPr>
        <w:tabs>
          <w:tab w:val="right" w:pos="9072"/>
        </w:tabs>
        <w:rPr>
          <w:b/>
          <w:sz w:val="28"/>
        </w:rPr>
      </w:pPr>
    </w:p>
    <w:p w14:paraId="12763496" w14:textId="6F5561C8" w:rsidR="00BB6ACF" w:rsidRPr="00CF25F1" w:rsidRDefault="00997F52" w:rsidP="00404A17">
      <w:pPr>
        <w:tabs>
          <w:tab w:val="right" w:pos="9072"/>
        </w:tabs>
        <w:jc w:val="right"/>
        <w:rPr>
          <w:b/>
          <w:sz w:val="28"/>
        </w:rPr>
      </w:pPr>
      <w:r>
        <w:rPr>
          <w:rFonts w:cs="Calibri"/>
          <w:b/>
          <w:bCs/>
          <w:sz w:val="28"/>
          <w:szCs w:val="28"/>
        </w:rPr>
        <w:t>Semesterarbeit</w:t>
      </w:r>
      <w:r w:rsidR="00FF1C30" w:rsidRPr="00CF25F1">
        <w:rPr>
          <w:b/>
          <w:sz w:val="28"/>
        </w:rPr>
        <w:tab/>
      </w:r>
      <w:r w:rsidR="00880644" w:rsidRPr="00CF25F1">
        <w:rPr>
          <w:b/>
          <w:sz w:val="28"/>
        </w:rPr>
        <w:t xml:space="preserve">Désirée Sacher, </w:t>
      </w:r>
      <w:r w:rsidR="00404A17">
        <w:rPr>
          <w:b/>
          <w:sz w:val="28"/>
        </w:rPr>
        <w:br/>
      </w:r>
      <w:r w:rsidR="00FC2DDF">
        <w:rPr>
          <w:b/>
          <w:sz w:val="28"/>
        </w:rPr>
        <w:t>Informatik Teilzeit</w:t>
      </w:r>
      <w:r w:rsidR="00404A17">
        <w:rPr>
          <w:b/>
          <w:sz w:val="28"/>
        </w:rPr>
        <w:t xml:space="preserve"> Studium</w:t>
      </w:r>
      <w:r w:rsidR="00FC2DDF">
        <w:rPr>
          <w:b/>
          <w:sz w:val="28"/>
        </w:rPr>
        <w:t xml:space="preserve"> - </w:t>
      </w:r>
      <w:r w:rsidR="00880644" w:rsidRPr="00CF25F1">
        <w:rPr>
          <w:b/>
          <w:sz w:val="28"/>
        </w:rPr>
        <w:t>ZHAW</w:t>
      </w:r>
    </w:p>
    <w:p w14:paraId="41DC861B" w14:textId="50787B9C" w:rsidR="006F4851" w:rsidRPr="00B5297C" w:rsidRDefault="006F4851" w:rsidP="00B5297C">
      <w:pPr>
        <w:tabs>
          <w:tab w:val="right" w:pos="9072"/>
        </w:tabs>
      </w:pPr>
      <w:r>
        <w:t>6</w:t>
      </w:r>
      <w:r w:rsidR="00FF1C30" w:rsidRPr="00CF25F1">
        <w:t xml:space="preserve">. </w:t>
      </w:r>
      <w:r w:rsidR="00997F52">
        <w:t xml:space="preserve">/7. </w:t>
      </w:r>
      <w:r w:rsidR="00FF1C30" w:rsidRPr="00CF25F1">
        <w:t>Semester</w:t>
      </w:r>
      <w:r w:rsidR="005A1893" w:rsidRPr="00CF25F1">
        <w:tab/>
      </w:r>
      <w:r w:rsidR="00FC2DDF">
        <w:t>12. September</w:t>
      </w:r>
      <w:r w:rsidR="005A1893" w:rsidRPr="00CF25F1">
        <w:t xml:space="preserve"> 2014</w:t>
      </w:r>
      <w:bookmarkStart w:id="1" w:name="_Toc379647226"/>
      <w:r>
        <w:rPr>
          <w:rFonts w:ascii="Cambria" w:hAnsi="Cambria"/>
          <w:b/>
          <w:color w:val="365F91" w:themeColor="accent1" w:themeShade="BF"/>
          <w:sz w:val="36"/>
        </w:rPr>
        <w:br w:type="page"/>
      </w:r>
    </w:p>
    <w:p w14:paraId="0757BC12" w14:textId="77777777" w:rsidR="00997F52" w:rsidRDefault="00997F52" w:rsidP="002B5D1C">
      <w:pPr>
        <w:spacing w:before="720" w:after="240"/>
        <w:rPr>
          <w:rFonts w:ascii="Cambria" w:hAnsi="Cambria"/>
          <w:b/>
          <w:color w:val="365F91" w:themeColor="accent1" w:themeShade="BF"/>
          <w:sz w:val="36"/>
        </w:rPr>
      </w:pPr>
      <w:r>
        <w:rPr>
          <w:rFonts w:ascii="Cambria" w:hAnsi="Cambria"/>
          <w:b/>
          <w:color w:val="365F91" w:themeColor="accent1" w:themeShade="BF"/>
          <w:sz w:val="36"/>
        </w:rPr>
        <w:lastRenderedPageBreak/>
        <w:t>Danksagung</w:t>
      </w:r>
    </w:p>
    <w:p w14:paraId="7EBE2603" w14:textId="5DDAAFEE" w:rsidR="00056FBA" w:rsidRDefault="00056FBA" w:rsidP="00056FBA">
      <w:r>
        <w:t xml:space="preserve">Ich möchte mich in erster Linie bei meinem Lebenspartner Patrick </w:t>
      </w:r>
      <w:r w:rsidR="00FC2DDF">
        <w:t xml:space="preserve">Diezi </w:t>
      </w:r>
      <w:r>
        <w:t>bedanken, für seine Geduld und Unterstützung in jeder Lage. Er hat mir nicht nur den Rücken gestärkt und mich im Haushalt entlastet, wir konnten auch Design</w:t>
      </w:r>
      <w:r w:rsidR="00A257F5">
        <w:t>-</w:t>
      </w:r>
      <w:r>
        <w:t xml:space="preserve">Entscheide diskutieren und argumentieren, was ich immer als spannend empfinde. </w:t>
      </w:r>
    </w:p>
    <w:p w14:paraId="592F88C9" w14:textId="60B0E6B9" w:rsidR="00056FBA" w:rsidRDefault="00056FBA" w:rsidP="00056FBA">
      <w:r>
        <w:t>Auch danken möchte ich Alain Lafon für das entgegen gebrachte Vertrauen</w:t>
      </w:r>
      <w:r w:rsidR="00FC2DDF">
        <w:t xml:space="preserve"> speziell</w:t>
      </w:r>
      <w:r>
        <w:t xml:space="preserve"> in der Anfangsphase bis zur Finalisierung der Aufgabenstellung</w:t>
      </w:r>
      <w:r w:rsidR="00FC2DDF">
        <w:t>, in Bezug auf die Machbarkeitsanalyse der ursprünglichen Aufgabe</w:t>
      </w:r>
      <w:r>
        <w:t xml:space="preserve"> und seine Ratschläge, in Bezug auf Entwicklungsumgebung und Toolkits für RFID</w:t>
      </w:r>
      <w:r w:rsidR="00A257F5">
        <w:t xml:space="preserve">, </w:t>
      </w:r>
      <w:r>
        <w:t>Arduino und Python</w:t>
      </w:r>
      <w:r w:rsidR="00FC2DDF">
        <w:t xml:space="preserve"> über das gesammte Projekt hinweg</w:t>
      </w:r>
      <w:r>
        <w:t>.</w:t>
      </w:r>
    </w:p>
    <w:p w14:paraId="4AA386DA" w14:textId="7D90295C" w:rsidR="00C55AE5" w:rsidRDefault="00C55AE5" w:rsidP="00056FBA">
      <w:r>
        <w:t xml:space="preserve">Valentin Zahnd, Informatik Student in Winterthur, möchte ich danken für das </w:t>
      </w:r>
      <w:r w:rsidR="00991760">
        <w:t>T</w:t>
      </w:r>
      <w:r>
        <w:t xml:space="preserve">eilen seiner Erfahrungen mit Python und </w:t>
      </w:r>
      <w:r w:rsidR="00991760">
        <w:t xml:space="preserve">Beitragen von </w:t>
      </w:r>
      <w:r>
        <w:t>Hinweisen, welche die Suche nach Problemlösungen um einiges beschleunigt haben.</w:t>
      </w:r>
    </w:p>
    <w:p w14:paraId="5CFC9C8A" w14:textId="35CEE958" w:rsidR="00056FBA" w:rsidRDefault="00056FBA" w:rsidP="00056FBA">
      <w:r>
        <w:t>Zu guter letzt danke ich allen Entwicklern</w:t>
      </w:r>
      <w:r w:rsidR="007415CC">
        <w:t xml:space="preserve"> und Entwicklerinnen</w:t>
      </w:r>
      <w:r>
        <w:t xml:space="preserve">, welche vor mir schon auf die gleichen Probleme gestossen sind und sie im Internet entsprechend </w:t>
      </w:r>
      <w:r w:rsidR="007415CC">
        <w:t>publiziert</w:t>
      </w:r>
      <w:r>
        <w:t xml:space="preserve"> haben. Ihr habt mein Vorankommen massgeblich unterstützt.</w:t>
      </w:r>
    </w:p>
    <w:p w14:paraId="1C824F54" w14:textId="77777777" w:rsidR="00997F52" w:rsidRDefault="00997F52">
      <w:pPr>
        <w:spacing w:before="0" w:after="0" w:line="240" w:lineRule="auto"/>
        <w:jc w:val="left"/>
        <w:rPr>
          <w:rFonts w:ascii="Cambria" w:hAnsi="Cambria"/>
          <w:b/>
          <w:color w:val="365F91" w:themeColor="accent1" w:themeShade="BF"/>
          <w:sz w:val="36"/>
        </w:rPr>
      </w:pPr>
      <w:r>
        <w:rPr>
          <w:rFonts w:ascii="Cambria" w:hAnsi="Cambria"/>
          <w:b/>
          <w:color w:val="365F91" w:themeColor="accent1" w:themeShade="BF"/>
          <w:sz w:val="36"/>
        </w:rPr>
        <w:br w:type="page"/>
      </w:r>
    </w:p>
    <w:p w14:paraId="44119B4A" w14:textId="065596AE" w:rsidR="002B5D1C" w:rsidRPr="00CF25F1" w:rsidRDefault="002B5D1C" w:rsidP="002B5D1C">
      <w:pPr>
        <w:spacing w:before="720" w:after="240"/>
        <w:rPr>
          <w:rFonts w:ascii="Cambria" w:hAnsi="Cambria"/>
          <w:b/>
          <w:color w:val="365F91" w:themeColor="accent1" w:themeShade="BF"/>
          <w:sz w:val="36"/>
        </w:rPr>
      </w:pPr>
      <w:r w:rsidRPr="00CF25F1">
        <w:rPr>
          <w:rFonts w:ascii="Cambria" w:hAnsi="Cambria"/>
          <w:b/>
          <w:color w:val="365F91" w:themeColor="accent1" w:themeShade="BF"/>
          <w:sz w:val="36"/>
        </w:rPr>
        <w:lastRenderedPageBreak/>
        <w:t>Inhaltsverzeichnis</w:t>
      </w:r>
    </w:p>
    <w:p w14:paraId="1E0B2AFE" w14:textId="77777777" w:rsidR="007077BD" w:rsidRDefault="006723BB">
      <w:pPr>
        <w:pStyle w:val="TOC1"/>
        <w:rPr>
          <w:ins w:id="2" w:author="Desiree Sacher" w:date="2014-09-11T19:22:00Z"/>
          <w:rFonts w:asciiTheme="minorHAnsi" w:eastAsiaTheme="minorEastAsia" w:hAnsiTheme="minorHAnsi" w:cstheme="minorBidi"/>
          <w:noProof/>
          <w:lang w:eastAsia="de-CH"/>
        </w:rPr>
      </w:pPr>
      <w:r w:rsidRPr="00CF25F1">
        <w:fldChar w:fldCharType="begin"/>
      </w:r>
      <w:r w:rsidRPr="00CF25F1">
        <w:instrText xml:space="preserve"> TOC \o "1-5" \h \z \u </w:instrText>
      </w:r>
      <w:r w:rsidRPr="00CF25F1">
        <w:fldChar w:fldCharType="separate"/>
      </w:r>
      <w:ins w:id="3" w:author="Desiree Sacher" w:date="2014-09-11T19:22:00Z">
        <w:r w:rsidR="007077BD" w:rsidRPr="009C77FF">
          <w:rPr>
            <w:rStyle w:val="Hyperlink"/>
            <w:noProof/>
          </w:rPr>
          <w:fldChar w:fldCharType="begin"/>
        </w:r>
        <w:r w:rsidR="007077BD" w:rsidRPr="009C77FF">
          <w:rPr>
            <w:rStyle w:val="Hyperlink"/>
            <w:noProof/>
          </w:rPr>
          <w:instrText xml:space="preserve"> </w:instrText>
        </w:r>
        <w:r w:rsidR="007077BD">
          <w:rPr>
            <w:noProof/>
          </w:rPr>
          <w:instrText>HYPERLINK \l "_Toc398226707"</w:instrText>
        </w:r>
        <w:r w:rsidR="007077BD" w:rsidRPr="009C77FF">
          <w:rPr>
            <w:rStyle w:val="Hyperlink"/>
            <w:noProof/>
          </w:rPr>
          <w:instrText xml:space="preserve"> </w:instrText>
        </w:r>
      </w:ins>
      <w:ins w:id="4" w:author="Desiree Sacher" w:date="2014-09-11T19:23:00Z">
        <w:r w:rsidR="007077BD" w:rsidRPr="009C77FF">
          <w:rPr>
            <w:rStyle w:val="Hyperlink"/>
            <w:noProof/>
          </w:rPr>
        </w:r>
      </w:ins>
      <w:ins w:id="5" w:author="Desiree Sacher" w:date="2014-09-11T19:22:00Z">
        <w:r w:rsidR="007077BD" w:rsidRPr="009C77FF">
          <w:rPr>
            <w:rStyle w:val="Hyperlink"/>
            <w:noProof/>
          </w:rPr>
          <w:fldChar w:fldCharType="separate"/>
        </w:r>
        <w:r w:rsidR="007077BD" w:rsidRPr="009C77FF">
          <w:rPr>
            <w:rStyle w:val="Hyperlink"/>
            <w:noProof/>
          </w:rPr>
          <w:t>Verzeichnisse</w:t>
        </w:r>
        <w:r w:rsidR="007077BD">
          <w:rPr>
            <w:noProof/>
            <w:webHidden/>
          </w:rPr>
          <w:tab/>
        </w:r>
        <w:r w:rsidR="007077BD">
          <w:rPr>
            <w:noProof/>
            <w:webHidden/>
          </w:rPr>
          <w:fldChar w:fldCharType="begin"/>
        </w:r>
        <w:r w:rsidR="007077BD">
          <w:rPr>
            <w:noProof/>
            <w:webHidden/>
          </w:rPr>
          <w:instrText xml:space="preserve"> PAGEREF _Toc398226707 \h </w:instrText>
        </w:r>
      </w:ins>
      <w:ins w:id="6" w:author="Desiree Sacher" w:date="2014-09-11T19:23:00Z">
        <w:r w:rsidR="007077BD">
          <w:rPr>
            <w:noProof/>
            <w:webHidden/>
          </w:rPr>
        </w:r>
      </w:ins>
      <w:r w:rsidR="007077BD">
        <w:rPr>
          <w:noProof/>
          <w:webHidden/>
        </w:rPr>
        <w:fldChar w:fldCharType="separate"/>
      </w:r>
      <w:ins w:id="7" w:author="Desiree Sacher" w:date="2014-09-11T19:23:00Z">
        <w:r w:rsidR="007077BD">
          <w:rPr>
            <w:noProof/>
            <w:webHidden/>
          </w:rPr>
          <w:t>5</w:t>
        </w:r>
      </w:ins>
      <w:ins w:id="8" w:author="Desiree Sacher" w:date="2014-09-11T19:22:00Z">
        <w:r w:rsidR="007077BD">
          <w:rPr>
            <w:noProof/>
            <w:webHidden/>
          </w:rPr>
          <w:fldChar w:fldCharType="end"/>
        </w:r>
        <w:r w:rsidR="007077BD" w:rsidRPr="009C77FF">
          <w:rPr>
            <w:rStyle w:val="Hyperlink"/>
            <w:noProof/>
          </w:rPr>
          <w:fldChar w:fldCharType="end"/>
        </w:r>
      </w:ins>
    </w:p>
    <w:p w14:paraId="2D7D1124" w14:textId="77777777" w:rsidR="007077BD" w:rsidRDefault="007077BD">
      <w:pPr>
        <w:pStyle w:val="TOC2"/>
        <w:rPr>
          <w:ins w:id="9" w:author="Desiree Sacher" w:date="2014-09-11T19:22:00Z"/>
          <w:rFonts w:asciiTheme="minorHAnsi" w:eastAsiaTheme="minorEastAsia" w:hAnsiTheme="minorHAnsi" w:cstheme="minorBidi"/>
          <w:noProof/>
          <w:lang w:eastAsia="de-CH"/>
        </w:rPr>
      </w:pPr>
      <w:ins w:id="10"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"_Toc398226708"</w:instrText>
        </w:r>
        <w:r w:rsidRPr="009C77FF">
          <w:rPr>
            <w:rStyle w:val="Hyperlink"/>
            <w:noProof/>
          </w:rPr>
          <w:instrText xml:space="preserve"> </w:instrText>
        </w:r>
      </w:ins>
      <w:ins w:id="11" w:author="Desiree Sacher" w:date="2014-09-11T19:23:00Z">
        <w:r w:rsidRPr="009C77FF">
          <w:rPr>
            <w:rStyle w:val="Hyperlink"/>
            <w:noProof/>
          </w:rPr>
        </w:r>
      </w:ins>
      <w:ins w:id="12" w:author="Desiree Sacher" w:date="2014-09-11T19:22:00Z">
        <w:r w:rsidRPr="009C77FF">
          <w:rPr>
            <w:rStyle w:val="Hyperlink"/>
            <w:noProof/>
          </w:rPr>
          <w:fldChar w:fldCharType="separate"/>
        </w:r>
        <w:r w:rsidRPr="009C77FF">
          <w:rPr>
            <w:rStyle w:val="Hyperlink"/>
            <w:noProof/>
          </w:rPr>
          <w:t>Abbildungsverzeichnis</w:t>
        </w:r>
        <w:r>
          <w:rPr>
            <w:noProof/>
            <w:webHidden/>
          </w:rPr>
          <w:tab/>
        </w:r>
        <w:r>
          <w:rPr>
            <w:noProof/>
            <w:webHidden/>
          </w:rPr>
          <w:fldChar w:fldCharType="begin"/>
        </w:r>
        <w:r>
          <w:rPr>
            <w:noProof/>
            <w:webHidden/>
          </w:rPr>
          <w:instrText xml:space="preserve"> PAGEREF _Toc398226708 \h </w:instrText>
        </w:r>
      </w:ins>
      <w:ins w:id="13" w:author="Desiree Sacher" w:date="2014-09-11T19:23:00Z">
        <w:r>
          <w:rPr>
            <w:noProof/>
            <w:webHidden/>
          </w:rPr>
        </w:r>
      </w:ins>
      <w:r>
        <w:rPr>
          <w:noProof/>
          <w:webHidden/>
        </w:rPr>
        <w:fldChar w:fldCharType="separate"/>
      </w:r>
      <w:ins w:id="14" w:author="Desiree Sacher" w:date="2014-09-11T19:23:00Z">
        <w:r>
          <w:rPr>
            <w:noProof/>
            <w:webHidden/>
          </w:rPr>
          <w:t>5</w:t>
        </w:r>
      </w:ins>
      <w:ins w:id="15" w:author="Desiree Sacher" w:date="2014-09-11T19:22:00Z">
        <w:r>
          <w:rPr>
            <w:noProof/>
            <w:webHidden/>
          </w:rPr>
          <w:fldChar w:fldCharType="end"/>
        </w:r>
        <w:r w:rsidRPr="009C77FF">
          <w:rPr>
            <w:rStyle w:val="Hyperlink"/>
            <w:noProof/>
          </w:rPr>
          <w:fldChar w:fldCharType="end"/>
        </w:r>
      </w:ins>
    </w:p>
    <w:p w14:paraId="320754C4" w14:textId="77777777" w:rsidR="007077BD" w:rsidRDefault="007077BD">
      <w:pPr>
        <w:pStyle w:val="TOC2"/>
        <w:rPr>
          <w:ins w:id="16" w:author="Desiree Sacher" w:date="2014-09-11T19:22:00Z"/>
          <w:rFonts w:asciiTheme="minorHAnsi" w:eastAsiaTheme="minorEastAsia" w:hAnsiTheme="minorHAnsi" w:cstheme="minorBidi"/>
          <w:noProof/>
          <w:lang w:eastAsia="de-CH"/>
        </w:rPr>
      </w:pPr>
      <w:ins w:id="17"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"_Toc398226709"</w:instrText>
        </w:r>
        <w:r w:rsidRPr="009C77FF">
          <w:rPr>
            <w:rStyle w:val="Hyperlink"/>
            <w:noProof/>
          </w:rPr>
          <w:instrText xml:space="preserve"> </w:instrText>
        </w:r>
      </w:ins>
      <w:ins w:id="18" w:author="Desiree Sacher" w:date="2014-09-11T19:23:00Z">
        <w:r w:rsidRPr="009C77FF">
          <w:rPr>
            <w:rStyle w:val="Hyperlink"/>
            <w:noProof/>
          </w:rPr>
        </w:r>
      </w:ins>
      <w:ins w:id="19" w:author="Desiree Sacher" w:date="2014-09-11T19:22:00Z">
        <w:r w:rsidRPr="009C77FF">
          <w:rPr>
            <w:rStyle w:val="Hyperlink"/>
            <w:noProof/>
          </w:rPr>
          <w:fldChar w:fldCharType="separate"/>
        </w:r>
        <w:r w:rsidRPr="009C77FF">
          <w:rPr>
            <w:rStyle w:val="Hyperlink"/>
            <w:noProof/>
          </w:rPr>
          <w:t>Tabellenverzeichnis</w:t>
        </w:r>
        <w:r>
          <w:rPr>
            <w:noProof/>
            <w:webHidden/>
          </w:rPr>
          <w:tab/>
        </w:r>
        <w:r>
          <w:rPr>
            <w:noProof/>
            <w:webHidden/>
          </w:rPr>
          <w:fldChar w:fldCharType="begin"/>
        </w:r>
        <w:r>
          <w:rPr>
            <w:noProof/>
            <w:webHidden/>
          </w:rPr>
          <w:instrText xml:space="preserve"> PAGEREF _Toc398226709 \h </w:instrText>
        </w:r>
      </w:ins>
      <w:ins w:id="20" w:author="Desiree Sacher" w:date="2014-09-11T19:23:00Z">
        <w:r>
          <w:rPr>
            <w:noProof/>
            <w:webHidden/>
          </w:rPr>
        </w:r>
      </w:ins>
      <w:r>
        <w:rPr>
          <w:noProof/>
          <w:webHidden/>
        </w:rPr>
        <w:fldChar w:fldCharType="separate"/>
      </w:r>
      <w:ins w:id="21" w:author="Desiree Sacher" w:date="2014-09-11T19:23:00Z">
        <w:r>
          <w:rPr>
            <w:noProof/>
            <w:webHidden/>
          </w:rPr>
          <w:t>6</w:t>
        </w:r>
      </w:ins>
      <w:ins w:id="22" w:author="Desiree Sacher" w:date="2014-09-11T19:22:00Z">
        <w:r>
          <w:rPr>
            <w:noProof/>
            <w:webHidden/>
          </w:rPr>
          <w:fldChar w:fldCharType="end"/>
        </w:r>
        <w:r w:rsidRPr="009C77FF">
          <w:rPr>
            <w:rStyle w:val="Hyperlink"/>
            <w:noProof/>
          </w:rPr>
          <w:fldChar w:fldCharType="end"/>
        </w:r>
      </w:ins>
    </w:p>
    <w:p w14:paraId="5E4BB001" w14:textId="77777777" w:rsidR="007077BD" w:rsidRDefault="007077BD">
      <w:pPr>
        <w:pStyle w:val="TOC1"/>
        <w:rPr>
          <w:ins w:id="23" w:author="Desiree Sacher" w:date="2014-09-11T19:22:00Z"/>
          <w:rFonts w:asciiTheme="minorHAnsi" w:eastAsiaTheme="minorEastAsia" w:hAnsiTheme="minorHAnsi" w:cstheme="minorBidi"/>
          <w:noProof/>
          <w:lang w:eastAsia="de-CH"/>
        </w:rPr>
      </w:pPr>
      <w:ins w:id="24"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"_Toc398226710"</w:instrText>
        </w:r>
        <w:r w:rsidRPr="009C77FF">
          <w:rPr>
            <w:rStyle w:val="Hyperlink"/>
            <w:noProof/>
          </w:rPr>
          <w:instrText xml:space="preserve"> </w:instrText>
        </w:r>
      </w:ins>
      <w:ins w:id="25" w:author="Desiree Sacher" w:date="2014-09-11T19:23:00Z">
        <w:r w:rsidRPr="009C77FF">
          <w:rPr>
            <w:rStyle w:val="Hyperlink"/>
            <w:noProof/>
          </w:rPr>
        </w:r>
      </w:ins>
      <w:ins w:id="26" w:author="Desiree Sacher" w:date="2014-09-11T19:22:00Z">
        <w:r w:rsidRPr="009C77FF">
          <w:rPr>
            <w:rStyle w:val="Hyperlink"/>
            <w:noProof/>
          </w:rPr>
          <w:fldChar w:fldCharType="separate"/>
        </w:r>
        <w:r w:rsidRPr="009C77FF">
          <w:rPr>
            <w:rStyle w:val="Hyperlink"/>
            <w:noProof/>
          </w:rPr>
          <w:t>Zusammenfassung</w:t>
        </w:r>
        <w:r>
          <w:rPr>
            <w:noProof/>
            <w:webHidden/>
          </w:rPr>
          <w:tab/>
        </w:r>
        <w:r>
          <w:rPr>
            <w:noProof/>
            <w:webHidden/>
          </w:rPr>
          <w:fldChar w:fldCharType="begin"/>
        </w:r>
        <w:r>
          <w:rPr>
            <w:noProof/>
            <w:webHidden/>
          </w:rPr>
          <w:instrText xml:space="preserve"> PAGEREF _Toc398226710 \h </w:instrText>
        </w:r>
      </w:ins>
      <w:ins w:id="27" w:author="Desiree Sacher" w:date="2014-09-11T19:23:00Z">
        <w:r>
          <w:rPr>
            <w:noProof/>
            <w:webHidden/>
          </w:rPr>
        </w:r>
      </w:ins>
      <w:r>
        <w:rPr>
          <w:noProof/>
          <w:webHidden/>
        </w:rPr>
        <w:fldChar w:fldCharType="separate"/>
      </w:r>
      <w:ins w:id="28" w:author="Desiree Sacher" w:date="2014-09-11T19:23:00Z">
        <w:r>
          <w:rPr>
            <w:noProof/>
            <w:webHidden/>
          </w:rPr>
          <w:t>7</w:t>
        </w:r>
      </w:ins>
      <w:ins w:id="29" w:author="Desiree Sacher" w:date="2014-09-11T19:22:00Z">
        <w:r>
          <w:rPr>
            <w:noProof/>
            <w:webHidden/>
          </w:rPr>
          <w:fldChar w:fldCharType="end"/>
        </w:r>
        <w:r w:rsidRPr="009C77FF">
          <w:rPr>
            <w:rStyle w:val="Hyperlink"/>
            <w:noProof/>
          </w:rPr>
          <w:fldChar w:fldCharType="end"/>
        </w:r>
      </w:ins>
    </w:p>
    <w:p w14:paraId="18ABF72C" w14:textId="77777777" w:rsidR="007077BD" w:rsidRDefault="007077BD">
      <w:pPr>
        <w:pStyle w:val="TOC1"/>
        <w:rPr>
          <w:ins w:id="30" w:author="Desiree Sacher" w:date="2014-09-11T19:22:00Z"/>
          <w:rFonts w:asciiTheme="minorHAnsi" w:eastAsiaTheme="minorEastAsia" w:hAnsiTheme="minorHAnsi" w:cstheme="minorBidi"/>
          <w:noProof/>
          <w:lang w:eastAsia="de-CH"/>
        </w:rPr>
      </w:pPr>
      <w:ins w:id="31"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"_Toc398226711"</w:instrText>
        </w:r>
        <w:r w:rsidRPr="009C77FF">
          <w:rPr>
            <w:rStyle w:val="Hyperlink"/>
            <w:noProof/>
          </w:rPr>
          <w:instrText xml:space="preserve"> </w:instrText>
        </w:r>
      </w:ins>
      <w:ins w:id="32" w:author="Desiree Sacher" w:date="2014-09-11T19:23:00Z">
        <w:r w:rsidRPr="009C77FF">
          <w:rPr>
            <w:rStyle w:val="Hyperlink"/>
            <w:noProof/>
          </w:rPr>
        </w:r>
      </w:ins>
      <w:ins w:id="33" w:author="Desiree Sacher" w:date="2014-09-11T19:22:00Z">
        <w:r w:rsidRPr="009C77FF">
          <w:rPr>
            <w:rStyle w:val="Hyperlink"/>
            <w:noProof/>
          </w:rPr>
          <w:fldChar w:fldCharType="separate"/>
        </w:r>
        <w:r w:rsidRPr="009C77FF">
          <w:rPr>
            <w:rStyle w:val="Hyperlink"/>
            <w:noProof/>
          </w:rPr>
          <w:t>1.</w:t>
        </w:r>
        <w:r>
          <w:rPr>
            <w:rFonts w:asciiTheme="minorHAnsi" w:eastAsiaTheme="minorEastAsia" w:hAnsiTheme="minorHAnsi" w:cstheme="minorBidi"/>
            <w:noProof/>
            <w:lang w:eastAsia="de-CH"/>
          </w:rPr>
          <w:tab/>
        </w:r>
        <w:r w:rsidRPr="009C77FF">
          <w:rPr>
            <w:rStyle w:val="Hyperlink"/>
            <w:noProof/>
          </w:rPr>
          <w:t>Einleitung</w:t>
        </w:r>
        <w:r>
          <w:rPr>
            <w:noProof/>
            <w:webHidden/>
          </w:rPr>
          <w:tab/>
        </w:r>
        <w:r>
          <w:rPr>
            <w:noProof/>
            <w:webHidden/>
          </w:rPr>
          <w:fldChar w:fldCharType="begin"/>
        </w:r>
        <w:r>
          <w:rPr>
            <w:noProof/>
            <w:webHidden/>
          </w:rPr>
          <w:instrText xml:space="preserve"> PAGEREF _Toc398226711 \h </w:instrText>
        </w:r>
      </w:ins>
      <w:ins w:id="34" w:author="Desiree Sacher" w:date="2014-09-11T19:23:00Z">
        <w:r>
          <w:rPr>
            <w:noProof/>
            <w:webHidden/>
          </w:rPr>
        </w:r>
      </w:ins>
      <w:r>
        <w:rPr>
          <w:noProof/>
          <w:webHidden/>
        </w:rPr>
        <w:fldChar w:fldCharType="separate"/>
      </w:r>
      <w:ins w:id="35" w:author="Desiree Sacher" w:date="2014-09-11T19:23:00Z">
        <w:r>
          <w:rPr>
            <w:noProof/>
            <w:webHidden/>
          </w:rPr>
          <w:t>8</w:t>
        </w:r>
      </w:ins>
      <w:ins w:id="36" w:author="Desiree Sacher" w:date="2014-09-11T19:22:00Z">
        <w:r>
          <w:rPr>
            <w:noProof/>
            <w:webHidden/>
          </w:rPr>
          <w:fldChar w:fldCharType="end"/>
        </w:r>
        <w:r w:rsidRPr="009C77FF">
          <w:rPr>
            <w:rStyle w:val="Hyperlink"/>
            <w:noProof/>
          </w:rPr>
          <w:fldChar w:fldCharType="end"/>
        </w:r>
      </w:ins>
    </w:p>
    <w:p w14:paraId="1836208A" w14:textId="77777777" w:rsidR="007077BD" w:rsidRDefault="007077BD">
      <w:pPr>
        <w:pStyle w:val="TOC1"/>
        <w:rPr>
          <w:ins w:id="37" w:author="Desiree Sacher" w:date="2014-09-11T19:22:00Z"/>
          <w:rFonts w:asciiTheme="minorHAnsi" w:eastAsiaTheme="minorEastAsia" w:hAnsiTheme="minorHAnsi" w:cstheme="minorBidi"/>
          <w:noProof/>
          <w:lang w:eastAsia="de-CH"/>
        </w:rPr>
      </w:pPr>
      <w:ins w:id="38"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"_Toc398226712"</w:instrText>
        </w:r>
        <w:r w:rsidRPr="009C77FF">
          <w:rPr>
            <w:rStyle w:val="Hyperlink"/>
            <w:noProof/>
          </w:rPr>
          <w:instrText xml:space="preserve"> </w:instrText>
        </w:r>
      </w:ins>
      <w:ins w:id="39" w:author="Desiree Sacher" w:date="2014-09-11T19:23:00Z">
        <w:r w:rsidRPr="009C77FF">
          <w:rPr>
            <w:rStyle w:val="Hyperlink"/>
            <w:noProof/>
          </w:rPr>
        </w:r>
      </w:ins>
      <w:ins w:id="40" w:author="Desiree Sacher" w:date="2014-09-11T19:22:00Z">
        <w:r w:rsidRPr="009C77FF">
          <w:rPr>
            <w:rStyle w:val="Hyperlink"/>
            <w:noProof/>
          </w:rPr>
          <w:fldChar w:fldCharType="separate"/>
        </w:r>
        <w:r w:rsidRPr="009C77FF">
          <w:rPr>
            <w:rStyle w:val="Hyperlink"/>
            <w:noProof/>
          </w:rPr>
          <w:t>2.</w:t>
        </w:r>
        <w:r>
          <w:rPr>
            <w:rFonts w:asciiTheme="minorHAnsi" w:eastAsiaTheme="minorEastAsia" w:hAnsiTheme="minorHAnsi" w:cstheme="minorBidi"/>
            <w:noProof/>
            <w:lang w:eastAsia="de-CH"/>
          </w:rPr>
          <w:tab/>
        </w:r>
        <w:r w:rsidRPr="009C77FF">
          <w:rPr>
            <w:rStyle w:val="Hyperlink"/>
            <w:noProof/>
          </w:rPr>
          <w:t>Umsetzung des Projekts</w:t>
        </w:r>
        <w:r>
          <w:rPr>
            <w:noProof/>
            <w:webHidden/>
          </w:rPr>
          <w:tab/>
        </w:r>
        <w:r>
          <w:rPr>
            <w:noProof/>
            <w:webHidden/>
          </w:rPr>
          <w:fldChar w:fldCharType="begin"/>
        </w:r>
        <w:r>
          <w:rPr>
            <w:noProof/>
            <w:webHidden/>
          </w:rPr>
          <w:instrText xml:space="preserve"> PAGEREF _Toc398226712 \h </w:instrText>
        </w:r>
      </w:ins>
      <w:ins w:id="41" w:author="Desiree Sacher" w:date="2014-09-11T19:23:00Z">
        <w:r>
          <w:rPr>
            <w:noProof/>
            <w:webHidden/>
          </w:rPr>
        </w:r>
      </w:ins>
      <w:r>
        <w:rPr>
          <w:noProof/>
          <w:webHidden/>
        </w:rPr>
        <w:fldChar w:fldCharType="separate"/>
      </w:r>
      <w:ins w:id="42" w:author="Desiree Sacher" w:date="2014-09-11T19:23:00Z">
        <w:r>
          <w:rPr>
            <w:noProof/>
            <w:webHidden/>
          </w:rPr>
          <w:t>9</w:t>
        </w:r>
      </w:ins>
      <w:ins w:id="43" w:author="Desiree Sacher" w:date="2014-09-11T19:22:00Z">
        <w:r>
          <w:rPr>
            <w:noProof/>
            <w:webHidden/>
          </w:rPr>
          <w:fldChar w:fldCharType="end"/>
        </w:r>
        <w:r w:rsidRPr="009C77FF">
          <w:rPr>
            <w:rStyle w:val="Hyperlink"/>
            <w:noProof/>
          </w:rPr>
          <w:fldChar w:fldCharType="end"/>
        </w:r>
      </w:ins>
    </w:p>
    <w:p w14:paraId="6F8B0188" w14:textId="77777777" w:rsidR="007077BD" w:rsidRDefault="007077BD">
      <w:pPr>
        <w:pStyle w:val="TOC2"/>
        <w:rPr>
          <w:ins w:id="44" w:author="Desiree Sacher" w:date="2014-09-11T19:22:00Z"/>
          <w:rFonts w:asciiTheme="minorHAnsi" w:eastAsiaTheme="minorEastAsia" w:hAnsiTheme="minorHAnsi" w:cstheme="minorBidi"/>
          <w:noProof/>
          <w:lang w:eastAsia="de-CH"/>
        </w:rPr>
      </w:pPr>
      <w:ins w:id="45"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"_Toc398226713"</w:instrText>
        </w:r>
        <w:r w:rsidRPr="009C77FF">
          <w:rPr>
            <w:rStyle w:val="Hyperlink"/>
            <w:noProof/>
          </w:rPr>
          <w:instrText xml:space="preserve"> </w:instrText>
        </w:r>
      </w:ins>
      <w:ins w:id="46" w:author="Desiree Sacher" w:date="2014-09-11T19:23:00Z">
        <w:r w:rsidRPr="009C77FF">
          <w:rPr>
            <w:rStyle w:val="Hyperlink"/>
            <w:noProof/>
          </w:rPr>
        </w:r>
      </w:ins>
      <w:ins w:id="47" w:author="Desiree Sacher" w:date="2014-09-11T19:22:00Z">
        <w:r w:rsidRPr="009C77FF">
          <w:rPr>
            <w:rStyle w:val="Hyperlink"/>
            <w:noProof/>
          </w:rPr>
          <w:fldChar w:fldCharType="separate"/>
        </w:r>
        <w:r w:rsidRPr="009C77FF">
          <w:rPr>
            <w:rStyle w:val="Hyperlink"/>
            <w:noProof/>
          </w:rPr>
          <w:t>2.1.</w:t>
        </w:r>
        <w:r>
          <w:rPr>
            <w:rFonts w:asciiTheme="minorHAnsi" w:eastAsiaTheme="minorEastAsia" w:hAnsiTheme="minorHAnsi" w:cstheme="minorBidi"/>
            <w:noProof/>
            <w:lang w:eastAsia="de-CH"/>
          </w:rPr>
          <w:tab/>
        </w:r>
        <w:r w:rsidRPr="009C77FF">
          <w:rPr>
            <w:rStyle w:val="Hyperlink"/>
            <w:noProof/>
          </w:rPr>
          <w:t>Aufgabenstellung</w:t>
        </w:r>
        <w:r>
          <w:rPr>
            <w:noProof/>
            <w:webHidden/>
          </w:rPr>
          <w:tab/>
        </w:r>
        <w:r>
          <w:rPr>
            <w:noProof/>
            <w:webHidden/>
          </w:rPr>
          <w:fldChar w:fldCharType="begin"/>
        </w:r>
        <w:r>
          <w:rPr>
            <w:noProof/>
            <w:webHidden/>
          </w:rPr>
          <w:instrText xml:space="preserve"> PAGEREF _Toc398226713 \h </w:instrText>
        </w:r>
      </w:ins>
      <w:ins w:id="48" w:author="Desiree Sacher" w:date="2014-09-11T19:23:00Z">
        <w:r>
          <w:rPr>
            <w:noProof/>
            <w:webHidden/>
          </w:rPr>
        </w:r>
      </w:ins>
      <w:r>
        <w:rPr>
          <w:noProof/>
          <w:webHidden/>
        </w:rPr>
        <w:fldChar w:fldCharType="separate"/>
      </w:r>
      <w:ins w:id="49" w:author="Desiree Sacher" w:date="2014-09-11T19:23:00Z">
        <w:r>
          <w:rPr>
            <w:noProof/>
            <w:webHidden/>
          </w:rPr>
          <w:t>9</w:t>
        </w:r>
      </w:ins>
      <w:ins w:id="50" w:author="Desiree Sacher" w:date="2014-09-11T19:22:00Z">
        <w:r>
          <w:rPr>
            <w:noProof/>
            <w:webHidden/>
          </w:rPr>
          <w:fldChar w:fldCharType="end"/>
        </w:r>
        <w:r w:rsidRPr="009C77FF">
          <w:rPr>
            <w:rStyle w:val="Hyperlink"/>
            <w:noProof/>
          </w:rPr>
          <w:fldChar w:fldCharType="end"/>
        </w:r>
      </w:ins>
    </w:p>
    <w:p w14:paraId="42C6AF79" w14:textId="77777777" w:rsidR="007077BD" w:rsidRDefault="007077BD">
      <w:pPr>
        <w:pStyle w:val="TOC2"/>
        <w:rPr>
          <w:ins w:id="51" w:author="Desiree Sacher" w:date="2014-09-11T19:22:00Z"/>
          <w:rFonts w:asciiTheme="minorHAnsi" w:eastAsiaTheme="minorEastAsia" w:hAnsiTheme="minorHAnsi" w:cstheme="minorBidi"/>
          <w:noProof/>
          <w:lang w:eastAsia="de-CH"/>
        </w:rPr>
      </w:pPr>
      <w:ins w:id="52"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"_Toc398226714"</w:instrText>
        </w:r>
        <w:r w:rsidRPr="009C77FF">
          <w:rPr>
            <w:rStyle w:val="Hyperlink"/>
            <w:noProof/>
          </w:rPr>
          <w:instrText xml:space="preserve"> </w:instrText>
        </w:r>
      </w:ins>
      <w:ins w:id="53" w:author="Desiree Sacher" w:date="2014-09-11T19:23:00Z">
        <w:r w:rsidRPr="009C77FF">
          <w:rPr>
            <w:rStyle w:val="Hyperlink"/>
            <w:noProof/>
          </w:rPr>
        </w:r>
      </w:ins>
      <w:ins w:id="54" w:author="Desiree Sacher" w:date="2014-09-11T19:22:00Z">
        <w:r w:rsidRPr="009C77FF">
          <w:rPr>
            <w:rStyle w:val="Hyperlink"/>
            <w:noProof/>
          </w:rPr>
          <w:fldChar w:fldCharType="separate"/>
        </w:r>
        <w:r w:rsidRPr="009C77FF">
          <w:rPr>
            <w:rStyle w:val="Hyperlink"/>
            <w:noProof/>
          </w:rPr>
          <w:t>2.2.</w:t>
        </w:r>
        <w:r>
          <w:rPr>
            <w:rFonts w:asciiTheme="minorHAnsi" w:eastAsiaTheme="minorEastAsia" w:hAnsiTheme="minorHAnsi" w:cstheme="minorBidi"/>
            <w:noProof/>
            <w:lang w:eastAsia="de-CH"/>
          </w:rPr>
          <w:tab/>
        </w:r>
        <w:r w:rsidRPr="009C77FF">
          <w:rPr>
            <w:rStyle w:val="Hyperlink"/>
            <w:noProof/>
          </w:rPr>
          <w:t>Arbeitsplanung</w:t>
        </w:r>
        <w:r>
          <w:rPr>
            <w:noProof/>
            <w:webHidden/>
          </w:rPr>
          <w:tab/>
        </w:r>
        <w:r>
          <w:rPr>
            <w:noProof/>
            <w:webHidden/>
          </w:rPr>
          <w:fldChar w:fldCharType="begin"/>
        </w:r>
        <w:r>
          <w:rPr>
            <w:noProof/>
            <w:webHidden/>
          </w:rPr>
          <w:instrText xml:space="preserve"> PAGEREF _Toc398226714 \h </w:instrText>
        </w:r>
      </w:ins>
      <w:ins w:id="55" w:author="Desiree Sacher" w:date="2014-09-11T19:23:00Z">
        <w:r>
          <w:rPr>
            <w:noProof/>
            <w:webHidden/>
          </w:rPr>
        </w:r>
      </w:ins>
      <w:r>
        <w:rPr>
          <w:noProof/>
          <w:webHidden/>
        </w:rPr>
        <w:fldChar w:fldCharType="separate"/>
      </w:r>
      <w:ins w:id="56" w:author="Desiree Sacher" w:date="2014-09-11T19:23:00Z">
        <w:r>
          <w:rPr>
            <w:noProof/>
            <w:webHidden/>
          </w:rPr>
          <w:t>9</w:t>
        </w:r>
      </w:ins>
      <w:ins w:id="57" w:author="Desiree Sacher" w:date="2014-09-11T19:22:00Z">
        <w:r>
          <w:rPr>
            <w:noProof/>
            <w:webHidden/>
          </w:rPr>
          <w:fldChar w:fldCharType="end"/>
        </w:r>
        <w:r w:rsidRPr="009C77FF">
          <w:rPr>
            <w:rStyle w:val="Hyperlink"/>
            <w:noProof/>
          </w:rPr>
          <w:fldChar w:fldCharType="end"/>
        </w:r>
      </w:ins>
    </w:p>
    <w:p w14:paraId="5B46928B" w14:textId="77777777" w:rsidR="007077BD" w:rsidRDefault="007077BD">
      <w:pPr>
        <w:pStyle w:val="TOC2"/>
        <w:rPr>
          <w:ins w:id="58" w:author="Desiree Sacher" w:date="2014-09-11T19:22:00Z"/>
          <w:rFonts w:asciiTheme="minorHAnsi" w:eastAsiaTheme="minorEastAsia" w:hAnsiTheme="minorHAnsi" w:cstheme="minorBidi"/>
          <w:noProof/>
          <w:lang w:eastAsia="de-CH"/>
        </w:rPr>
      </w:pPr>
      <w:ins w:id="59"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"_Toc398226715"</w:instrText>
        </w:r>
        <w:r w:rsidRPr="009C77FF">
          <w:rPr>
            <w:rStyle w:val="Hyperlink"/>
            <w:noProof/>
          </w:rPr>
          <w:instrText xml:space="preserve"> </w:instrText>
        </w:r>
      </w:ins>
      <w:ins w:id="60" w:author="Desiree Sacher" w:date="2014-09-11T19:23:00Z">
        <w:r w:rsidRPr="009C77FF">
          <w:rPr>
            <w:rStyle w:val="Hyperlink"/>
            <w:noProof/>
          </w:rPr>
        </w:r>
      </w:ins>
      <w:ins w:id="61" w:author="Desiree Sacher" w:date="2014-09-11T19:22:00Z">
        <w:r w:rsidRPr="009C77FF">
          <w:rPr>
            <w:rStyle w:val="Hyperlink"/>
            <w:noProof/>
          </w:rPr>
          <w:fldChar w:fldCharType="separate"/>
        </w:r>
        <w:r w:rsidRPr="009C77FF">
          <w:rPr>
            <w:rStyle w:val="Hyperlink"/>
            <w:noProof/>
          </w:rPr>
          <w:t>2.3.</w:t>
        </w:r>
        <w:r>
          <w:rPr>
            <w:rFonts w:asciiTheme="minorHAnsi" w:eastAsiaTheme="minorEastAsia" w:hAnsiTheme="minorHAnsi" w:cstheme="minorBidi"/>
            <w:noProof/>
            <w:lang w:eastAsia="de-CH"/>
          </w:rPr>
          <w:tab/>
        </w:r>
        <w:r w:rsidRPr="009C77FF">
          <w:rPr>
            <w:rStyle w:val="Hyperlink"/>
            <w:noProof/>
          </w:rPr>
          <w:t>Projektumsetzung</w:t>
        </w:r>
        <w:r>
          <w:rPr>
            <w:noProof/>
            <w:webHidden/>
          </w:rPr>
          <w:tab/>
        </w:r>
        <w:r>
          <w:rPr>
            <w:noProof/>
            <w:webHidden/>
          </w:rPr>
          <w:fldChar w:fldCharType="begin"/>
        </w:r>
        <w:r>
          <w:rPr>
            <w:noProof/>
            <w:webHidden/>
          </w:rPr>
          <w:instrText xml:space="preserve"> PAGEREF _Toc398226715 \h </w:instrText>
        </w:r>
      </w:ins>
      <w:ins w:id="62" w:author="Desiree Sacher" w:date="2014-09-11T19:23:00Z">
        <w:r>
          <w:rPr>
            <w:noProof/>
            <w:webHidden/>
          </w:rPr>
        </w:r>
      </w:ins>
      <w:r>
        <w:rPr>
          <w:noProof/>
          <w:webHidden/>
        </w:rPr>
        <w:fldChar w:fldCharType="separate"/>
      </w:r>
      <w:ins w:id="63" w:author="Desiree Sacher" w:date="2014-09-11T19:23:00Z">
        <w:r>
          <w:rPr>
            <w:noProof/>
            <w:webHidden/>
          </w:rPr>
          <w:t>11</w:t>
        </w:r>
      </w:ins>
      <w:ins w:id="64" w:author="Desiree Sacher" w:date="2014-09-11T19:22:00Z">
        <w:r>
          <w:rPr>
            <w:noProof/>
            <w:webHidden/>
          </w:rPr>
          <w:fldChar w:fldCharType="end"/>
        </w:r>
        <w:r w:rsidRPr="009C77FF">
          <w:rPr>
            <w:rStyle w:val="Hyperlink"/>
            <w:noProof/>
          </w:rPr>
          <w:fldChar w:fldCharType="end"/>
        </w:r>
      </w:ins>
    </w:p>
    <w:p w14:paraId="3D70B351" w14:textId="77777777" w:rsidR="007077BD" w:rsidRDefault="007077BD">
      <w:pPr>
        <w:pStyle w:val="TOC1"/>
        <w:rPr>
          <w:ins w:id="65" w:author="Desiree Sacher" w:date="2014-09-11T19:22:00Z"/>
          <w:rFonts w:asciiTheme="minorHAnsi" w:eastAsiaTheme="minorEastAsia" w:hAnsiTheme="minorHAnsi" w:cstheme="minorBidi"/>
          <w:noProof/>
          <w:lang w:eastAsia="de-CH"/>
        </w:rPr>
      </w:pPr>
      <w:ins w:id="66"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"_Toc398226716"</w:instrText>
        </w:r>
        <w:r w:rsidRPr="009C77FF">
          <w:rPr>
            <w:rStyle w:val="Hyperlink"/>
            <w:noProof/>
          </w:rPr>
          <w:instrText xml:space="preserve"> </w:instrText>
        </w:r>
      </w:ins>
      <w:ins w:id="67" w:author="Desiree Sacher" w:date="2014-09-11T19:23:00Z">
        <w:r w:rsidRPr="009C77FF">
          <w:rPr>
            <w:rStyle w:val="Hyperlink"/>
            <w:noProof/>
          </w:rPr>
        </w:r>
      </w:ins>
      <w:ins w:id="68" w:author="Desiree Sacher" w:date="2014-09-11T19:22:00Z">
        <w:r w:rsidRPr="009C77FF">
          <w:rPr>
            <w:rStyle w:val="Hyperlink"/>
            <w:noProof/>
          </w:rPr>
          <w:fldChar w:fldCharType="separate"/>
        </w:r>
        <w:r w:rsidRPr="009C77FF">
          <w:rPr>
            <w:rStyle w:val="Hyperlink"/>
            <w:noProof/>
          </w:rPr>
          <w:t>3.</w:t>
        </w:r>
        <w:r>
          <w:rPr>
            <w:rFonts w:asciiTheme="minorHAnsi" w:eastAsiaTheme="minorEastAsia" w:hAnsiTheme="minorHAnsi" w:cstheme="minorBidi"/>
            <w:noProof/>
            <w:lang w:eastAsia="de-CH"/>
          </w:rPr>
          <w:tab/>
        </w:r>
        <w:r w:rsidRPr="009C77FF">
          <w:rPr>
            <w:rStyle w:val="Hyperlink"/>
            <w:noProof/>
          </w:rPr>
          <w:t>Definitionen</w:t>
        </w:r>
        <w:r>
          <w:rPr>
            <w:noProof/>
            <w:webHidden/>
          </w:rPr>
          <w:tab/>
        </w:r>
        <w:r>
          <w:rPr>
            <w:noProof/>
            <w:webHidden/>
          </w:rPr>
          <w:fldChar w:fldCharType="begin"/>
        </w:r>
        <w:r>
          <w:rPr>
            <w:noProof/>
            <w:webHidden/>
          </w:rPr>
          <w:instrText xml:space="preserve"> PAGEREF _Toc398226716 \h </w:instrText>
        </w:r>
      </w:ins>
      <w:ins w:id="69" w:author="Desiree Sacher" w:date="2014-09-11T19:23:00Z">
        <w:r>
          <w:rPr>
            <w:noProof/>
            <w:webHidden/>
          </w:rPr>
        </w:r>
      </w:ins>
      <w:r>
        <w:rPr>
          <w:noProof/>
          <w:webHidden/>
        </w:rPr>
        <w:fldChar w:fldCharType="separate"/>
      </w:r>
      <w:ins w:id="70" w:author="Desiree Sacher" w:date="2014-09-11T19:23:00Z">
        <w:r>
          <w:rPr>
            <w:noProof/>
            <w:webHidden/>
          </w:rPr>
          <w:t>14</w:t>
        </w:r>
      </w:ins>
      <w:ins w:id="71" w:author="Desiree Sacher" w:date="2014-09-11T19:22:00Z">
        <w:r>
          <w:rPr>
            <w:noProof/>
            <w:webHidden/>
          </w:rPr>
          <w:fldChar w:fldCharType="end"/>
        </w:r>
        <w:r w:rsidRPr="009C77FF">
          <w:rPr>
            <w:rStyle w:val="Hyperlink"/>
            <w:noProof/>
          </w:rPr>
          <w:fldChar w:fldCharType="end"/>
        </w:r>
      </w:ins>
    </w:p>
    <w:p w14:paraId="279BF595" w14:textId="77777777" w:rsidR="007077BD" w:rsidRDefault="007077BD">
      <w:pPr>
        <w:pStyle w:val="TOC2"/>
        <w:rPr>
          <w:ins w:id="72" w:author="Desiree Sacher" w:date="2014-09-11T19:22:00Z"/>
          <w:rFonts w:asciiTheme="minorHAnsi" w:eastAsiaTheme="minorEastAsia" w:hAnsiTheme="minorHAnsi" w:cstheme="minorBidi"/>
          <w:noProof/>
          <w:lang w:eastAsia="de-CH"/>
        </w:rPr>
      </w:pPr>
      <w:ins w:id="73"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"_Toc398226717"</w:instrText>
        </w:r>
        <w:r w:rsidRPr="009C77FF">
          <w:rPr>
            <w:rStyle w:val="Hyperlink"/>
            <w:noProof/>
          </w:rPr>
          <w:instrText xml:space="preserve"> </w:instrText>
        </w:r>
      </w:ins>
      <w:ins w:id="74" w:author="Desiree Sacher" w:date="2014-09-11T19:23:00Z">
        <w:r w:rsidRPr="009C77FF">
          <w:rPr>
            <w:rStyle w:val="Hyperlink"/>
            <w:noProof/>
          </w:rPr>
        </w:r>
      </w:ins>
      <w:ins w:id="75" w:author="Desiree Sacher" w:date="2014-09-11T19:22:00Z">
        <w:r w:rsidRPr="009C77FF">
          <w:rPr>
            <w:rStyle w:val="Hyperlink"/>
            <w:noProof/>
          </w:rPr>
          <w:fldChar w:fldCharType="separate"/>
        </w:r>
        <w:r w:rsidRPr="009C77FF">
          <w:rPr>
            <w:rStyle w:val="Hyperlink"/>
            <w:noProof/>
          </w:rPr>
          <w:t>3.1.</w:t>
        </w:r>
        <w:r>
          <w:rPr>
            <w:rFonts w:asciiTheme="minorHAnsi" w:eastAsiaTheme="minorEastAsia" w:hAnsiTheme="minorHAnsi" w:cstheme="minorBidi"/>
            <w:noProof/>
            <w:lang w:eastAsia="de-CH"/>
          </w:rPr>
          <w:tab/>
        </w:r>
        <w:r w:rsidRPr="009C77FF">
          <w:rPr>
            <w:rStyle w:val="Hyperlink"/>
            <w:noProof/>
          </w:rPr>
          <w:t>RFID</w:t>
        </w:r>
        <w:r>
          <w:rPr>
            <w:noProof/>
            <w:webHidden/>
          </w:rPr>
          <w:tab/>
        </w:r>
        <w:r>
          <w:rPr>
            <w:noProof/>
            <w:webHidden/>
          </w:rPr>
          <w:fldChar w:fldCharType="begin"/>
        </w:r>
        <w:r>
          <w:rPr>
            <w:noProof/>
            <w:webHidden/>
          </w:rPr>
          <w:instrText xml:space="preserve"> PAGEREF _Toc398226717 \h </w:instrText>
        </w:r>
      </w:ins>
      <w:ins w:id="76" w:author="Desiree Sacher" w:date="2014-09-11T19:23:00Z">
        <w:r>
          <w:rPr>
            <w:noProof/>
            <w:webHidden/>
          </w:rPr>
        </w:r>
      </w:ins>
      <w:r>
        <w:rPr>
          <w:noProof/>
          <w:webHidden/>
        </w:rPr>
        <w:fldChar w:fldCharType="separate"/>
      </w:r>
      <w:ins w:id="77" w:author="Desiree Sacher" w:date="2014-09-11T19:23:00Z">
        <w:r>
          <w:rPr>
            <w:noProof/>
            <w:webHidden/>
          </w:rPr>
          <w:t>14</w:t>
        </w:r>
      </w:ins>
      <w:ins w:id="78" w:author="Desiree Sacher" w:date="2014-09-11T19:22:00Z">
        <w:r>
          <w:rPr>
            <w:noProof/>
            <w:webHidden/>
          </w:rPr>
          <w:fldChar w:fldCharType="end"/>
        </w:r>
        <w:r w:rsidRPr="009C77FF">
          <w:rPr>
            <w:rStyle w:val="Hyperlink"/>
            <w:noProof/>
          </w:rPr>
          <w:fldChar w:fldCharType="end"/>
        </w:r>
      </w:ins>
    </w:p>
    <w:p w14:paraId="25290FBA" w14:textId="77777777" w:rsidR="007077BD" w:rsidRDefault="007077BD">
      <w:pPr>
        <w:pStyle w:val="TOC3"/>
        <w:rPr>
          <w:ins w:id="79" w:author="Desiree Sacher" w:date="2014-09-11T19:22:00Z"/>
          <w:rFonts w:asciiTheme="minorHAnsi" w:eastAsiaTheme="minorEastAsia" w:hAnsiTheme="minorHAnsi" w:cstheme="minorBidi"/>
          <w:noProof/>
          <w:lang w:eastAsia="de-CH"/>
        </w:rPr>
      </w:pPr>
      <w:ins w:id="80"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"_Toc398226718"</w:instrText>
        </w:r>
        <w:r w:rsidRPr="009C77FF">
          <w:rPr>
            <w:rStyle w:val="Hyperlink"/>
            <w:noProof/>
          </w:rPr>
          <w:instrText xml:space="preserve"> </w:instrText>
        </w:r>
      </w:ins>
      <w:ins w:id="81" w:author="Desiree Sacher" w:date="2014-09-11T19:23:00Z">
        <w:r w:rsidRPr="009C77FF">
          <w:rPr>
            <w:rStyle w:val="Hyperlink"/>
            <w:noProof/>
          </w:rPr>
        </w:r>
      </w:ins>
      <w:ins w:id="82" w:author="Desiree Sacher" w:date="2014-09-11T19:22:00Z">
        <w:r w:rsidRPr="009C77FF">
          <w:rPr>
            <w:rStyle w:val="Hyperlink"/>
            <w:noProof/>
          </w:rPr>
          <w:fldChar w:fldCharType="separate"/>
        </w:r>
        <w:r w:rsidRPr="009C77FF">
          <w:rPr>
            <w:rStyle w:val="Hyperlink"/>
            <w:noProof/>
          </w:rPr>
          <w:t>3.1.1.</w:t>
        </w:r>
        <w:r>
          <w:rPr>
            <w:rFonts w:asciiTheme="minorHAnsi" w:eastAsiaTheme="minorEastAsia" w:hAnsiTheme="minorHAnsi" w:cstheme="minorBidi"/>
            <w:noProof/>
            <w:lang w:eastAsia="de-CH"/>
          </w:rPr>
          <w:tab/>
        </w:r>
        <w:r w:rsidRPr="009C77FF">
          <w:rPr>
            <w:rStyle w:val="Hyperlink"/>
            <w:noProof/>
          </w:rPr>
          <w:t>RFID-Technologie und Einsatzgebiete</w:t>
        </w:r>
        <w:r>
          <w:rPr>
            <w:noProof/>
            <w:webHidden/>
          </w:rPr>
          <w:tab/>
        </w:r>
        <w:r>
          <w:rPr>
            <w:noProof/>
            <w:webHidden/>
          </w:rPr>
          <w:fldChar w:fldCharType="begin"/>
        </w:r>
        <w:r>
          <w:rPr>
            <w:noProof/>
            <w:webHidden/>
          </w:rPr>
          <w:instrText xml:space="preserve"> PAGEREF _Toc398226718 \h </w:instrText>
        </w:r>
      </w:ins>
      <w:ins w:id="83" w:author="Desiree Sacher" w:date="2014-09-11T19:23:00Z">
        <w:r>
          <w:rPr>
            <w:noProof/>
            <w:webHidden/>
          </w:rPr>
        </w:r>
      </w:ins>
      <w:r>
        <w:rPr>
          <w:noProof/>
          <w:webHidden/>
        </w:rPr>
        <w:fldChar w:fldCharType="separate"/>
      </w:r>
      <w:ins w:id="84" w:author="Desiree Sacher" w:date="2014-09-11T19:23:00Z">
        <w:r>
          <w:rPr>
            <w:noProof/>
            <w:webHidden/>
          </w:rPr>
          <w:t>14</w:t>
        </w:r>
      </w:ins>
      <w:ins w:id="85" w:author="Desiree Sacher" w:date="2014-09-11T19:22:00Z">
        <w:r>
          <w:rPr>
            <w:noProof/>
            <w:webHidden/>
          </w:rPr>
          <w:fldChar w:fldCharType="end"/>
        </w:r>
        <w:r w:rsidRPr="009C77FF">
          <w:rPr>
            <w:rStyle w:val="Hyperlink"/>
            <w:noProof/>
          </w:rPr>
          <w:fldChar w:fldCharType="end"/>
        </w:r>
      </w:ins>
    </w:p>
    <w:p w14:paraId="334D07B2" w14:textId="77777777" w:rsidR="007077BD" w:rsidRDefault="007077BD">
      <w:pPr>
        <w:pStyle w:val="TOC3"/>
        <w:rPr>
          <w:ins w:id="86" w:author="Desiree Sacher" w:date="2014-09-11T19:22:00Z"/>
          <w:rFonts w:asciiTheme="minorHAnsi" w:eastAsiaTheme="minorEastAsia" w:hAnsiTheme="minorHAnsi" w:cstheme="minorBidi"/>
          <w:noProof/>
          <w:lang w:eastAsia="de-CH"/>
        </w:rPr>
      </w:pPr>
      <w:ins w:id="87"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"_Toc398226719"</w:instrText>
        </w:r>
        <w:r w:rsidRPr="009C77FF">
          <w:rPr>
            <w:rStyle w:val="Hyperlink"/>
            <w:noProof/>
          </w:rPr>
          <w:instrText xml:space="preserve"> </w:instrText>
        </w:r>
      </w:ins>
      <w:ins w:id="88" w:author="Desiree Sacher" w:date="2014-09-11T19:23:00Z">
        <w:r w:rsidRPr="009C77FF">
          <w:rPr>
            <w:rStyle w:val="Hyperlink"/>
            <w:noProof/>
          </w:rPr>
        </w:r>
      </w:ins>
      <w:ins w:id="89" w:author="Desiree Sacher" w:date="2014-09-11T19:22:00Z">
        <w:r w:rsidRPr="009C77FF">
          <w:rPr>
            <w:rStyle w:val="Hyperlink"/>
            <w:noProof/>
          </w:rPr>
          <w:fldChar w:fldCharType="separate"/>
        </w:r>
        <w:r w:rsidRPr="009C77FF">
          <w:rPr>
            <w:rStyle w:val="Hyperlink"/>
            <w:noProof/>
          </w:rPr>
          <w:t>3.1.2.</w:t>
        </w:r>
        <w:r>
          <w:rPr>
            <w:rFonts w:asciiTheme="minorHAnsi" w:eastAsiaTheme="minorEastAsia" w:hAnsiTheme="minorHAnsi" w:cstheme="minorBidi"/>
            <w:noProof/>
            <w:lang w:eastAsia="de-CH"/>
          </w:rPr>
          <w:tab/>
        </w:r>
        <w:r w:rsidRPr="009C77FF">
          <w:rPr>
            <w:rStyle w:val="Hyperlink"/>
            <w:noProof/>
          </w:rPr>
          <w:t>Mifare Standard</w:t>
        </w:r>
        <w:r>
          <w:rPr>
            <w:noProof/>
            <w:webHidden/>
          </w:rPr>
          <w:tab/>
        </w:r>
        <w:r>
          <w:rPr>
            <w:noProof/>
            <w:webHidden/>
          </w:rPr>
          <w:fldChar w:fldCharType="begin"/>
        </w:r>
        <w:r>
          <w:rPr>
            <w:noProof/>
            <w:webHidden/>
          </w:rPr>
          <w:instrText xml:space="preserve"> PAGEREF _Toc398226719 \h </w:instrText>
        </w:r>
      </w:ins>
      <w:ins w:id="90" w:author="Desiree Sacher" w:date="2014-09-11T19:23:00Z">
        <w:r>
          <w:rPr>
            <w:noProof/>
            <w:webHidden/>
          </w:rPr>
        </w:r>
      </w:ins>
      <w:r>
        <w:rPr>
          <w:noProof/>
          <w:webHidden/>
        </w:rPr>
        <w:fldChar w:fldCharType="separate"/>
      </w:r>
      <w:ins w:id="91" w:author="Desiree Sacher" w:date="2014-09-11T19:23:00Z">
        <w:r>
          <w:rPr>
            <w:noProof/>
            <w:webHidden/>
          </w:rPr>
          <w:t>15</w:t>
        </w:r>
      </w:ins>
      <w:ins w:id="92" w:author="Desiree Sacher" w:date="2014-09-11T19:22:00Z">
        <w:r>
          <w:rPr>
            <w:noProof/>
            <w:webHidden/>
          </w:rPr>
          <w:fldChar w:fldCharType="end"/>
        </w:r>
        <w:r w:rsidRPr="009C77FF">
          <w:rPr>
            <w:rStyle w:val="Hyperlink"/>
            <w:noProof/>
          </w:rPr>
          <w:fldChar w:fldCharType="end"/>
        </w:r>
      </w:ins>
    </w:p>
    <w:p w14:paraId="2D2D0930" w14:textId="77777777" w:rsidR="007077BD" w:rsidRDefault="007077BD">
      <w:pPr>
        <w:pStyle w:val="TOC2"/>
        <w:rPr>
          <w:ins w:id="93" w:author="Desiree Sacher" w:date="2014-09-11T19:22:00Z"/>
          <w:rFonts w:asciiTheme="minorHAnsi" w:eastAsiaTheme="minorEastAsia" w:hAnsiTheme="minorHAnsi" w:cstheme="minorBidi"/>
          <w:noProof/>
          <w:lang w:eastAsia="de-CH"/>
        </w:rPr>
      </w:pPr>
      <w:ins w:id="94"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"_Toc398226720"</w:instrText>
        </w:r>
        <w:r w:rsidRPr="009C77FF">
          <w:rPr>
            <w:rStyle w:val="Hyperlink"/>
            <w:noProof/>
          </w:rPr>
          <w:instrText xml:space="preserve"> </w:instrText>
        </w:r>
      </w:ins>
      <w:ins w:id="95" w:author="Desiree Sacher" w:date="2014-09-11T19:23:00Z">
        <w:r w:rsidRPr="009C77FF">
          <w:rPr>
            <w:rStyle w:val="Hyperlink"/>
            <w:noProof/>
          </w:rPr>
        </w:r>
      </w:ins>
      <w:ins w:id="96" w:author="Desiree Sacher" w:date="2014-09-11T19:22:00Z">
        <w:r w:rsidRPr="009C77FF">
          <w:rPr>
            <w:rStyle w:val="Hyperlink"/>
            <w:noProof/>
          </w:rPr>
          <w:fldChar w:fldCharType="separate"/>
        </w:r>
        <w:r w:rsidRPr="009C77FF">
          <w:rPr>
            <w:rStyle w:val="Hyperlink"/>
            <w:noProof/>
          </w:rPr>
          <w:t>3.2.</w:t>
        </w:r>
        <w:r>
          <w:rPr>
            <w:rFonts w:asciiTheme="minorHAnsi" w:eastAsiaTheme="minorEastAsia" w:hAnsiTheme="minorHAnsi" w:cstheme="minorBidi"/>
            <w:noProof/>
            <w:lang w:eastAsia="de-CH"/>
          </w:rPr>
          <w:tab/>
        </w:r>
        <w:r w:rsidRPr="009C77FF">
          <w:rPr>
            <w:rStyle w:val="Hyperlink"/>
            <w:noProof/>
          </w:rPr>
          <w:t>Arduino</w:t>
        </w:r>
        <w:r>
          <w:rPr>
            <w:noProof/>
            <w:webHidden/>
          </w:rPr>
          <w:tab/>
        </w:r>
        <w:r>
          <w:rPr>
            <w:noProof/>
            <w:webHidden/>
          </w:rPr>
          <w:fldChar w:fldCharType="begin"/>
        </w:r>
        <w:r>
          <w:rPr>
            <w:noProof/>
            <w:webHidden/>
          </w:rPr>
          <w:instrText xml:space="preserve"> PAGEREF _Toc398226720 \h </w:instrText>
        </w:r>
      </w:ins>
      <w:ins w:id="97" w:author="Desiree Sacher" w:date="2014-09-11T19:23:00Z">
        <w:r>
          <w:rPr>
            <w:noProof/>
            <w:webHidden/>
          </w:rPr>
        </w:r>
      </w:ins>
      <w:r>
        <w:rPr>
          <w:noProof/>
          <w:webHidden/>
        </w:rPr>
        <w:fldChar w:fldCharType="separate"/>
      </w:r>
      <w:ins w:id="98" w:author="Desiree Sacher" w:date="2014-09-11T19:23:00Z">
        <w:r>
          <w:rPr>
            <w:noProof/>
            <w:webHidden/>
          </w:rPr>
          <w:t>16</w:t>
        </w:r>
      </w:ins>
      <w:ins w:id="99" w:author="Desiree Sacher" w:date="2014-09-11T19:22:00Z">
        <w:r>
          <w:rPr>
            <w:noProof/>
            <w:webHidden/>
          </w:rPr>
          <w:fldChar w:fldCharType="end"/>
        </w:r>
        <w:r w:rsidRPr="009C77FF">
          <w:rPr>
            <w:rStyle w:val="Hyperlink"/>
            <w:noProof/>
          </w:rPr>
          <w:fldChar w:fldCharType="end"/>
        </w:r>
      </w:ins>
    </w:p>
    <w:p w14:paraId="33C641E4" w14:textId="77777777" w:rsidR="007077BD" w:rsidRDefault="007077BD">
      <w:pPr>
        <w:pStyle w:val="TOC2"/>
        <w:rPr>
          <w:ins w:id="100" w:author="Desiree Sacher" w:date="2014-09-11T19:22:00Z"/>
          <w:rFonts w:asciiTheme="minorHAnsi" w:eastAsiaTheme="minorEastAsia" w:hAnsiTheme="minorHAnsi" w:cstheme="minorBidi"/>
          <w:noProof/>
          <w:lang w:eastAsia="de-CH"/>
        </w:rPr>
      </w:pPr>
      <w:ins w:id="101"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"_Toc398226721"</w:instrText>
        </w:r>
        <w:r w:rsidRPr="009C77FF">
          <w:rPr>
            <w:rStyle w:val="Hyperlink"/>
            <w:noProof/>
          </w:rPr>
          <w:instrText xml:space="preserve"> </w:instrText>
        </w:r>
      </w:ins>
      <w:ins w:id="102" w:author="Desiree Sacher" w:date="2014-09-11T19:23:00Z">
        <w:r w:rsidRPr="009C77FF">
          <w:rPr>
            <w:rStyle w:val="Hyperlink"/>
            <w:noProof/>
          </w:rPr>
        </w:r>
      </w:ins>
      <w:ins w:id="103" w:author="Desiree Sacher" w:date="2014-09-11T19:22:00Z">
        <w:r w:rsidRPr="009C77FF">
          <w:rPr>
            <w:rStyle w:val="Hyperlink"/>
            <w:noProof/>
          </w:rPr>
          <w:fldChar w:fldCharType="separate"/>
        </w:r>
        <w:r w:rsidRPr="009C77FF">
          <w:rPr>
            <w:rStyle w:val="Hyperlink"/>
            <w:noProof/>
          </w:rPr>
          <w:t>3.3.</w:t>
        </w:r>
        <w:r>
          <w:rPr>
            <w:rFonts w:asciiTheme="minorHAnsi" w:eastAsiaTheme="minorEastAsia" w:hAnsiTheme="minorHAnsi" w:cstheme="minorBidi"/>
            <w:noProof/>
            <w:lang w:eastAsia="de-CH"/>
          </w:rPr>
          <w:tab/>
        </w:r>
        <w:r w:rsidRPr="009C77FF">
          <w:rPr>
            <w:rStyle w:val="Hyperlink"/>
            <w:noProof/>
          </w:rPr>
          <w:t>Python</w:t>
        </w:r>
        <w:r>
          <w:rPr>
            <w:noProof/>
            <w:webHidden/>
          </w:rPr>
          <w:tab/>
        </w:r>
        <w:r>
          <w:rPr>
            <w:noProof/>
            <w:webHidden/>
          </w:rPr>
          <w:fldChar w:fldCharType="begin"/>
        </w:r>
        <w:r>
          <w:rPr>
            <w:noProof/>
            <w:webHidden/>
          </w:rPr>
          <w:instrText xml:space="preserve"> PAGEREF _Toc398226721 \h </w:instrText>
        </w:r>
      </w:ins>
      <w:ins w:id="104" w:author="Desiree Sacher" w:date="2014-09-11T19:23:00Z">
        <w:r>
          <w:rPr>
            <w:noProof/>
            <w:webHidden/>
          </w:rPr>
        </w:r>
      </w:ins>
      <w:r>
        <w:rPr>
          <w:noProof/>
          <w:webHidden/>
        </w:rPr>
        <w:fldChar w:fldCharType="separate"/>
      </w:r>
      <w:ins w:id="105" w:author="Desiree Sacher" w:date="2014-09-11T19:23:00Z">
        <w:r>
          <w:rPr>
            <w:noProof/>
            <w:webHidden/>
          </w:rPr>
          <w:t>17</w:t>
        </w:r>
      </w:ins>
      <w:ins w:id="106" w:author="Desiree Sacher" w:date="2014-09-11T19:22:00Z">
        <w:r>
          <w:rPr>
            <w:noProof/>
            <w:webHidden/>
          </w:rPr>
          <w:fldChar w:fldCharType="end"/>
        </w:r>
        <w:r w:rsidRPr="009C77FF">
          <w:rPr>
            <w:rStyle w:val="Hyperlink"/>
            <w:noProof/>
          </w:rPr>
          <w:fldChar w:fldCharType="end"/>
        </w:r>
      </w:ins>
    </w:p>
    <w:p w14:paraId="57DA9E4B" w14:textId="77777777" w:rsidR="007077BD" w:rsidRDefault="007077BD">
      <w:pPr>
        <w:pStyle w:val="TOC1"/>
        <w:rPr>
          <w:ins w:id="107" w:author="Desiree Sacher" w:date="2014-09-11T19:22:00Z"/>
          <w:rFonts w:asciiTheme="minorHAnsi" w:eastAsiaTheme="minorEastAsia" w:hAnsiTheme="minorHAnsi" w:cstheme="minorBidi"/>
          <w:noProof/>
          <w:lang w:eastAsia="de-CH"/>
        </w:rPr>
      </w:pPr>
      <w:ins w:id="108"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"_Toc398226722"</w:instrText>
        </w:r>
        <w:r w:rsidRPr="009C77FF">
          <w:rPr>
            <w:rStyle w:val="Hyperlink"/>
            <w:noProof/>
          </w:rPr>
          <w:instrText xml:space="preserve"> </w:instrText>
        </w:r>
      </w:ins>
      <w:ins w:id="109" w:author="Desiree Sacher" w:date="2014-09-11T19:23:00Z">
        <w:r w:rsidRPr="009C77FF">
          <w:rPr>
            <w:rStyle w:val="Hyperlink"/>
            <w:noProof/>
          </w:rPr>
        </w:r>
      </w:ins>
      <w:ins w:id="110" w:author="Desiree Sacher" w:date="2014-09-11T19:22:00Z">
        <w:r w:rsidRPr="009C77FF">
          <w:rPr>
            <w:rStyle w:val="Hyperlink"/>
            <w:noProof/>
          </w:rPr>
          <w:fldChar w:fldCharType="separate"/>
        </w:r>
        <w:r w:rsidRPr="009C77FF">
          <w:rPr>
            <w:rStyle w:val="Hyperlink"/>
            <w:noProof/>
          </w:rPr>
          <w:t>4.</w:t>
        </w:r>
        <w:r>
          <w:rPr>
            <w:rFonts w:asciiTheme="minorHAnsi" w:eastAsiaTheme="minorEastAsia" w:hAnsiTheme="minorHAnsi" w:cstheme="minorBidi"/>
            <w:noProof/>
            <w:lang w:eastAsia="de-CH"/>
          </w:rPr>
          <w:tab/>
        </w:r>
        <w:r w:rsidRPr="009C77FF">
          <w:rPr>
            <w:rStyle w:val="Hyperlink"/>
            <w:noProof/>
          </w:rPr>
          <w:t>ReaFID – Spiel, Umsetzung und Analyse</w:t>
        </w:r>
        <w:r>
          <w:rPr>
            <w:noProof/>
            <w:webHidden/>
          </w:rPr>
          <w:tab/>
        </w:r>
        <w:r>
          <w:rPr>
            <w:noProof/>
            <w:webHidden/>
          </w:rPr>
          <w:fldChar w:fldCharType="begin"/>
        </w:r>
        <w:r>
          <w:rPr>
            <w:noProof/>
            <w:webHidden/>
          </w:rPr>
          <w:instrText xml:space="preserve"> PAGEREF _Toc398226722 \h </w:instrText>
        </w:r>
      </w:ins>
      <w:ins w:id="111" w:author="Desiree Sacher" w:date="2014-09-11T19:23:00Z">
        <w:r>
          <w:rPr>
            <w:noProof/>
            <w:webHidden/>
          </w:rPr>
        </w:r>
      </w:ins>
      <w:r>
        <w:rPr>
          <w:noProof/>
          <w:webHidden/>
        </w:rPr>
        <w:fldChar w:fldCharType="separate"/>
      </w:r>
      <w:ins w:id="112" w:author="Desiree Sacher" w:date="2014-09-11T19:23:00Z">
        <w:r>
          <w:rPr>
            <w:noProof/>
            <w:webHidden/>
          </w:rPr>
          <w:t>18</w:t>
        </w:r>
      </w:ins>
      <w:ins w:id="113" w:author="Desiree Sacher" w:date="2014-09-11T19:22:00Z">
        <w:r>
          <w:rPr>
            <w:noProof/>
            <w:webHidden/>
          </w:rPr>
          <w:fldChar w:fldCharType="end"/>
        </w:r>
        <w:r w:rsidRPr="009C77FF">
          <w:rPr>
            <w:rStyle w:val="Hyperlink"/>
            <w:noProof/>
          </w:rPr>
          <w:fldChar w:fldCharType="end"/>
        </w:r>
      </w:ins>
    </w:p>
    <w:p w14:paraId="78F7949C" w14:textId="77777777" w:rsidR="007077BD" w:rsidRDefault="007077BD">
      <w:pPr>
        <w:pStyle w:val="TOC2"/>
        <w:rPr>
          <w:ins w:id="114" w:author="Desiree Sacher" w:date="2014-09-11T19:22:00Z"/>
          <w:rFonts w:asciiTheme="minorHAnsi" w:eastAsiaTheme="minorEastAsia" w:hAnsiTheme="minorHAnsi" w:cstheme="minorBidi"/>
          <w:noProof/>
          <w:lang w:eastAsia="de-CH"/>
        </w:rPr>
      </w:pPr>
      <w:ins w:id="115"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"_Toc398226723"</w:instrText>
        </w:r>
        <w:r w:rsidRPr="009C77FF">
          <w:rPr>
            <w:rStyle w:val="Hyperlink"/>
            <w:noProof/>
          </w:rPr>
          <w:instrText xml:space="preserve"> </w:instrText>
        </w:r>
      </w:ins>
      <w:ins w:id="116" w:author="Desiree Sacher" w:date="2014-09-11T19:23:00Z">
        <w:r w:rsidRPr="009C77FF">
          <w:rPr>
            <w:rStyle w:val="Hyperlink"/>
            <w:noProof/>
          </w:rPr>
        </w:r>
      </w:ins>
      <w:ins w:id="117" w:author="Desiree Sacher" w:date="2014-09-11T19:22:00Z">
        <w:r w:rsidRPr="009C77FF">
          <w:rPr>
            <w:rStyle w:val="Hyperlink"/>
            <w:noProof/>
          </w:rPr>
          <w:fldChar w:fldCharType="separate"/>
        </w:r>
        <w:r w:rsidRPr="009C77FF">
          <w:rPr>
            <w:rStyle w:val="Hyperlink"/>
            <w:noProof/>
          </w:rPr>
          <w:t>4.1.</w:t>
        </w:r>
        <w:r>
          <w:rPr>
            <w:rFonts w:asciiTheme="minorHAnsi" w:eastAsiaTheme="minorEastAsia" w:hAnsiTheme="minorHAnsi" w:cstheme="minorBidi"/>
            <w:noProof/>
            <w:lang w:eastAsia="de-CH"/>
          </w:rPr>
          <w:tab/>
        </w:r>
        <w:r w:rsidRPr="009C77FF">
          <w:rPr>
            <w:rStyle w:val="Hyperlink"/>
            <w:noProof/>
          </w:rPr>
          <w:t>Das Spiel</w:t>
        </w:r>
        <w:r>
          <w:rPr>
            <w:noProof/>
            <w:webHidden/>
          </w:rPr>
          <w:tab/>
        </w:r>
        <w:r>
          <w:rPr>
            <w:noProof/>
            <w:webHidden/>
          </w:rPr>
          <w:fldChar w:fldCharType="begin"/>
        </w:r>
        <w:r>
          <w:rPr>
            <w:noProof/>
            <w:webHidden/>
          </w:rPr>
          <w:instrText xml:space="preserve"> PAGEREF _Toc398226723 \h </w:instrText>
        </w:r>
      </w:ins>
      <w:ins w:id="118" w:author="Desiree Sacher" w:date="2014-09-11T19:23:00Z">
        <w:r>
          <w:rPr>
            <w:noProof/>
            <w:webHidden/>
          </w:rPr>
        </w:r>
      </w:ins>
      <w:r>
        <w:rPr>
          <w:noProof/>
          <w:webHidden/>
        </w:rPr>
        <w:fldChar w:fldCharType="separate"/>
      </w:r>
      <w:ins w:id="119" w:author="Desiree Sacher" w:date="2014-09-11T19:23:00Z">
        <w:r>
          <w:rPr>
            <w:noProof/>
            <w:webHidden/>
          </w:rPr>
          <w:t>18</w:t>
        </w:r>
      </w:ins>
      <w:ins w:id="120" w:author="Desiree Sacher" w:date="2014-09-11T19:22:00Z">
        <w:r>
          <w:rPr>
            <w:noProof/>
            <w:webHidden/>
          </w:rPr>
          <w:fldChar w:fldCharType="end"/>
        </w:r>
        <w:r w:rsidRPr="009C77FF">
          <w:rPr>
            <w:rStyle w:val="Hyperlink"/>
            <w:noProof/>
          </w:rPr>
          <w:fldChar w:fldCharType="end"/>
        </w:r>
      </w:ins>
    </w:p>
    <w:p w14:paraId="4D0D1E0E" w14:textId="77777777" w:rsidR="007077BD" w:rsidRDefault="007077BD">
      <w:pPr>
        <w:pStyle w:val="TOC2"/>
        <w:rPr>
          <w:ins w:id="121" w:author="Desiree Sacher" w:date="2014-09-11T19:22:00Z"/>
          <w:rFonts w:asciiTheme="minorHAnsi" w:eastAsiaTheme="minorEastAsia" w:hAnsiTheme="minorHAnsi" w:cstheme="minorBidi"/>
          <w:noProof/>
          <w:lang w:eastAsia="de-CH"/>
        </w:rPr>
      </w:pPr>
      <w:ins w:id="122"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"_Toc398226724"</w:instrText>
        </w:r>
        <w:r w:rsidRPr="009C77FF">
          <w:rPr>
            <w:rStyle w:val="Hyperlink"/>
            <w:noProof/>
          </w:rPr>
          <w:instrText xml:space="preserve"> </w:instrText>
        </w:r>
      </w:ins>
      <w:ins w:id="123" w:author="Desiree Sacher" w:date="2014-09-11T19:23:00Z">
        <w:r w:rsidRPr="009C77FF">
          <w:rPr>
            <w:rStyle w:val="Hyperlink"/>
            <w:noProof/>
          </w:rPr>
        </w:r>
      </w:ins>
      <w:ins w:id="124" w:author="Desiree Sacher" w:date="2014-09-11T19:22:00Z">
        <w:r w:rsidRPr="009C77FF">
          <w:rPr>
            <w:rStyle w:val="Hyperlink"/>
            <w:noProof/>
          </w:rPr>
          <w:fldChar w:fldCharType="separate"/>
        </w:r>
        <w:r w:rsidRPr="009C77FF">
          <w:rPr>
            <w:rStyle w:val="Hyperlink"/>
            <w:noProof/>
          </w:rPr>
          <w:t>4.2.</w:t>
        </w:r>
        <w:r>
          <w:rPr>
            <w:rFonts w:asciiTheme="minorHAnsi" w:eastAsiaTheme="minorEastAsia" w:hAnsiTheme="minorHAnsi" w:cstheme="minorBidi"/>
            <w:noProof/>
            <w:lang w:eastAsia="de-CH"/>
          </w:rPr>
          <w:tab/>
        </w:r>
        <w:r w:rsidRPr="009C77FF">
          <w:rPr>
            <w:rStyle w:val="Hyperlink"/>
            <w:noProof/>
          </w:rPr>
          <w:t>Ausgangslage</w:t>
        </w:r>
        <w:r>
          <w:rPr>
            <w:noProof/>
            <w:webHidden/>
          </w:rPr>
          <w:tab/>
        </w:r>
        <w:r>
          <w:rPr>
            <w:noProof/>
            <w:webHidden/>
          </w:rPr>
          <w:fldChar w:fldCharType="begin"/>
        </w:r>
        <w:r>
          <w:rPr>
            <w:noProof/>
            <w:webHidden/>
          </w:rPr>
          <w:instrText xml:space="preserve"> PAGEREF _Toc398226724 \h </w:instrText>
        </w:r>
      </w:ins>
      <w:ins w:id="125" w:author="Desiree Sacher" w:date="2014-09-11T19:23:00Z">
        <w:r>
          <w:rPr>
            <w:noProof/>
            <w:webHidden/>
          </w:rPr>
        </w:r>
      </w:ins>
      <w:r>
        <w:rPr>
          <w:noProof/>
          <w:webHidden/>
        </w:rPr>
        <w:fldChar w:fldCharType="separate"/>
      </w:r>
      <w:ins w:id="126" w:author="Desiree Sacher" w:date="2014-09-11T19:23:00Z">
        <w:r>
          <w:rPr>
            <w:noProof/>
            <w:webHidden/>
          </w:rPr>
          <w:t>19</w:t>
        </w:r>
      </w:ins>
      <w:ins w:id="127" w:author="Desiree Sacher" w:date="2014-09-11T19:22:00Z">
        <w:r>
          <w:rPr>
            <w:noProof/>
            <w:webHidden/>
          </w:rPr>
          <w:fldChar w:fldCharType="end"/>
        </w:r>
        <w:r w:rsidRPr="009C77FF">
          <w:rPr>
            <w:rStyle w:val="Hyperlink"/>
            <w:noProof/>
          </w:rPr>
          <w:fldChar w:fldCharType="end"/>
        </w:r>
      </w:ins>
    </w:p>
    <w:p w14:paraId="0B46E2D2" w14:textId="77777777" w:rsidR="007077BD" w:rsidRDefault="007077BD">
      <w:pPr>
        <w:pStyle w:val="TOC2"/>
        <w:rPr>
          <w:ins w:id="128" w:author="Desiree Sacher" w:date="2014-09-11T19:22:00Z"/>
          <w:rFonts w:asciiTheme="minorHAnsi" w:eastAsiaTheme="minorEastAsia" w:hAnsiTheme="minorHAnsi" w:cstheme="minorBidi"/>
          <w:noProof/>
          <w:lang w:eastAsia="de-CH"/>
        </w:rPr>
      </w:pPr>
      <w:ins w:id="129"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"_Toc398226725"</w:instrText>
        </w:r>
        <w:r w:rsidRPr="009C77FF">
          <w:rPr>
            <w:rStyle w:val="Hyperlink"/>
            <w:noProof/>
          </w:rPr>
          <w:instrText xml:space="preserve"> </w:instrText>
        </w:r>
      </w:ins>
      <w:ins w:id="130" w:author="Desiree Sacher" w:date="2014-09-11T19:23:00Z">
        <w:r w:rsidRPr="009C77FF">
          <w:rPr>
            <w:rStyle w:val="Hyperlink"/>
            <w:noProof/>
          </w:rPr>
        </w:r>
      </w:ins>
      <w:ins w:id="131" w:author="Desiree Sacher" w:date="2014-09-11T19:22:00Z">
        <w:r w:rsidRPr="009C77FF">
          <w:rPr>
            <w:rStyle w:val="Hyperlink"/>
            <w:noProof/>
          </w:rPr>
          <w:fldChar w:fldCharType="separate"/>
        </w:r>
        <w:r w:rsidRPr="009C77FF">
          <w:rPr>
            <w:rStyle w:val="Hyperlink"/>
            <w:noProof/>
          </w:rPr>
          <w:t>4.3.</w:t>
        </w:r>
        <w:r>
          <w:rPr>
            <w:rFonts w:asciiTheme="minorHAnsi" w:eastAsiaTheme="minorEastAsia" w:hAnsiTheme="minorHAnsi" w:cstheme="minorBidi"/>
            <w:noProof/>
            <w:lang w:eastAsia="de-CH"/>
          </w:rPr>
          <w:tab/>
        </w:r>
        <w:r w:rsidRPr="009C77FF">
          <w:rPr>
            <w:rStyle w:val="Hyperlink"/>
            <w:noProof/>
          </w:rPr>
          <w:t>Systemarchitektur</w:t>
        </w:r>
        <w:r>
          <w:rPr>
            <w:noProof/>
            <w:webHidden/>
          </w:rPr>
          <w:tab/>
        </w:r>
        <w:r>
          <w:rPr>
            <w:noProof/>
            <w:webHidden/>
          </w:rPr>
          <w:fldChar w:fldCharType="begin"/>
        </w:r>
        <w:r>
          <w:rPr>
            <w:noProof/>
            <w:webHidden/>
          </w:rPr>
          <w:instrText xml:space="preserve"> PAGEREF _Toc398226725 \h </w:instrText>
        </w:r>
      </w:ins>
      <w:ins w:id="132" w:author="Desiree Sacher" w:date="2014-09-11T19:23:00Z">
        <w:r>
          <w:rPr>
            <w:noProof/>
            <w:webHidden/>
          </w:rPr>
        </w:r>
      </w:ins>
      <w:r>
        <w:rPr>
          <w:noProof/>
          <w:webHidden/>
        </w:rPr>
        <w:fldChar w:fldCharType="separate"/>
      </w:r>
      <w:ins w:id="133" w:author="Desiree Sacher" w:date="2014-09-11T19:23:00Z">
        <w:r>
          <w:rPr>
            <w:noProof/>
            <w:webHidden/>
          </w:rPr>
          <w:t>19</w:t>
        </w:r>
      </w:ins>
      <w:ins w:id="134" w:author="Desiree Sacher" w:date="2014-09-11T19:22:00Z">
        <w:r>
          <w:rPr>
            <w:noProof/>
            <w:webHidden/>
          </w:rPr>
          <w:fldChar w:fldCharType="end"/>
        </w:r>
        <w:r w:rsidRPr="009C77FF">
          <w:rPr>
            <w:rStyle w:val="Hyperlink"/>
            <w:noProof/>
          </w:rPr>
          <w:fldChar w:fldCharType="end"/>
        </w:r>
      </w:ins>
    </w:p>
    <w:p w14:paraId="39783CB3" w14:textId="77777777" w:rsidR="007077BD" w:rsidRDefault="007077BD">
      <w:pPr>
        <w:pStyle w:val="TOC2"/>
        <w:rPr>
          <w:ins w:id="135" w:author="Desiree Sacher" w:date="2014-09-11T19:22:00Z"/>
          <w:rFonts w:asciiTheme="minorHAnsi" w:eastAsiaTheme="minorEastAsia" w:hAnsiTheme="minorHAnsi" w:cstheme="minorBidi"/>
          <w:noProof/>
          <w:lang w:eastAsia="de-CH"/>
        </w:rPr>
      </w:pPr>
      <w:ins w:id="136"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"_Toc398226726"</w:instrText>
        </w:r>
        <w:r w:rsidRPr="009C77FF">
          <w:rPr>
            <w:rStyle w:val="Hyperlink"/>
            <w:noProof/>
          </w:rPr>
          <w:instrText xml:space="preserve"> </w:instrText>
        </w:r>
      </w:ins>
      <w:ins w:id="137" w:author="Desiree Sacher" w:date="2014-09-11T19:23:00Z">
        <w:r w:rsidRPr="009C77FF">
          <w:rPr>
            <w:rStyle w:val="Hyperlink"/>
            <w:noProof/>
          </w:rPr>
        </w:r>
      </w:ins>
      <w:ins w:id="138" w:author="Desiree Sacher" w:date="2014-09-11T19:22:00Z">
        <w:r w:rsidRPr="009C77FF">
          <w:rPr>
            <w:rStyle w:val="Hyperlink"/>
            <w:noProof/>
          </w:rPr>
          <w:fldChar w:fldCharType="separate"/>
        </w:r>
        <w:r w:rsidRPr="009C77FF">
          <w:rPr>
            <w:rStyle w:val="Hyperlink"/>
            <w:noProof/>
          </w:rPr>
          <w:t>4.4.</w:t>
        </w:r>
        <w:r>
          <w:rPr>
            <w:rFonts w:asciiTheme="minorHAnsi" w:eastAsiaTheme="minorEastAsia" w:hAnsiTheme="minorHAnsi" w:cstheme="minorBidi"/>
            <w:noProof/>
            <w:lang w:eastAsia="de-CH"/>
          </w:rPr>
          <w:tab/>
        </w:r>
        <w:r w:rsidRPr="009C77FF">
          <w:rPr>
            <w:rStyle w:val="Hyperlink"/>
            <w:noProof/>
          </w:rPr>
          <w:t>GUI-Architektur</w:t>
        </w:r>
        <w:r>
          <w:rPr>
            <w:noProof/>
            <w:webHidden/>
          </w:rPr>
          <w:tab/>
        </w:r>
        <w:r>
          <w:rPr>
            <w:noProof/>
            <w:webHidden/>
          </w:rPr>
          <w:fldChar w:fldCharType="begin"/>
        </w:r>
        <w:r>
          <w:rPr>
            <w:noProof/>
            <w:webHidden/>
          </w:rPr>
          <w:instrText xml:space="preserve"> PAGEREF _Toc398226726 \h </w:instrText>
        </w:r>
      </w:ins>
      <w:ins w:id="139" w:author="Desiree Sacher" w:date="2014-09-11T19:23:00Z">
        <w:r>
          <w:rPr>
            <w:noProof/>
            <w:webHidden/>
          </w:rPr>
        </w:r>
      </w:ins>
      <w:r>
        <w:rPr>
          <w:noProof/>
          <w:webHidden/>
        </w:rPr>
        <w:fldChar w:fldCharType="separate"/>
      </w:r>
      <w:ins w:id="140" w:author="Desiree Sacher" w:date="2014-09-11T19:23:00Z">
        <w:r>
          <w:rPr>
            <w:noProof/>
            <w:webHidden/>
          </w:rPr>
          <w:t>20</w:t>
        </w:r>
      </w:ins>
      <w:ins w:id="141" w:author="Desiree Sacher" w:date="2014-09-11T19:22:00Z">
        <w:r>
          <w:rPr>
            <w:noProof/>
            <w:webHidden/>
          </w:rPr>
          <w:fldChar w:fldCharType="end"/>
        </w:r>
        <w:r w:rsidRPr="009C77FF">
          <w:rPr>
            <w:rStyle w:val="Hyperlink"/>
            <w:noProof/>
          </w:rPr>
          <w:fldChar w:fldCharType="end"/>
        </w:r>
      </w:ins>
    </w:p>
    <w:p w14:paraId="54BD7186" w14:textId="77777777" w:rsidR="007077BD" w:rsidRDefault="007077BD">
      <w:pPr>
        <w:pStyle w:val="TOC2"/>
        <w:rPr>
          <w:ins w:id="142" w:author="Desiree Sacher" w:date="2014-09-11T19:22:00Z"/>
          <w:rFonts w:asciiTheme="minorHAnsi" w:eastAsiaTheme="minorEastAsia" w:hAnsiTheme="minorHAnsi" w:cstheme="minorBidi"/>
          <w:noProof/>
          <w:lang w:eastAsia="de-CH"/>
        </w:rPr>
      </w:pPr>
      <w:ins w:id="143"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"_Toc398226727"</w:instrText>
        </w:r>
        <w:r w:rsidRPr="009C77FF">
          <w:rPr>
            <w:rStyle w:val="Hyperlink"/>
            <w:noProof/>
          </w:rPr>
          <w:instrText xml:space="preserve"> </w:instrText>
        </w:r>
      </w:ins>
      <w:ins w:id="144" w:author="Desiree Sacher" w:date="2014-09-11T19:23:00Z">
        <w:r w:rsidRPr="009C77FF">
          <w:rPr>
            <w:rStyle w:val="Hyperlink"/>
            <w:noProof/>
          </w:rPr>
        </w:r>
      </w:ins>
      <w:ins w:id="145" w:author="Desiree Sacher" w:date="2014-09-11T19:22:00Z">
        <w:r w:rsidRPr="009C77FF">
          <w:rPr>
            <w:rStyle w:val="Hyperlink"/>
            <w:noProof/>
          </w:rPr>
          <w:fldChar w:fldCharType="separate"/>
        </w:r>
        <w:r w:rsidRPr="009C77FF">
          <w:rPr>
            <w:rStyle w:val="Hyperlink"/>
            <w:noProof/>
          </w:rPr>
          <w:t>4.5.</w:t>
        </w:r>
        <w:r>
          <w:rPr>
            <w:rFonts w:asciiTheme="minorHAnsi" w:eastAsiaTheme="minorEastAsia" w:hAnsiTheme="minorHAnsi" w:cstheme="minorBidi"/>
            <w:noProof/>
            <w:lang w:eastAsia="de-CH"/>
          </w:rPr>
          <w:tab/>
        </w:r>
        <w:r w:rsidRPr="009C77FF">
          <w:rPr>
            <w:rStyle w:val="Hyperlink"/>
            <w:noProof/>
          </w:rPr>
          <w:t>Software Architektur</w:t>
        </w:r>
        <w:r>
          <w:rPr>
            <w:noProof/>
            <w:webHidden/>
          </w:rPr>
          <w:tab/>
        </w:r>
        <w:r>
          <w:rPr>
            <w:noProof/>
            <w:webHidden/>
          </w:rPr>
          <w:fldChar w:fldCharType="begin"/>
        </w:r>
        <w:r>
          <w:rPr>
            <w:noProof/>
            <w:webHidden/>
          </w:rPr>
          <w:instrText xml:space="preserve"> PAGEREF _Toc398226727 \h </w:instrText>
        </w:r>
      </w:ins>
      <w:ins w:id="146" w:author="Desiree Sacher" w:date="2014-09-11T19:23:00Z">
        <w:r>
          <w:rPr>
            <w:noProof/>
            <w:webHidden/>
          </w:rPr>
        </w:r>
      </w:ins>
      <w:r>
        <w:rPr>
          <w:noProof/>
          <w:webHidden/>
        </w:rPr>
        <w:fldChar w:fldCharType="separate"/>
      </w:r>
      <w:ins w:id="147" w:author="Desiree Sacher" w:date="2014-09-11T19:23:00Z">
        <w:r>
          <w:rPr>
            <w:noProof/>
            <w:webHidden/>
          </w:rPr>
          <w:t>21</w:t>
        </w:r>
      </w:ins>
      <w:ins w:id="148" w:author="Desiree Sacher" w:date="2014-09-11T19:22:00Z">
        <w:r>
          <w:rPr>
            <w:noProof/>
            <w:webHidden/>
          </w:rPr>
          <w:fldChar w:fldCharType="end"/>
        </w:r>
        <w:r w:rsidRPr="009C77FF">
          <w:rPr>
            <w:rStyle w:val="Hyperlink"/>
            <w:noProof/>
          </w:rPr>
          <w:fldChar w:fldCharType="end"/>
        </w:r>
      </w:ins>
    </w:p>
    <w:p w14:paraId="02B8FB00" w14:textId="77777777" w:rsidR="007077BD" w:rsidRDefault="007077BD">
      <w:pPr>
        <w:pStyle w:val="TOC3"/>
        <w:rPr>
          <w:ins w:id="149" w:author="Desiree Sacher" w:date="2014-09-11T19:22:00Z"/>
          <w:rFonts w:asciiTheme="minorHAnsi" w:eastAsiaTheme="minorEastAsia" w:hAnsiTheme="minorHAnsi" w:cstheme="minorBidi"/>
          <w:noProof/>
          <w:lang w:eastAsia="de-CH"/>
        </w:rPr>
      </w:pPr>
      <w:ins w:id="150"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"_Toc398226728"</w:instrText>
        </w:r>
        <w:r w:rsidRPr="009C77FF">
          <w:rPr>
            <w:rStyle w:val="Hyperlink"/>
            <w:noProof/>
          </w:rPr>
          <w:instrText xml:space="preserve"> </w:instrText>
        </w:r>
      </w:ins>
      <w:ins w:id="151" w:author="Desiree Sacher" w:date="2014-09-11T19:23:00Z">
        <w:r w:rsidRPr="009C77FF">
          <w:rPr>
            <w:rStyle w:val="Hyperlink"/>
            <w:noProof/>
          </w:rPr>
        </w:r>
      </w:ins>
      <w:ins w:id="152" w:author="Desiree Sacher" w:date="2014-09-11T19:22:00Z">
        <w:r w:rsidRPr="009C77FF">
          <w:rPr>
            <w:rStyle w:val="Hyperlink"/>
            <w:noProof/>
          </w:rPr>
          <w:fldChar w:fldCharType="separate"/>
        </w:r>
        <w:r w:rsidRPr="009C77FF">
          <w:rPr>
            <w:rStyle w:val="Hyperlink"/>
            <w:noProof/>
          </w:rPr>
          <w:t>4.5.1.</w:t>
        </w:r>
        <w:r>
          <w:rPr>
            <w:rFonts w:asciiTheme="minorHAnsi" w:eastAsiaTheme="minorEastAsia" w:hAnsiTheme="minorHAnsi" w:cstheme="minorBidi"/>
            <w:noProof/>
            <w:lang w:eastAsia="de-CH"/>
          </w:rPr>
          <w:tab/>
        </w:r>
        <w:r w:rsidRPr="009C77FF">
          <w:rPr>
            <w:rStyle w:val="Hyperlink"/>
            <w:noProof/>
          </w:rPr>
          <w:t>Design Patterns</w:t>
        </w:r>
        <w:r>
          <w:rPr>
            <w:noProof/>
            <w:webHidden/>
          </w:rPr>
          <w:tab/>
        </w:r>
        <w:r>
          <w:rPr>
            <w:noProof/>
            <w:webHidden/>
          </w:rPr>
          <w:fldChar w:fldCharType="begin"/>
        </w:r>
        <w:r>
          <w:rPr>
            <w:noProof/>
            <w:webHidden/>
          </w:rPr>
          <w:instrText xml:space="preserve"> PAGEREF _Toc398226728 \h </w:instrText>
        </w:r>
      </w:ins>
      <w:ins w:id="153" w:author="Desiree Sacher" w:date="2014-09-11T19:23:00Z">
        <w:r>
          <w:rPr>
            <w:noProof/>
            <w:webHidden/>
          </w:rPr>
        </w:r>
      </w:ins>
      <w:r>
        <w:rPr>
          <w:noProof/>
          <w:webHidden/>
        </w:rPr>
        <w:fldChar w:fldCharType="separate"/>
      </w:r>
      <w:ins w:id="154" w:author="Desiree Sacher" w:date="2014-09-11T19:23:00Z">
        <w:r>
          <w:rPr>
            <w:noProof/>
            <w:webHidden/>
          </w:rPr>
          <w:t>21</w:t>
        </w:r>
      </w:ins>
      <w:ins w:id="155" w:author="Desiree Sacher" w:date="2014-09-11T19:22:00Z">
        <w:r>
          <w:rPr>
            <w:noProof/>
            <w:webHidden/>
          </w:rPr>
          <w:fldChar w:fldCharType="end"/>
        </w:r>
        <w:r w:rsidRPr="009C77FF">
          <w:rPr>
            <w:rStyle w:val="Hyperlink"/>
            <w:noProof/>
          </w:rPr>
          <w:fldChar w:fldCharType="end"/>
        </w:r>
      </w:ins>
    </w:p>
    <w:p w14:paraId="0D81CFE6" w14:textId="77777777" w:rsidR="007077BD" w:rsidRDefault="007077BD">
      <w:pPr>
        <w:pStyle w:val="TOC4"/>
        <w:rPr>
          <w:ins w:id="156" w:author="Desiree Sacher" w:date="2014-09-11T19:22:00Z"/>
          <w:rFonts w:asciiTheme="minorHAnsi" w:eastAsiaTheme="minorEastAsia" w:hAnsiTheme="minorHAnsi" w:cstheme="minorBidi"/>
          <w:noProof/>
          <w:lang w:eastAsia="de-CH"/>
        </w:rPr>
      </w:pPr>
      <w:ins w:id="157"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"_Toc398226729"</w:instrText>
        </w:r>
        <w:r w:rsidRPr="009C77FF">
          <w:rPr>
            <w:rStyle w:val="Hyperlink"/>
            <w:noProof/>
          </w:rPr>
          <w:instrText xml:space="preserve"> </w:instrText>
        </w:r>
      </w:ins>
      <w:ins w:id="158" w:author="Desiree Sacher" w:date="2014-09-11T19:23:00Z">
        <w:r w:rsidRPr="009C77FF">
          <w:rPr>
            <w:rStyle w:val="Hyperlink"/>
            <w:noProof/>
          </w:rPr>
        </w:r>
      </w:ins>
      <w:ins w:id="159" w:author="Desiree Sacher" w:date="2014-09-11T19:22:00Z">
        <w:r w:rsidRPr="009C77FF">
          <w:rPr>
            <w:rStyle w:val="Hyperlink"/>
            <w:noProof/>
          </w:rPr>
          <w:fldChar w:fldCharType="separate"/>
        </w:r>
        <w:r w:rsidRPr="009C77FF">
          <w:rPr>
            <w:rStyle w:val="Hyperlink"/>
            <w:noProof/>
            <w:lang w:val="en-US"/>
          </w:rPr>
          <w:t>4.5.1.1.</w:t>
        </w:r>
        <w:r>
          <w:rPr>
            <w:rFonts w:asciiTheme="minorHAnsi" w:eastAsiaTheme="minorEastAsia" w:hAnsiTheme="minorHAnsi" w:cstheme="minorBidi"/>
            <w:noProof/>
            <w:lang w:eastAsia="de-CH"/>
          </w:rPr>
          <w:tab/>
        </w:r>
        <w:r w:rsidRPr="009C77FF">
          <w:rPr>
            <w:rStyle w:val="Hyperlink"/>
            <w:noProof/>
            <w:lang w:val="en-US"/>
          </w:rPr>
          <w:t>MVC – Model View Control Pattern</w:t>
        </w:r>
        <w:r>
          <w:rPr>
            <w:noProof/>
            <w:webHidden/>
          </w:rPr>
          <w:tab/>
        </w:r>
        <w:r>
          <w:rPr>
            <w:noProof/>
            <w:webHidden/>
          </w:rPr>
          <w:fldChar w:fldCharType="begin"/>
        </w:r>
        <w:r>
          <w:rPr>
            <w:noProof/>
            <w:webHidden/>
          </w:rPr>
          <w:instrText xml:space="preserve"> PAGEREF _Toc398226729 \h </w:instrText>
        </w:r>
      </w:ins>
      <w:ins w:id="160" w:author="Desiree Sacher" w:date="2014-09-11T19:23:00Z">
        <w:r>
          <w:rPr>
            <w:noProof/>
            <w:webHidden/>
          </w:rPr>
        </w:r>
      </w:ins>
      <w:r>
        <w:rPr>
          <w:noProof/>
          <w:webHidden/>
        </w:rPr>
        <w:fldChar w:fldCharType="separate"/>
      </w:r>
      <w:ins w:id="161" w:author="Desiree Sacher" w:date="2014-09-11T19:23:00Z">
        <w:r>
          <w:rPr>
            <w:noProof/>
            <w:webHidden/>
          </w:rPr>
          <w:t>21</w:t>
        </w:r>
      </w:ins>
      <w:ins w:id="162" w:author="Desiree Sacher" w:date="2014-09-11T19:22:00Z">
        <w:r>
          <w:rPr>
            <w:noProof/>
            <w:webHidden/>
          </w:rPr>
          <w:fldChar w:fldCharType="end"/>
        </w:r>
        <w:r w:rsidRPr="009C77FF">
          <w:rPr>
            <w:rStyle w:val="Hyperlink"/>
            <w:noProof/>
          </w:rPr>
          <w:fldChar w:fldCharType="end"/>
        </w:r>
      </w:ins>
    </w:p>
    <w:p w14:paraId="48115411" w14:textId="77777777" w:rsidR="007077BD" w:rsidRDefault="007077BD">
      <w:pPr>
        <w:pStyle w:val="TOC4"/>
        <w:rPr>
          <w:ins w:id="163" w:author="Desiree Sacher" w:date="2014-09-11T19:22:00Z"/>
          <w:rFonts w:asciiTheme="minorHAnsi" w:eastAsiaTheme="minorEastAsia" w:hAnsiTheme="minorHAnsi" w:cstheme="minorBidi"/>
          <w:noProof/>
          <w:lang w:eastAsia="de-CH"/>
        </w:rPr>
      </w:pPr>
      <w:ins w:id="164"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"_Toc398226730"</w:instrText>
        </w:r>
        <w:r w:rsidRPr="009C77FF">
          <w:rPr>
            <w:rStyle w:val="Hyperlink"/>
            <w:noProof/>
          </w:rPr>
          <w:instrText xml:space="preserve"> </w:instrText>
        </w:r>
      </w:ins>
      <w:ins w:id="165" w:author="Desiree Sacher" w:date="2014-09-11T19:23:00Z">
        <w:r w:rsidRPr="009C77FF">
          <w:rPr>
            <w:rStyle w:val="Hyperlink"/>
            <w:noProof/>
          </w:rPr>
        </w:r>
      </w:ins>
      <w:ins w:id="166" w:author="Desiree Sacher" w:date="2014-09-11T19:22:00Z">
        <w:r w:rsidRPr="009C77FF">
          <w:rPr>
            <w:rStyle w:val="Hyperlink"/>
            <w:noProof/>
          </w:rPr>
          <w:fldChar w:fldCharType="separate"/>
        </w:r>
        <w:r w:rsidRPr="009C77FF">
          <w:rPr>
            <w:rStyle w:val="Hyperlink"/>
            <w:noProof/>
          </w:rPr>
          <w:t>4.5.1.2.</w:t>
        </w:r>
        <w:r>
          <w:rPr>
            <w:rFonts w:asciiTheme="minorHAnsi" w:eastAsiaTheme="minorEastAsia" w:hAnsiTheme="minorHAnsi" w:cstheme="minorBidi"/>
            <w:noProof/>
            <w:lang w:eastAsia="de-CH"/>
          </w:rPr>
          <w:tab/>
        </w:r>
        <w:r w:rsidRPr="009C77FF">
          <w:rPr>
            <w:rStyle w:val="Hyperlink"/>
            <w:noProof/>
          </w:rPr>
          <w:t>Singleton Pattern</w:t>
        </w:r>
        <w:r>
          <w:rPr>
            <w:noProof/>
            <w:webHidden/>
          </w:rPr>
          <w:tab/>
        </w:r>
        <w:r>
          <w:rPr>
            <w:noProof/>
            <w:webHidden/>
          </w:rPr>
          <w:fldChar w:fldCharType="begin"/>
        </w:r>
        <w:r>
          <w:rPr>
            <w:noProof/>
            <w:webHidden/>
          </w:rPr>
          <w:instrText xml:space="preserve"> PAGEREF _Toc398226730 \h </w:instrText>
        </w:r>
      </w:ins>
      <w:ins w:id="167" w:author="Desiree Sacher" w:date="2014-09-11T19:23:00Z">
        <w:r>
          <w:rPr>
            <w:noProof/>
            <w:webHidden/>
          </w:rPr>
        </w:r>
      </w:ins>
      <w:r>
        <w:rPr>
          <w:noProof/>
          <w:webHidden/>
        </w:rPr>
        <w:fldChar w:fldCharType="separate"/>
      </w:r>
      <w:ins w:id="168" w:author="Desiree Sacher" w:date="2014-09-11T19:23:00Z">
        <w:r>
          <w:rPr>
            <w:noProof/>
            <w:webHidden/>
          </w:rPr>
          <w:t>22</w:t>
        </w:r>
      </w:ins>
      <w:ins w:id="169" w:author="Desiree Sacher" w:date="2014-09-11T19:22:00Z">
        <w:r>
          <w:rPr>
            <w:noProof/>
            <w:webHidden/>
          </w:rPr>
          <w:fldChar w:fldCharType="end"/>
        </w:r>
        <w:r w:rsidRPr="009C77FF">
          <w:rPr>
            <w:rStyle w:val="Hyperlink"/>
            <w:noProof/>
          </w:rPr>
          <w:fldChar w:fldCharType="end"/>
        </w:r>
      </w:ins>
    </w:p>
    <w:p w14:paraId="5BD2F2C8" w14:textId="77777777" w:rsidR="007077BD" w:rsidRDefault="007077BD">
      <w:pPr>
        <w:pStyle w:val="TOC4"/>
        <w:rPr>
          <w:ins w:id="170" w:author="Desiree Sacher" w:date="2014-09-11T19:22:00Z"/>
          <w:rFonts w:asciiTheme="minorHAnsi" w:eastAsiaTheme="minorEastAsia" w:hAnsiTheme="minorHAnsi" w:cstheme="minorBidi"/>
          <w:noProof/>
          <w:lang w:eastAsia="de-CH"/>
        </w:rPr>
      </w:pPr>
      <w:ins w:id="171"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"_Toc398226731"</w:instrText>
        </w:r>
        <w:r w:rsidRPr="009C77FF">
          <w:rPr>
            <w:rStyle w:val="Hyperlink"/>
            <w:noProof/>
          </w:rPr>
          <w:instrText xml:space="preserve"> </w:instrText>
        </w:r>
      </w:ins>
      <w:ins w:id="172" w:author="Desiree Sacher" w:date="2014-09-11T19:23:00Z">
        <w:r w:rsidRPr="009C77FF">
          <w:rPr>
            <w:rStyle w:val="Hyperlink"/>
            <w:noProof/>
          </w:rPr>
        </w:r>
      </w:ins>
      <w:ins w:id="173" w:author="Desiree Sacher" w:date="2014-09-11T19:22:00Z">
        <w:r w:rsidRPr="009C77FF">
          <w:rPr>
            <w:rStyle w:val="Hyperlink"/>
            <w:noProof/>
          </w:rPr>
          <w:fldChar w:fldCharType="separate"/>
        </w:r>
        <w:r w:rsidRPr="009C77FF">
          <w:rPr>
            <w:rStyle w:val="Hyperlink"/>
            <w:noProof/>
          </w:rPr>
          <w:t>4.5.1.3.</w:t>
        </w:r>
        <w:r>
          <w:rPr>
            <w:rFonts w:asciiTheme="minorHAnsi" w:eastAsiaTheme="minorEastAsia" w:hAnsiTheme="minorHAnsi" w:cstheme="minorBidi"/>
            <w:noProof/>
            <w:lang w:eastAsia="de-CH"/>
          </w:rPr>
          <w:tab/>
        </w:r>
        <w:r w:rsidRPr="009C77FF">
          <w:rPr>
            <w:rStyle w:val="Hyperlink"/>
            <w:noProof/>
          </w:rPr>
          <w:t>Factory Pattern</w:t>
        </w:r>
        <w:r>
          <w:rPr>
            <w:noProof/>
            <w:webHidden/>
          </w:rPr>
          <w:tab/>
        </w:r>
        <w:r>
          <w:rPr>
            <w:noProof/>
            <w:webHidden/>
          </w:rPr>
          <w:fldChar w:fldCharType="begin"/>
        </w:r>
        <w:r>
          <w:rPr>
            <w:noProof/>
            <w:webHidden/>
          </w:rPr>
          <w:instrText xml:space="preserve"> PAGEREF _Toc398226731 \h </w:instrText>
        </w:r>
      </w:ins>
      <w:ins w:id="174" w:author="Desiree Sacher" w:date="2014-09-11T19:23:00Z">
        <w:r>
          <w:rPr>
            <w:noProof/>
            <w:webHidden/>
          </w:rPr>
        </w:r>
      </w:ins>
      <w:r>
        <w:rPr>
          <w:noProof/>
          <w:webHidden/>
        </w:rPr>
        <w:fldChar w:fldCharType="separate"/>
      </w:r>
      <w:ins w:id="175" w:author="Desiree Sacher" w:date="2014-09-11T19:23:00Z">
        <w:r>
          <w:rPr>
            <w:noProof/>
            <w:webHidden/>
          </w:rPr>
          <w:t>23</w:t>
        </w:r>
      </w:ins>
      <w:ins w:id="176" w:author="Desiree Sacher" w:date="2014-09-11T19:22:00Z">
        <w:r>
          <w:rPr>
            <w:noProof/>
            <w:webHidden/>
          </w:rPr>
          <w:fldChar w:fldCharType="end"/>
        </w:r>
        <w:r w:rsidRPr="009C77FF">
          <w:rPr>
            <w:rStyle w:val="Hyperlink"/>
            <w:noProof/>
          </w:rPr>
          <w:fldChar w:fldCharType="end"/>
        </w:r>
      </w:ins>
    </w:p>
    <w:p w14:paraId="46B8BDFE" w14:textId="77777777" w:rsidR="007077BD" w:rsidRDefault="007077BD">
      <w:pPr>
        <w:pStyle w:val="TOC4"/>
        <w:rPr>
          <w:ins w:id="177" w:author="Desiree Sacher" w:date="2014-09-11T19:22:00Z"/>
          <w:rFonts w:asciiTheme="minorHAnsi" w:eastAsiaTheme="minorEastAsia" w:hAnsiTheme="minorHAnsi" w:cstheme="minorBidi"/>
          <w:noProof/>
          <w:lang w:eastAsia="de-CH"/>
        </w:rPr>
      </w:pPr>
      <w:ins w:id="178"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"_Toc398226732"</w:instrText>
        </w:r>
        <w:r w:rsidRPr="009C77FF">
          <w:rPr>
            <w:rStyle w:val="Hyperlink"/>
            <w:noProof/>
          </w:rPr>
          <w:instrText xml:space="preserve"> </w:instrText>
        </w:r>
      </w:ins>
      <w:ins w:id="179" w:author="Desiree Sacher" w:date="2014-09-11T19:23:00Z">
        <w:r w:rsidRPr="009C77FF">
          <w:rPr>
            <w:rStyle w:val="Hyperlink"/>
            <w:noProof/>
          </w:rPr>
        </w:r>
      </w:ins>
      <w:ins w:id="180" w:author="Desiree Sacher" w:date="2014-09-11T19:22:00Z">
        <w:r w:rsidRPr="009C77FF">
          <w:rPr>
            <w:rStyle w:val="Hyperlink"/>
            <w:noProof/>
          </w:rPr>
          <w:fldChar w:fldCharType="separate"/>
        </w:r>
        <w:r w:rsidRPr="009C77FF">
          <w:rPr>
            <w:rStyle w:val="Hyperlink"/>
            <w:noProof/>
          </w:rPr>
          <w:t>4.5.1.4.</w:t>
        </w:r>
        <w:r>
          <w:rPr>
            <w:rFonts w:asciiTheme="minorHAnsi" w:eastAsiaTheme="minorEastAsia" w:hAnsiTheme="minorHAnsi" w:cstheme="minorBidi"/>
            <w:noProof/>
            <w:lang w:eastAsia="de-CH"/>
          </w:rPr>
          <w:tab/>
        </w:r>
        <w:r w:rsidRPr="009C77FF">
          <w:rPr>
            <w:rStyle w:val="Hyperlink"/>
            <w:noProof/>
          </w:rPr>
          <w:t>Strategy Pattern</w:t>
        </w:r>
        <w:r>
          <w:rPr>
            <w:noProof/>
            <w:webHidden/>
          </w:rPr>
          <w:tab/>
        </w:r>
        <w:r>
          <w:rPr>
            <w:noProof/>
            <w:webHidden/>
          </w:rPr>
          <w:fldChar w:fldCharType="begin"/>
        </w:r>
        <w:r>
          <w:rPr>
            <w:noProof/>
            <w:webHidden/>
          </w:rPr>
          <w:instrText xml:space="preserve"> PAGEREF _Toc398226732 \h </w:instrText>
        </w:r>
      </w:ins>
      <w:ins w:id="181" w:author="Desiree Sacher" w:date="2014-09-11T19:23:00Z">
        <w:r>
          <w:rPr>
            <w:noProof/>
            <w:webHidden/>
          </w:rPr>
        </w:r>
      </w:ins>
      <w:r>
        <w:rPr>
          <w:noProof/>
          <w:webHidden/>
        </w:rPr>
        <w:fldChar w:fldCharType="separate"/>
      </w:r>
      <w:ins w:id="182" w:author="Desiree Sacher" w:date="2014-09-11T19:23:00Z">
        <w:r>
          <w:rPr>
            <w:noProof/>
            <w:webHidden/>
          </w:rPr>
          <w:t>24</w:t>
        </w:r>
      </w:ins>
      <w:ins w:id="183" w:author="Desiree Sacher" w:date="2014-09-11T19:22:00Z">
        <w:r>
          <w:rPr>
            <w:noProof/>
            <w:webHidden/>
          </w:rPr>
          <w:fldChar w:fldCharType="end"/>
        </w:r>
        <w:r w:rsidRPr="009C77FF">
          <w:rPr>
            <w:rStyle w:val="Hyperlink"/>
            <w:noProof/>
          </w:rPr>
          <w:fldChar w:fldCharType="end"/>
        </w:r>
      </w:ins>
    </w:p>
    <w:p w14:paraId="385DA339" w14:textId="77777777" w:rsidR="007077BD" w:rsidRDefault="007077BD">
      <w:pPr>
        <w:pStyle w:val="TOC3"/>
        <w:rPr>
          <w:ins w:id="184" w:author="Desiree Sacher" w:date="2014-09-11T19:22:00Z"/>
          <w:rFonts w:asciiTheme="minorHAnsi" w:eastAsiaTheme="minorEastAsia" w:hAnsiTheme="minorHAnsi" w:cstheme="minorBidi"/>
          <w:noProof/>
          <w:lang w:eastAsia="de-CH"/>
        </w:rPr>
      </w:pPr>
      <w:ins w:id="185"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"_Toc398226733"</w:instrText>
        </w:r>
        <w:r w:rsidRPr="009C77FF">
          <w:rPr>
            <w:rStyle w:val="Hyperlink"/>
            <w:noProof/>
          </w:rPr>
          <w:instrText xml:space="preserve"> </w:instrText>
        </w:r>
      </w:ins>
      <w:ins w:id="186" w:author="Desiree Sacher" w:date="2014-09-11T19:23:00Z">
        <w:r w:rsidRPr="009C77FF">
          <w:rPr>
            <w:rStyle w:val="Hyperlink"/>
            <w:noProof/>
          </w:rPr>
        </w:r>
      </w:ins>
      <w:ins w:id="187" w:author="Desiree Sacher" w:date="2014-09-11T19:22:00Z">
        <w:r w:rsidRPr="009C77FF">
          <w:rPr>
            <w:rStyle w:val="Hyperlink"/>
            <w:noProof/>
          </w:rPr>
          <w:fldChar w:fldCharType="separate"/>
        </w:r>
        <w:r w:rsidRPr="009C77FF">
          <w:rPr>
            <w:rStyle w:val="Hyperlink"/>
            <w:noProof/>
          </w:rPr>
          <w:t>4.5.2.</w:t>
        </w:r>
        <w:r>
          <w:rPr>
            <w:rFonts w:asciiTheme="minorHAnsi" w:eastAsiaTheme="minorEastAsia" w:hAnsiTheme="minorHAnsi" w:cstheme="minorBidi"/>
            <w:noProof/>
            <w:lang w:eastAsia="de-CH"/>
          </w:rPr>
          <w:tab/>
        </w:r>
        <w:r w:rsidRPr="009C77FF">
          <w:rPr>
            <w:rStyle w:val="Hyperlink"/>
            <w:noProof/>
          </w:rPr>
          <w:t>Use Cases</w:t>
        </w:r>
        <w:r>
          <w:rPr>
            <w:noProof/>
            <w:webHidden/>
          </w:rPr>
          <w:tab/>
        </w:r>
        <w:r>
          <w:rPr>
            <w:noProof/>
            <w:webHidden/>
          </w:rPr>
          <w:fldChar w:fldCharType="begin"/>
        </w:r>
        <w:r>
          <w:rPr>
            <w:noProof/>
            <w:webHidden/>
          </w:rPr>
          <w:instrText xml:space="preserve"> PAGEREF _Toc398226733 \h </w:instrText>
        </w:r>
      </w:ins>
      <w:ins w:id="188" w:author="Desiree Sacher" w:date="2014-09-11T19:23:00Z">
        <w:r>
          <w:rPr>
            <w:noProof/>
            <w:webHidden/>
          </w:rPr>
        </w:r>
      </w:ins>
      <w:r>
        <w:rPr>
          <w:noProof/>
          <w:webHidden/>
        </w:rPr>
        <w:fldChar w:fldCharType="separate"/>
      </w:r>
      <w:ins w:id="189" w:author="Desiree Sacher" w:date="2014-09-11T19:23:00Z">
        <w:r>
          <w:rPr>
            <w:noProof/>
            <w:webHidden/>
          </w:rPr>
          <w:t>25</w:t>
        </w:r>
      </w:ins>
      <w:ins w:id="190" w:author="Desiree Sacher" w:date="2014-09-11T19:22:00Z">
        <w:r>
          <w:rPr>
            <w:noProof/>
            <w:webHidden/>
          </w:rPr>
          <w:fldChar w:fldCharType="end"/>
        </w:r>
        <w:r w:rsidRPr="009C77FF">
          <w:rPr>
            <w:rStyle w:val="Hyperlink"/>
            <w:noProof/>
          </w:rPr>
          <w:fldChar w:fldCharType="end"/>
        </w:r>
      </w:ins>
    </w:p>
    <w:p w14:paraId="7B4B9566" w14:textId="77777777" w:rsidR="007077BD" w:rsidRDefault="007077BD">
      <w:pPr>
        <w:pStyle w:val="TOC4"/>
        <w:rPr>
          <w:ins w:id="191" w:author="Desiree Sacher" w:date="2014-09-11T19:22:00Z"/>
          <w:rFonts w:asciiTheme="minorHAnsi" w:eastAsiaTheme="minorEastAsia" w:hAnsiTheme="minorHAnsi" w:cstheme="minorBidi"/>
          <w:noProof/>
          <w:lang w:eastAsia="de-CH"/>
        </w:rPr>
      </w:pPr>
      <w:ins w:id="192"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"_Toc398226734"</w:instrText>
        </w:r>
        <w:r w:rsidRPr="009C77FF">
          <w:rPr>
            <w:rStyle w:val="Hyperlink"/>
            <w:noProof/>
          </w:rPr>
          <w:instrText xml:space="preserve"> </w:instrText>
        </w:r>
      </w:ins>
      <w:ins w:id="193" w:author="Desiree Sacher" w:date="2014-09-11T19:23:00Z">
        <w:r w:rsidRPr="009C77FF">
          <w:rPr>
            <w:rStyle w:val="Hyperlink"/>
            <w:noProof/>
          </w:rPr>
        </w:r>
      </w:ins>
      <w:ins w:id="194" w:author="Desiree Sacher" w:date="2014-09-11T19:22:00Z">
        <w:r w:rsidRPr="009C77FF">
          <w:rPr>
            <w:rStyle w:val="Hyperlink"/>
            <w:noProof/>
          </w:rPr>
          <w:fldChar w:fldCharType="separate"/>
        </w:r>
        <w:r w:rsidRPr="009C77FF">
          <w:rPr>
            <w:rStyle w:val="Hyperlink"/>
            <w:noProof/>
          </w:rPr>
          <w:t>4.5.2.1.</w:t>
        </w:r>
        <w:r>
          <w:rPr>
            <w:rFonts w:asciiTheme="minorHAnsi" w:eastAsiaTheme="minorEastAsia" w:hAnsiTheme="minorHAnsi" w:cstheme="minorBidi"/>
            <w:noProof/>
            <w:lang w:eastAsia="de-CH"/>
          </w:rPr>
          <w:tab/>
        </w:r>
        <w:r w:rsidRPr="009C77FF">
          <w:rPr>
            <w:rStyle w:val="Hyperlink"/>
            <w:noProof/>
          </w:rPr>
          <w:t>Spieldurchlauf</w:t>
        </w:r>
        <w:r>
          <w:rPr>
            <w:noProof/>
            <w:webHidden/>
          </w:rPr>
          <w:tab/>
        </w:r>
        <w:r>
          <w:rPr>
            <w:noProof/>
            <w:webHidden/>
          </w:rPr>
          <w:fldChar w:fldCharType="begin"/>
        </w:r>
        <w:r>
          <w:rPr>
            <w:noProof/>
            <w:webHidden/>
          </w:rPr>
          <w:instrText xml:space="preserve"> PAGEREF _Toc398226734 \h </w:instrText>
        </w:r>
      </w:ins>
      <w:ins w:id="195" w:author="Desiree Sacher" w:date="2014-09-11T19:23:00Z">
        <w:r>
          <w:rPr>
            <w:noProof/>
            <w:webHidden/>
          </w:rPr>
        </w:r>
      </w:ins>
      <w:r>
        <w:rPr>
          <w:noProof/>
          <w:webHidden/>
        </w:rPr>
        <w:fldChar w:fldCharType="separate"/>
      </w:r>
      <w:ins w:id="196" w:author="Desiree Sacher" w:date="2014-09-11T19:23:00Z">
        <w:r>
          <w:rPr>
            <w:noProof/>
            <w:webHidden/>
          </w:rPr>
          <w:t>26</w:t>
        </w:r>
      </w:ins>
      <w:ins w:id="197" w:author="Desiree Sacher" w:date="2014-09-11T19:22:00Z">
        <w:r>
          <w:rPr>
            <w:noProof/>
            <w:webHidden/>
          </w:rPr>
          <w:fldChar w:fldCharType="end"/>
        </w:r>
        <w:r w:rsidRPr="009C77FF">
          <w:rPr>
            <w:rStyle w:val="Hyperlink"/>
            <w:noProof/>
          </w:rPr>
          <w:fldChar w:fldCharType="end"/>
        </w:r>
      </w:ins>
    </w:p>
    <w:p w14:paraId="1DAF6623" w14:textId="77777777" w:rsidR="007077BD" w:rsidRDefault="007077BD">
      <w:pPr>
        <w:pStyle w:val="TOC4"/>
        <w:rPr>
          <w:ins w:id="198" w:author="Desiree Sacher" w:date="2014-09-11T19:22:00Z"/>
          <w:rFonts w:asciiTheme="minorHAnsi" w:eastAsiaTheme="minorEastAsia" w:hAnsiTheme="minorHAnsi" w:cstheme="minorBidi"/>
          <w:noProof/>
          <w:lang w:eastAsia="de-CH"/>
        </w:rPr>
      </w:pPr>
      <w:ins w:id="199"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"_Toc398226735"</w:instrText>
        </w:r>
        <w:r w:rsidRPr="009C77FF">
          <w:rPr>
            <w:rStyle w:val="Hyperlink"/>
            <w:noProof/>
          </w:rPr>
          <w:instrText xml:space="preserve"> </w:instrText>
        </w:r>
      </w:ins>
      <w:ins w:id="200" w:author="Desiree Sacher" w:date="2014-09-11T19:23:00Z">
        <w:r w:rsidRPr="009C77FF">
          <w:rPr>
            <w:rStyle w:val="Hyperlink"/>
            <w:noProof/>
          </w:rPr>
        </w:r>
      </w:ins>
      <w:ins w:id="201" w:author="Desiree Sacher" w:date="2014-09-11T19:22:00Z">
        <w:r w:rsidRPr="009C77FF">
          <w:rPr>
            <w:rStyle w:val="Hyperlink"/>
            <w:noProof/>
          </w:rPr>
          <w:fldChar w:fldCharType="separate"/>
        </w:r>
        <w:r w:rsidRPr="009C77FF">
          <w:rPr>
            <w:rStyle w:val="Hyperlink"/>
            <w:noProof/>
          </w:rPr>
          <w:t>4.5.2.2.</w:t>
        </w:r>
        <w:r>
          <w:rPr>
            <w:rFonts w:asciiTheme="minorHAnsi" w:eastAsiaTheme="minorEastAsia" w:hAnsiTheme="minorHAnsi" w:cstheme="minorBidi"/>
            <w:noProof/>
            <w:lang w:eastAsia="de-CH"/>
          </w:rPr>
          <w:tab/>
        </w:r>
        <w:r w:rsidRPr="009C77FF">
          <w:rPr>
            <w:rStyle w:val="Hyperlink"/>
            <w:noProof/>
          </w:rPr>
          <w:t>Konfiguration der seriellen Verbindung</w:t>
        </w:r>
        <w:r>
          <w:rPr>
            <w:noProof/>
            <w:webHidden/>
          </w:rPr>
          <w:tab/>
        </w:r>
        <w:r>
          <w:rPr>
            <w:noProof/>
            <w:webHidden/>
          </w:rPr>
          <w:fldChar w:fldCharType="begin"/>
        </w:r>
        <w:r>
          <w:rPr>
            <w:noProof/>
            <w:webHidden/>
          </w:rPr>
          <w:instrText xml:space="preserve"> PAGEREF _Toc398226735 \h </w:instrText>
        </w:r>
      </w:ins>
      <w:ins w:id="202" w:author="Desiree Sacher" w:date="2014-09-11T19:23:00Z">
        <w:r>
          <w:rPr>
            <w:noProof/>
            <w:webHidden/>
          </w:rPr>
        </w:r>
      </w:ins>
      <w:r>
        <w:rPr>
          <w:noProof/>
          <w:webHidden/>
        </w:rPr>
        <w:fldChar w:fldCharType="separate"/>
      </w:r>
      <w:ins w:id="203" w:author="Desiree Sacher" w:date="2014-09-11T19:23:00Z">
        <w:r>
          <w:rPr>
            <w:noProof/>
            <w:webHidden/>
          </w:rPr>
          <w:t>27</w:t>
        </w:r>
      </w:ins>
      <w:ins w:id="204" w:author="Desiree Sacher" w:date="2014-09-11T19:22:00Z">
        <w:r>
          <w:rPr>
            <w:noProof/>
            <w:webHidden/>
          </w:rPr>
          <w:fldChar w:fldCharType="end"/>
        </w:r>
        <w:r w:rsidRPr="009C77FF">
          <w:rPr>
            <w:rStyle w:val="Hyperlink"/>
            <w:noProof/>
          </w:rPr>
          <w:fldChar w:fldCharType="end"/>
        </w:r>
      </w:ins>
    </w:p>
    <w:p w14:paraId="6CEE1EC2" w14:textId="77777777" w:rsidR="007077BD" w:rsidRDefault="007077BD">
      <w:pPr>
        <w:pStyle w:val="TOC4"/>
        <w:rPr>
          <w:ins w:id="205" w:author="Desiree Sacher" w:date="2014-09-11T19:22:00Z"/>
          <w:rFonts w:asciiTheme="minorHAnsi" w:eastAsiaTheme="minorEastAsia" w:hAnsiTheme="minorHAnsi" w:cstheme="minorBidi"/>
          <w:noProof/>
          <w:lang w:eastAsia="de-CH"/>
        </w:rPr>
      </w:pPr>
      <w:ins w:id="206"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"_Toc398226736"</w:instrText>
        </w:r>
        <w:r w:rsidRPr="009C77FF">
          <w:rPr>
            <w:rStyle w:val="Hyperlink"/>
            <w:noProof/>
          </w:rPr>
          <w:instrText xml:space="preserve"> </w:instrText>
        </w:r>
      </w:ins>
      <w:ins w:id="207" w:author="Desiree Sacher" w:date="2014-09-11T19:23:00Z">
        <w:r w:rsidRPr="009C77FF">
          <w:rPr>
            <w:rStyle w:val="Hyperlink"/>
            <w:noProof/>
          </w:rPr>
        </w:r>
      </w:ins>
      <w:ins w:id="208" w:author="Desiree Sacher" w:date="2014-09-11T19:22:00Z">
        <w:r w:rsidRPr="009C77FF">
          <w:rPr>
            <w:rStyle w:val="Hyperlink"/>
            <w:noProof/>
          </w:rPr>
          <w:fldChar w:fldCharType="separate"/>
        </w:r>
        <w:r w:rsidRPr="009C77FF">
          <w:rPr>
            <w:rStyle w:val="Hyperlink"/>
            <w:noProof/>
          </w:rPr>
          <w:t>4.5.2.3.</w:t>
        </w:r>
        <w:r>
          <w:rPr>
            <w:rFonts w:asciiTheme="minorHAnsi" w:eastAsiaTheme="minorEastAsia" w:hAnsiTheme="minorHAnsi" w:cstheme="minorBidi"/>
            <w:noProof/>
            <w:lang w:eastAsia="de-CH"/>
          </w:rPr>
          <w:tab/>
        </w:r>
        <w:r w:rsidRPr="009C77FF">
          <w:rPr>
            <w:rStyle w:val="Hyperlink"/>
            <w:noProof/>
          </w:rPr>
          <w:t>Wahl des Spielmodus</w:t>
        </w:r>
        <w:r>
          <w:rPr>
            <w:noProof/>
            <w:webHidden/>
          </w:rPr>
          <w:tab/>
        </w:r>
        <w:r>
          <w:rPr>
            <w:noProof/>
            <w:webHidden/>
          </w:rPr>
          <w:fldChar w:fldCharType="begin"/>
        </w:r>
        <w:r>
          <w:rPr>
            <w:noProof/>
            <w:webHidden/>
          </w:rPr>
          <w:instrText xml:space="preserve"> PAGEREF _Toc398226736 \h </w:instrText>
        </w:r>
      </w:ins>
      <w:ins w:id="209" w:author="Desiree Sacher" w:date="2014-09-11T19:23:00Z">
        <w:r>
          <w:rPr>
            <w:noProof/>
            <w:webHidden/>
          </w:rPr>
        </w:r>
      </w:ins>
      <w:r>
        <w:rPr>
          <w:noProof/>
          <w:webHidden/>
        </w:rPr>
        <w:fldChar w:fldCharType="separate"/>
      </w:r>
      <w:ins w:id="210" w:author="Desiree Sacher" w:date="2014-09-11T19:23:00Z">
        <w:r>
          <w:rPr>
            <w:noProof/>
            <w:webHidden/>
          </w:rPr>
          <w:t>29</w:t>
        </w:r>
      </w:ins>
      <w:ins w:id="211" w:author="Desiree Sacher" w:date="2014-09-11T19:22:00Z">
        <w:r>
          <w:rPr>
            <w:noProof/>
            <w:webHidden/>
          </w:rPr>
          <w:fldChar w:fldCharType="end"/>
        </w:r>
        <w:r w:rsidRPr="009C77FF">
          <w:rPr>
            <w:rStyle w:val="Hyperlink"/>
            <w:noProof/>
          </w:rPr>
          <w:fldChar w:fldCharType="end"/>
        </w:r>
      </w:ins>
    </w:p>
    <w:p w14:paraId="061EF4B6" w14:textId="77777777" w:rsidR="007077BD" w:rsidRDefault="007077BD">
      <w:pPr>
        <w:pStyle w:val="TOC2"/>
        <w:rPr>
          <w:ins w:id="212" w:author="Desiree Sacher" w:date="2014-09-11T19:22:00Z"/>
          <w:rFonts w:asciiTheme="minorHAnsi" w:eastAsiaTheme="minorEastAsia" w:hAnsiTheme="minorHAnsi" w:cstheme="minorBidi"/>
          <w:noProof/>
          <w:lang w:eastAsia="de-CH"/>
        </w:rPr>
      </w:pPr>
      <w:ins w:id="213"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"_Toc398226737"</w:instrText>
        </w:r>
        <w:r w:rsidRPr="009C77FF">
          <w:rPr>
            <w:rStyle w:val="Hyperlink"/>
            <w:noProof/>
          </w:rPr>
          <w:instrText xml:space="preserve"> </w:instrText>
        </w:r>
      </w:ins>
      <w:ins w:id="214" w:author="Desiree Sacher" w:date="2014-09-11T19:23:00Z">
        <w:r w:rsidRPr="009C77FF">
          <w:rPr>
            <w:rStyle w:val="Hyperlink"/>
            <w:noProof/>
          </w:rPr>
        </w:r>
      </w:ins>
      <w:ins w:id="215" w:author="Desiree Sacher" w:date="2014-09-11T19:22:00Z">
        <w:r w:rsidRPr="009C77FF">
          <w:rPr>
            <w:rStyle w:val="Hyperlink"/>
            <w:noProof/>
          </w:rPr>
          <w:fldChar w:fldCharType="separate"/>
        </w:r>
        <w:r w:rsidRPr="009C77FF">
          <w:rPr>
            <w:rStyle w:val="Hyperlink"/>
            <w:noProof/>
          </w:rPr>
          <w:t>4.6.</w:t>
        </w:r>
        <w:r>
          <w:rPr>
            <w:rFonts w:asciiTheme="minorHAnsi" w:eastAsiaTheme="minorEastAsia" w:hAnsiTheme="minorHAnsi" w:cstheme="minorBidi"/>
            <w:noProof/>
            <w:lang w:eastAsia="de-CH"/>
          </w:rPr>
          <w:tab/>
        </w:r>
        <w:r w:rsidRPr="009C77FF">
          <w:rPr>
            <w:rStyle w:val="Hyperlink"/>
            <w:noProof/>
          </w:rPr>
          <w:t>Implementierungsdetails</w:t>
        </w:r>
        <w:r>
          <w:rPr>
            <w:noProof/>
            <w:webHidden/>
          </w:rPr>
          <w:tab/>
        </w:r>
        <w:r>
          <w:rPr>
            <w:noProof/>
            <w:webHidden/>
          </w:rPr>
          <w:fldChar w:fldCharType="begin"/>
        </w:r>
        <w:r>
          <w:rPr>
            <w:noProof/>
            <w:webHidden/>
          </w:rPr>
          <w:instrText xml:space="preserve"> PAGEREF _Toc398226737 \h </w:instrText>
        </w:r>
      </w:ins>
      <w:ins w:id="216" w:author="Desiree Sacher" w:date="2014-09-11T19:23:00Z">
        <w:r>
          <w:rPr>
            <w:noProof/>
            <w:webHidden/>
          </w:rPr>
        </w:r>
      </w:ins>
      <w:r>
        <w:rPr>
          <w:noProof/>
          <w:webHidden/>
        </w:rPr>
        <w:fldChar w:fldCharType="separate"/>
      </w:r>
      <w:ins w:id="217" w:author="Desiree Sacher" w:date="2014-09-11T19:23:00Z">
        <w:r>
          <w:rPr>
            <w:noProof/>
            <w:webHidden/>
          </w:rPr>
          <w:t>32</w:t>
        </w:r>
      </w:ins>
      <w:ins w:id="218" w:author="Desiree Sacher" w:date="2014-09-11T19:22:00Z">
        <w:r>
          <w:rPr>
            <w:noProof/>
            <w:webHidden/>
          </w:rPr>
          <w:fldChar w:fldCharType="end"/>
        </w:r>
        <w:r w:rsidRPr="009C77FF">
          <w:rPr>
            <w:rStyle w:val="Hyperlink"/>
            <w:noProof/>
          </w:rPr>
          <w:fldChar w:fldCharType="end"/>
        </w:r>
      </w:ins>
    </w:p>
    <w:p w14:paraId="6C9EA3E2" w14:textId="77777777" w:rsidR="007077BD" w:rsidRDefault="007077BD">
      <w:pPr>
        <w:pStyle w:val="TOC3"/>
        <w:rPr>
          <w:ins w:id="219" w:author="Desiree Sacher" w:date="2014-09-11T19:22:00Z"/>
          <w:rFonts w:asciiTheme="minorHAnsi" w:eastAsiaTheme="minorEastAsia" w:hAnsiTheme="minorHAnsi" w:cstheme="minorBidi"/>
          <w:noProof/>
          <w:lang w:eastAsia="de-CH"/>
        </w:rPr>
      </w:pPr>
      <w:ins w:id="220"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"_Toc398226738"</w:instrText>
        </w:r>
        <w:r w:rsidRPr="009C77FF">
          <w:rPr>
            <w:rStyle w:val="Hyperlink"/>
            <w:noProof/>
          </w:rPr>
          <w:instrText xml:space="preserve"> </w:instrText>
        </w:r>
      </w:ins>
      <w:ins w:id="221" w:author="Desiree Sacher" w:date="2014-09-11T19:23:00Z">
        <w:r w:rsidRPr="009C77FF">
          <w:rPr>
            <w:rStyle w:val="Hyperlink"/>
            <w:noProof/>
          </w:rPr>
        </w:r>
      </w:ins>
      <w:ins w:id="222" w:author="Desiree Sacher" w:date="2014-09-11T19:22:00Z">
        <w:r w:rsidRPr="009C77FF">
          <w:rPr>
            <w:rStyle w:val="Hyperlink"/>
            <w:noProof/>
          </w:rPr>
          <w:fldChar w:fldCharType="separate"/>
        </w:r>
        <w:r w:rsidRPr="009C77FF">
          <w:rPr>
            <w:rStyle w:val="Hyperlink"/>
            <w:noProof/>
          </w:rPr>
          <w:t>4.6.1.</w:t>
        </w:r>
        <w:r>
          <w:rPr>
            <w:rFonts w:asciiTheme="minorHAnsi" w:eastAsiaTheme="minorEastAsia" w:hAnsiTheme="minorHAnsi" w:cstheme="minorBidi"/>
            <w:noProof/>
            <w:lang w:eastAsia="de-CH"/>
          </w:rPr>
          <w:tab/>
        </w:r>
        <w:r w:rsidRPr="009C77FF">
          <w:rPr>
            <w:rStyle w:val="Hyperlink"/>
            <w:noProof/>
          </w:rPr>
          <w:t>Zeitmessfunktion</w:t>
        </w:r>
        <w:r>
          <w:rPr>
            <w:noProof/>
            <w:webHidden/>
          </w:rPr>
          <w:tab/>
        </w:r>
        <w:r>
          <w:rPr>
            <w:noProof/>
            <w:webHidden/>
          </w:rPr>
          <w:fldChar w:fldCharType="begin"/>
        </w:r>
        <w:r>
          <w:rPr>
            <w:noProof/>
            <w:webHidden/>
          </w:rPr>
          <w:instrText xml:space="preserve"> PAGEREF _Toc398226738 \h </w:instrText>
        </w:r>
      </w:ins>
      <w:ins w:id="223" w:author="Desiree Sacher" w:date="2014-09-11T19:23:00Z">
        <w:r>
          <w:rPr>
            <w:noProof/>
            <w:webHidden/>
          </w:rPr>
        </w:r>
      </w:ins>
      <w:r>
        <w:rPr>
          <w:noProof/>
          <w:webHidden/>
        </w:rPr>
        <w:fldChar w:fldCharType="separate"/>
      </w:r>
      <w:ins w:id="224" w:author="Desiree Sacher" w:date="2014-09-11T19:23:00Z">
        <w:r>
          <w:rPr>
            <w:noProof/>
            <w:webHidden/>
          </w:rPr>
          <w:t>32</w:t>
        </w:r>
      </w:ins>
      <w:ins w:id="225" w:author="Desiree Sacher" w:date="2014-09-11T19:22:00Z">
        <w:r>
          <w:rPr>
            <w:noProof/>
            <w:webHidden/>
          </w:rPr>
          <w:fldChar w:fldCharType="end"/>
        </w:r>
        <w:r w:rsidRPr="009C77FF">
          <w:rPr>
            <w:rStyle w:val="Hyperlink"/>
            <w:noProof/>
          </w:rPr>
          <w:fldChar w:fldCharType="end"/>
        </w:r>
      </w:ins>
    </w:p>
    <w:p w14:paraId="1D021708" w14:textId="77777777" w:rsidR="007077BD" w:rsidRDefault="007077BD">
      <w:pPr>
        <w:pStyle w:val="TOC3"/>
        <w:rPr>
          <w:ins w:id="226" w:author="Desiree Sacher" w:date="2014-09-11T19:22:00Z"/>
          <w:rFonts w:asciiTheme="minorHAnsi" w:eastAsiaTheme="minorEastAsia" w:hAnsiTheme="minorHAnsi" w:cstheme="minorBidi"/>
          <w:noProof/>
          <w:lang w:eastAsia="de-CH"/>
        </w:rPr>
      </w:pPr>
      <w:ins w:id="227" w:author="Desiree Sacher" w:date="2014-09-11T19:22:00Z">
        <w:r w:rsidRPr="009C77FF">
          <w:rPr>
            <w:rStyle w:val="Hyperlink"/>
            <w:noProof/>
          </w:rPr>
          <w:lastRenderedPageBreak/>
          <w:fldChar w:fldCharType="begin"/>
        </w:r>
        <w:r w:rsidRPr="009C77FF">
          <w:rPr>
            <w:rStyle w:val="Hyperlink"/>
            <w:noProof/>
          </w:rPr>
          <w:instrText xml:space="preserve"> </w:instrText>
        </w:r>
        <w:r>
          <w:rPr>
            <w:noProof/>
          </w:rPr>
          <w:instrText>HYPERLINK \l "_Toc398226739"</w:instrText>
        </w:r>
        <w:r w:rsidRPr="009C77FF">
          <w:rPr>
            <w:rStyle w:val="Hyperlink"/>
            <w:noProof/>
          </w:rPr>
          <w:instrText xml:space="preserve"> </w:instrText>
        </w:r>
      </w:ins>
      <w:ins w:id="228" w:author="Desiree Sacher" w:date="2014-09-11T19:23:00Z">
        <w:r w:rsidRPr="009C77FF">
          <w:rPr>
            <w:rStyle w:val="Hyperlink"/>
            <w:noProof/>
          </w:rPr>
        </w:r>
      </w:ins>
      <w:ins w:id="229" w:author="Desiree Sacher" w:date="2014-09-11T19:22:00Z">
        <w:r w:rsidRPr="009C77FF">
          <w:rPr>
            <w:rStyle w:val="Hyperlink"/>
            <w:noProof/>
          </w:rPr>
          <w:fldChar w:fldCharType="separate"/>
        </w:r>
        <w:r w:rsidRPr="009C77FF">
          <w:rPr>
            <w:rStyle w:val="Hyperlink"/>
            <w:noProof/>
          </w:rPr>
          <w:t>4.6.2.</w:t>
        </w:r>
        <w:r>
          <w:rPr>
            <w:rFonts w:asciiTheme="minorHAnsi" w:eastAsiaTheme="minorEastAsia" w:hAnsiTheme="minorHAnsi" w:cstheme="minorBidi"/>
            <w:noProof/>
            <w:lang w:eastAsia="de-CH"/>
          </w:rPr>
          <w:tab/>
        </w:r>
        <w:r w:rsidRPr="009C77FF">
          <w:rPr>
            <w:rStyle w:val="Hyperlink"/>
            <w:noProof/>
          </w:rPr>
          <w:t>Serielle Verbindung zum Arduino</w:t>
        </w:r>
        <w:r>
          <w:rPr>
            <w:noProof/>
            <w:webHidden/>
          </w:rPr>
          <w:tab/>
        </w:r>
        <w:r>
          <w:rPr>
            <w:noProof/>
            <w:webHidden/>
          </w:rPr>
          <w:fldChar w:fldCharType="begin"/>
        </w:r>
        <w:r>
          <w:rPr>
            <w:noProof/>
            <w:webHidden/>
          </w:rPr>
          <w:instrText xml:space="preserve"> PAGEREF _Toc398226739 \h </w:instrText>
        </w:r>
      </w:ins>
      <w:ins w:id="230" w:author="Desiree Sacher" w:date="2014-09-11T19:23:00Z">
        <w:r>
          <w:rPr>
            <w:noProof/>
            <w:webHidden/>
          </w:rPr>
        </w:r>
      </w:ins>
      <w:r>
        <w:rPr>
          <w:noProof/>
          <w:webHidden/>
        </w:rPr>
        <w:fldChar w:fldCharType="separate"/>
      </w:r>
      <w:ins w:id="231" w:author="Desiree Sacher" w:date="2014-09-11T19:23:00Z">
        <w:r>
          <w:rPr>
            <w:noProof/>
            <w:webHidden/>
          </w:rPr>
          <w:t>32</w:t>
        </w:r>
      </w:ins>
      <w:ins w:id="232" w:author="Desiree Sacher" w:date="2014-09-11T19:22:00Z">
        <w:r>
          <w:rPr>
            <w:noProof/>
            <w:webHidden/>
          </w:rPr>
          <w:fldChar w:fldCharType="end"/>
        </w:r>
        <w:r w:rsidRPr="009C77FF">
          <w:rPr>
            <w:rStyle w:val="Hyperlink"/>
            <w:noProof/>
          </w:rPr>
          <w:fldChar w:fldCharType="end"/>
        </w:r>
      </w:ins>
    </w:p>
    <w:p w14:paraId="743A402E" w14:textId="77777777" w:rsidR="007077BD" w:rsidRDefault="007077BD">
      <w:pPr>
        <w:pStyle w:val="TOC4"/>
        <w:rPr>
          <w:ins w:id="233" w:author="Desiree Sacher" w:date="2014-09-11T19:22:00Z"/>
          <w:rFonts w:asciiTheme="minorHAnsi" w:eastAsiaTheme="minorEastAsia" w:hAnsiTheme="minorHAnsi" w:cstheme="minorBidi"/>
          <w:noProof/>
          <w:lang w:eastAsia="de-CH"/>
        </w:rPr>
      </w:pPr>
      <w:ins w:id="234"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"_Toc398226740"</w:instrText>
        </w:r>
        <w:r w:rsidRPr="009C77FF">
          <w:rPr>
            <w:rStyle w:val="Hyperlink"/>
            <w:noProof/>
          </w:rPr>
          <w:instrText xml:space="preserve"> </w:instrText>
        </w:r>
      </w:ins>
      <w:ins w:id="235" w:author="Desiree Sacher" w:date="2014-09-11T19:23:00Z">
        <w:r w:rsidRPr="009C77FF">
          <w:rPr>
            <w:rStyle w:val="Hyperlink"/>
            <w:noProof/>
          </w:rPr>
        </w:r>
      </w:ins>
      <w:ins w:id="236" w:author="Desiree Sacher" w:date="2014-09-11T19:22:00Z">
        <w:r w:rsidRPr="009C77FF">
          <w:rPr>
            <w:rStyle w:val="Hyperlink"/>
            <w:noProof/>
          </w:rPr>
          <w:fldChar w:fldCharType="separate"/>
        </w:r>
        <w:r w:rsidRPr="009C77FF">
          <w:rPr>
            <w:rStyle w:val="Hyperlink"/>
            <w:noProof/>
          </w:rPr>
          <w:t>4.6.2.1.</w:t>
        </w:r>
        <w:r>
          <w:rPr>
            <w:rFonts w:asciiTheme="minorHAnsi" w:eastAsiaTheme="minorEastAsia" w:hAnsiTheme="minorHAnsi" w:cstheme="minorBidi"/>
            <w:noProof/>
            <w:lang w:eastAsia="de-CH"/>
          </w:rPr>
          <w:tab/>
        </w:r>
        <w:r w:rsidRPr="009C77FF">
          <w:rPr>
            <w:rStyle w:val="Hyperlink"/>
            <w:noProof/>
          </w:rPr>
          <w:t>Implementation Arduino</w:t>
        </w:r>
        <w:r>
          <w:rPr>
            <w:noProof/>
            <w:webHidden/>
          </w:rPr>
          <w:tab/>
        </w:r>
        <w:r>
          <w:rPr>
            <w:noProof/>
            <w:webHidden/>
          </w:rPr>
          <w:fldChar w:fldCharType="begin"/>
        </w:r>
        <w:r>
          <w:rPr>
            <w:noProof/>
            <w:webHidden/>
          </w:rPr>
          <w:instrText xml:space="preserve"> PAGEREF _Toc398226740 \h </w:instrText>
        </w:r>
      </w:ins>
      <w:ins w:id="237" w:author="Desiree Sacher" w:date="2014-09-11T19:23:00Z">
        <w:r>
          <w:rPr>
            <w:noProof/>
            <w:webHidden/>
          </w:rPr>
        </w:r>
      </w:ins>
      <w:r>
        <w:rPr>
          <w:noProof/>
          <w:webHidden/>
        </w:rPr>
        <w:fldChar w:fldCharType="separate"/>
      </w:r>
      <w:ins w:id="238" w:author="Desiree Sacher" w:date="2014-09-11T19:23:00Z">
        <w:r>
          <w:rPr>
            <w:noProof/>
            <w:webHidden/>
          </w:rPr>
          <w:t>32</w:t>
        </w:r>
      </w:ins>
      <w:ins w:id="239" w:author="Desiree Sacher" w:date="2014-09-11T19:22:00Z">
        <w:r>
          <w:rPr>
            <w:noProof/>
            <w:webHidden/>
          </w:rPr>
          <w:fldChar w:fldCharType="end"/>
        </w:r>
        <w:r w:rsidRPr="009C77FF">
          <w:rPr>
            <w:rStyle w:val="Hyperlink"/>
            <w:noProof/>
          </w:rPr>
          <w:fldChar w:fldCharType="end"/>
        </w:r>
      </w:ins>
    </w:p>
    <w:p w14:paraId="79BD2057" w14:textId="77777777" w:rsidR="007077BD" w:rsidRDefault="007077BD">
      <w:pPr>
        <w:pStyle w:val="TOC4"/>
        <w:rPr>
          <w:ins w:id="240" w:author="Desiree Sacher" w:date="2014-09-11T19:22:00Z"/>
          <w:rFonts w:asciiTheme="minorHAnsi" w:eastAsiaTheme="minorEastAsia" w:hAnsiTheme="minorHAnsi" w:cstheme="minorBidi"/>
          <w:noProof/>
          <w:lang w:eastAsia="de-CH"/>
        </w:rPr>
      </w:pPr>
      <w:ins w:id="241"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"_Toc398226741"</w:instrText>
        </w:r>
        <w:r w:rsidRPr="009C77FF">
          <w:rPr>
            <w:rStyle w:val="Hyperlink"/>
            <w:noProof/>
          </w:rPr>
          <w:instrText xml:space="preserve"> </w:instrText>
        </w:r>
      </w:ins>
      <w:ins w:id="242" w:author="Desiree Sacher" w:date="2014-09-11T19:23:00Z">
        <w:r w:rsidRPr="009C77FF">
          <w:rPr>
            <w:rStyle w:val="Hyperlink"/>
            <w:noProof/>
          </w:rPr>
        </w:r>
      </w:ins>
      <w:ins w:id="243" w:author="Desiree Sacher" w:date="2014-09-11T19:22:00Z">
        <w:r w:rsidRPr="009C77FF">
          <w:rPr>
            <w:rStyle w:val="Hyperlink"/>
            <w:noProof/>
          </w:rPr>
          <w:fldChar w:fldCharType="separate"/>
        </w:r>
        <w:r w:rsidRPr="009C77FF">
          <w:rPr>
            <w:rStyle w:val="Hyperlink"/>
            <w:noProof/>
          </w:rPr>
          <w:t>4.6.2.2.</w:t>
        </w:r>
        <w:r>
          <w:rPr>
            <w:rFonts w:asciiTheme="minorHAnsi" w:eastAsiaTheme="minorEastAsia" w:hAnsiTheme="minorHAnsi" w:cstheme="minorBidi"/>
            <w:noProof/>
            <w:lang w:eastAsia="de-CH"/>
          </w:rPr>
          <w:tab/>
        </w:r>
        <w:r w:rsidRPr="009C77FF">
          <w:rPr>
            <w:rStyle w:val="Hyperlink"/>
            <w:noProof/>
          </w:rPr>
          <w:t>Implementation Python</w:t>
        </w:r>
        <w:r>
          <w:rPr>
            <w:noProof/>
            <w:webHidden/>
          </w:rPr>
          <w:tab/>
        </w:r>
        <w:r>
          <w:rPr>
            <w:noProof/>
            <w:webHidden/>
          </w:rPr>
          <w:fldChar w:fldCharType="begin"/>
        </w:r>
        <w:r>
          <w:rPr>
            <w:noProof/>
            <w:webHidden/>
          </w:rPr>
          <w:instrText xml:space="preserve"> PAGEREF _Toc398226741 \h </w:instrText>
        </w:r>
      </w:ins>
      <w:ins w:id="244" w:author="Desiree Sacher" w:date="2014-09-11T19:23:00Z">
        <w:r>
          <w:rPr>
            <w:noProof/>
            <w:webHidden/>
          </w:rPr>
        </w:r>
      </w:ins>
      <w:r>
        <w:rPr>
          <w:noProof/>
          <w:webHidden/>
        </w:rPr>
        <w:fldChar w:fldCharType="separate"/>
      </w:r>
      <w:ins w:id="245" w:author="Desiree Sacher" w:date="2014-09-11T19:23:00Z">
        <w:r>
          <w:rPr>
            <w:noProof/>
            <w:webHidden/>
          </w:rPr>
          <w:t>33</w:t>
        </w:r>
      </w:ins>
      <w:ins w:id="246" w:author="Desiree Sacher" w:date="2014-09-11T19:22:00Z">
        <w:r>
          <w:rPr>
            <w:noProof/>
            <w:webHidden/>
          </w:rPr>
          <w:fldChar w:fldCharType="end"/>
        </w:r>
        <w:r w:rsidRPr="009C77FF">
          <w:rPr>
            <w:rStyle w:val="Hyperlink"/>
            <w:noProof/>
          </w:rPr>
          <w:fldChar w:fldCharType="end"/>
        </w:r>
      </w:ins>
    </w:p>
    <w:p w14:paraId="678E9EB7" w14:textId="77777777" w:rsidR="007077BD" w:rsidRDefault="007077BD">
      <w:pPr>
        <w:pStyle w:val="TOC3"/>
        <w:rPr>
          <w:ins w:id="247" w:author="Desiree Sacher" w:date="2014-09-11T19:22:00Z"/>
          <w:rFonts w:asciiTheme="minorHAnsi" w:eastAsiaTheme="minorEastAsia" w:hAnsiTheme="minorHAnsi" w:cstheme="minorBidi"/>
          <w:noProof/>
          <w:lang w:eastAsia="de-CH"/>
        </w:rPr>
      </w:pPr>
      <w:ins w:id="248"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"_Toc398226742"</w:instrText>
        </w:r>
        <w:r w:rsidRPr="009C77FF">
          <w:rPr>
            <w:rStyle w:val="Hyperlink"/>
            <w:noProof/>
          </w:rPr>
          <w:instrText xml:space="preserve"> </w:instrText>
        </w:r>
      </w:ins>
      <w:ins w:id="249" w:author="Desiree Sacher" w:date="2014-09-11T19:23:00Z">
        <w:r w:rsidRPr="009C77FF">
          <w:rPr>
            <w:rStyle w:val="Hyperlink"/>
            <w:noProof/>
          </w:rPr>
        </w:r>
      </w:ins>
      <w:ins w:id="250" w:author="Desiree Sacher" w:date="2014-09-11T19:22:00Z">
        <w:r w:rsidRPr="009C77FF">
          <w:rPr>
            <w:rStyle w:val="Hyperlink"/>
            <w:noProof/>
          </w:rPr>
          <w:fldChar w:fldCharType="separate"/>
        </w:r>
        <w:r w:rsidRPr="009C77FF">
          <w:rPr>
            <w:rStyle w:val="Hyperlink"/>
            <w:noProof/>
          </w:rPr>
          <w:t>4.6.3.</w:t>
        </w:r>
        <w:r>
          <w:rPr>
            <w:rFonts w:asciiTheme="minorHAnsi" w:eastAsiaTheme="minorEastAsia" w:hAnsiTheme="minorHAnsi" w:cstheme="minorBidi"/>
            <w:noProof/>
            <w:lang w:eastAsia="de-CH"/>
          </w:rPr>
          <w:tab/>
        </w:r>
        <w:r w:rsidRPr="009C77FF">
          <w:rPr>
            <w:rStyle w:val="Hyperlink"/>
            <w:noProof/>
          </w:rPr>
          <w:t>Serialisierung der Kartenkonfiguration</w:t>
        </w:r>
        <w:r>
          <w:rPr>
            <w:noProof/>
            <w:webHidden/>
          </w:rPr>
          <w:tab/>
        </w:r>
        <w:r>
          <w:rPr>
            <w:noProof/>
            <w:webHidden/>
          </w:rPr>
          <w:fldChar w:fldCharType="begin"/>
        </w:r>
        <w:r>
          <w:rPr>
            <w:noProof/>
            <w:webHidden/>
          </w:rPr>
          <w:instrText xml:space="preserve"> PAGEREF _Toc398226742 \h </w:instrText>
        </w:r>
      </w:ins>
      <w:ins w:id="251" w:author="Desiree Sacher" w:date="2014-09-11T19:23:00Z">
        <w:r>
          <w:rPr>
            <w:noProof/>
            <w:webHidden/>
          </w:rPr>
        </w:r>
      </w:ins>
      <w:r>
        <w:rPr>
          <w:noProof/>
          <w:webHidden/>
        </w:rPr>
        <w:fldChar w:fldCharType="separate"/>
      </w:r>
      <w:ins w:id="252" w:author="Desiree Sacher" w:date="2014-09-11T19:23:00Z">
        <w:r>
          <w:rPr>
            <w:noProof/>
            <w:webHidden/>
          </w:rPr>
          <w:t>33</w:t>
        </w:r>
      </w:ins>
      <w:ins w:id="253" w:author="Desiree Sacher" w:date="2014-09-11T19:22:00Z">
        <w:r>
          <w:rPr>
            <w:noProof/>
            <w:webHidden/>
          </w:rPr>
          <w:fldChar w:fldCharType="end"/>
        </w:r>
        <w:r w:rsidRPr="009C77FF">
          <w:rPr>
            <w:rStyle w:val="Hyperlink"/>
            <w:noProof/>
          </w:rPr>
          <w:fldChar w:fldCharType="end"/>
        </w:r>
      </w:ins>
    </w:p>
    <w:p w14:paraId="656BCF16" w14:textId="77777777" w:rsidR="007077BD" w:rsidRDefault="007077BD">
      <w:pPr>
        <w:pStyle w:val="TOC3"/>
        <w:rPr>
          <w:ins w:id="254" w:author="Desiree Sacher" w:date="2014-09-11T19:22:00Z"/>
          <w:rFonts w:asciiTheme="minorHAnsi" w:eastAsiaTheme="minorEastAsia" w:hAnsiTheme="minorHAnsi" w:cstheme="minorBidi"/>
          <w:noProof/>
          <w:lang w:eastAsia="de-CH"/>
        </w:rPr>
      </w:pPr>
      <w:ins w:id="255"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"_Toc398226743"</w:instrText>
        </w:r>
        <w:r w:rsidRPr="009C77FF">
          <w:rPr>
            <w:rStyle w:val="Hyperlink"/>
            <w:noProof/>
          </w:rPr>
          <w:instrText xml:space="preserve"> </w:instrText>
        </w:r>
      </w:ins>
      <w:ins w:id="256" w:author="Desiree Sacher" w:date="2014-09-11T19:23:00Z">
        <w:r w:rsidRPr="009C77FF">
          <w:rPr>
            <w:rStyle w:val="Hyperlink"/>
            <w:noProof/>
          </w:rPr>
        </w:r>
      </w:ins>
      <w:ins w:id="257" w:author="Desiree Sacher" w:date="2014-09-11T19:22:00Z">
        <w:r w:rsidRPr="009C77FF">
          <w:rPr>
            <w:rStyle w:val="Hyperlink"/>
            <w:noProof/>
          </w:rPr>
          <w:fldChar w:fldCharType="separate"/>
        </w:r>
        <w:r w:rsidRPr="009C77FF">
          <w:rPr>
            <w:rStyle w:val="Hyperlink"/>
            <w:noProof/>
          </w:rPr>
          <w:t>4.6.4.</w:t>
        </w:r>
        <w:r>
          <w:rPr>
            <w:rFonts w:asciiTheme="minorHAnsi" w:eastAsiaTheme="minorEastAsia" w:hAnsiTheme="minorHAnsi" w:cstheme="minorBidi"/>
            <w:noProof/>
            <w:lang w:eastAsia="de-CH"/>
          </w:rPr>
          <w:tab/>
        </w:r>
        <w:r w:rsidRPr="009C77FF">
          <w:rPr>
            <w:rStyle w:val="Hyperlink"/>
            <w:noProof/>
          </w:rPr>
          <w:t>Entwickeln des GUI</w:t>
        </w:r>
        <w:r>
          <w:rPr>
            <w:noProof/>
            <w:webHidden/>
          </w:rPr>
          <w:tab/>
        </w:r>
        <w:r>
          <w:rPr>
            <w:noProof/>
            <w:webHidden/>
          </w:rPr>
          <w:fldChar w:fldCharType="begin"/>
        </w:r>
        <w:r>
          <w:rPr>
            <w:noProof/>
            <w:webHidden/>
          </w:rPr>
          <w:instrText xml:space="preserve"> PAGEREF _Toc398226743 \h </w:instrText>
        </w:r>
      </w:ins>
      <w:ins w:id="258" w:author="Desiree Sacher" w:date="2014-09-11T19:23:00Z">
        <w:r>
          <w:rPr>
            <w:noProof/>
            <w:webHidden/>
          </w:rPr>
        </w:r>
      </w:ins>
      <w:r>
        <w:rPr>
          <w:noProof/>
          <w:webHidden/>
        </w:rPr>
        <w:fldChar w:fldCharType="separate"/>
      </w:r>
      <w:ins w:id="259" w:author="Desiree Sacher" w:date="2014-09-11T19:23:00Z">
        <w:r>
          <w:rPr>
            <w:noProof/>
            <w:webHidden/>
          </w:rPr>
          <w:t>34</w:t>
        </w:r>
      </w:ins>
      <w:ins w:id="260" w:author="Desiree Sacher" w:date="2014-09-11T19:22:00Z">
        <w:r>
          <w:rPr>
            <w:noProof/>
            <w:webHidden/>
          </w:rPr>
          <w:fldChar w:fldCharType="end"/>
        </w:r>
        <w:r w:rsidRPr="009C77FF">
          <w:rPr>
            <w:rStyle w:val="Hyperlink"/>
            <w:noProof/>
          </w:rPr>
          <w:fldChar w:fldCharType="end"/>
        </w:r>
      </w:ins>
    </w:p>
    <w:p w14:paraId="73F45B73" w14:textId="77777777" w:rsidR="007077BD" w:rsidRDefault="007077BD">
      <w:pPr>
        <w:pStyle w:val="TOC4"/>
        <w:rPr>
          <w:ins w:id="261" w:author="Desiree Sacher" w:date="2014-09-11T19:22:00Z"/>
          <w:rFonts w:asciiTheme="minorHAnsi" w:eastAsiaTheme="minorEastAsia" w:hAnsiTheme="minorHAnsi" w:cstheme="minorBidi"/>
          <w:noProof/>
          <w:lang w:eastAsia="de-CH"/>
        </w:rPr>
      </w:pPr>
      <w:ins w:id="262"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"_Toc398226744"</w:instrText>
        </w:r>
        <w:r w:rsidRPr="009C77FF">
          <w:rPr>
            <w:rStyle w:val="Hyperlink"/>
            <w:noProof/>
          </w:rPr>
          <w:instrText xml:space="preserve"> </w:instrText>
        </w:r>
      </w:ins>
      <w:ins w:id="263" w:author="Desiree Sacher" w:date="2014-09-11T19:23:00Z">
        <w:r w:rsidRPr="009C77FF">
          <w:rPr>
            <w:rStyle w:val="Hyperlink"/>
            <w:noProof/>
          </w:rPr>
        </w:r>
      </w:ins>
      <w:ins w:id="264" w:author="Desiree Sacher" w:date="2014-09-11T19:22:00Z">
        <w:r w:rsidRPr="009C77FF">
          <w:rPr>
            <w:rStyle w:val="Hyperlink"/>
            <w:noProof/>
          </w:rPr>
          <w:fldChar w:fldCharType="separate"/>
        </w:r>
        <w:r w:rsidRPr="009C77FF">
          <w:rPr>
            <w:rStyle w:val="Hyperlink"/>
            <w:noProof/>
          </w:rPr>
          <w:t>4.6.4.1.</w:t>
        </w:r>
        <w:r>
          <w:rPr>
            <w:rFonts w:asciiTheme="minorHAnsi" w:eastAsiaTheme="minorEastAsia" w:hAnsiTheme="minorHAnsi" w:cstheme="minorBidi"/>
            <w:noProof/>
            <w:lang w:eastAsia="de-CH"/>
          </w:rPr>
          <w:tab/>
        </w:r>
        <w:r w:rsidRPr="009C77FF">
          <w:rPr>
            <w:rStyle w:val="Hyperlink"/>
            <w:noProof/>
          </w:rPr>
          <w:t>Analyse</w:t>
        </w:r>
        <w:r>
          <w:rPr>
            <w:noProof/>
            <w:webHidden/>
          </w:rPr>
          <w:tab/>
        </w:r>
        <w:r>
          <w:rPr>
            <w:noProof/>
            <w:webHidden/>
          </w:rPr>
          <w:fldChar w:fldCharType="begin"/>
        </w:r>
        <w:r>
          <w:rPr>
            <w:noProof/>
            <w:webHidden/>
          </w:rPr>
          <w:instrText xml:space="preserve"> PAGEREF _Toc398226744 \h </w:instrText>
        </w:r>
      </w:ins>
      <w:ins w:id="265" w:author="Desiree Sacher" w:date="2014-09-11T19:23:00Z">
        <w:r>
          <w:rPr>
            <w:noProof/>
            <w:webHidden/>
          </w:rPr>
        </w:r>
      </w:ins>
      <w:r>
        <w:rPr>
          <w:noProof/>
          <w:webHidden/>
        </w:rPr>
        <w:fldChar w:fldCharType="separate"/>
      </w:r>
      <w:ins w:id="266" w:author="Desiree Sacher" w:date="2014-09-11T19:23:00Z">
        <w:r>
          <w:rPr>
            <w:noProof/>
            <w:webHidden/>
          </w:rPr>
          <w:t>34</w:t>
        </w:r>
      </w:ins>
      <w:ins w:id="267" w:author="Desiree Sacher" w:date="2014-09-11T19:22:00Z">
        <w:r>
          <w:rPr>
            <w:noProof/>
            <w:webHidden/>
          </w:rPr>
          <w:fldChar w:fldCharType="end"/>
        </w:r>
        <w:r w:rsidRPr="009C77FF">
          <w:rPr>
            <w:rStyle w:val="Hyperlink"/>
            <w:noProof/>
          </w:rPr>
          <w:fldChar w:fldCharType="end"/>
        </w:r>
      </w:ins>
    </w:p>
    <w:p w14:paraId="00655087" w14:textId="77777777" w:rsidR="007077BD" w:rsidRDefault="007077BD">
      <w:pPr>
        <w:pStyle w:val="TOC4"/>
        <w:rPr>
          <w:ins w:id="268" w:author="Desiree Sacher" w:date="2014-09-11T19:22:00Z"/>
          <w:rFonts w:asciiTheme="minorHAnsi" w:eastAsiaTheme="minorEastAsia" w:hAnsiTheme="minorHAnsi" w:cstheme="minorBidi"/>
          <w:noProof/>
          <w:lang w:eastAsia="de-CH"/>
        </w:rPr>
      </w:pPr>
      <w:ins w:id="269"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"_Toc398226745"</w:instrText>
        </w:r>
        <w:r w:rsidRPr="009C77FF">
          <w:rPr>
            <w:rStyle w:val="Hyperlink"/>
            <w:noProof/>
          </w:rPr>
          <w:instrText xml:space="preserve"> </w:instrText>
        </w:r>
      </w:ins>
      <w:ins w:id="270" w:author="Desiree Sacher" w:date="2014-09-11T19:23:00Z">
        <w:r w:rsidRPr="009C77FF">
          <w:rPr>
            <w:rStyle w:val="Hyperlink"/>
            <w:noProof/>
          </w:rPr>
        </w:r>
      </w:ins>
      <w:ins w:id="271" w:author="Desiree Sacher" w:date="2014-09-11T19:22:00Z">
        <w:r w:rsidRPr="009C77FF">
          <w:rPr>
            <w:rStyle w:val="Hyperlink"/>
            <w:noProof/>
          </w:rPr>
          <w:fldChar w:fldCharType="separate"/>
        </w:r>
        <w:r w:rsidRPr="009C77FF">
          <w:rPr>
            <w:rStyle w:val="Hyperlink"/>
            <w:noProof/>
          </w:rPr>
          <w:t>4.6.4.2.</w:t>
        </w:r>
        <w:r>
          <w:rPr>
            <w:rFonts w:asciiTheme="minorHAnsi" w:eastAsiaTheme="minorEastAsia" w:hAnsiTheme="minorHAnsi" w:cstheme="minorBidi"/>
            <w:noProof/>
            <w:lang w:eastAsia="de-CH"/>
          </w:rPr>
          <w:tab/>
        </w:r>
        <w:r w:rsidRPr="009C77FF">
          <w:rPr>
            <w:rStyle w:val="Hyperlink"/>
            <w:noProof/>
          </w:rPr>
          <w:t>Umsetzung</w:t>
        </w:r>
        <w:r>
          <w:rPr>
            <w:noProof/>
            <w:webHidden/>
          </w:rPr>
          <w:tab/>
        </w:r>
        <w:r>
          <w:rPr>
            <w:noProof/>
            <w:webHidden/>
          </w:rPr>
          <w:fldChar w:fldCharType="begin"/>
        </w:r>
        <w:r>
          <w:rPr>
            <w:noProof/>
            <w:webHidden/>
          </w:rPr>
          <w:instrText xml:space="preserve"> PAGEREF _Toc398226745 \h </w:instrText>
        </w:r>
      </w:ins>
      <w:ins w:id="272" w:author="Desiree Sacher" w:date="2014-09-11T19:23:00Z">
        <w:r>
          <w:rPr>
            <w:noProof/>
            <w:webHidden/>
          </w:rPr>
        </w:r>
      </w:ins>
      <w:r>
        <w:rPr>
          <w:noProof/>
          <w:webHidden/>
        </w:rPr>
        <w:fldChar w:fldCharType="separate"/>
      </w:r>
      <w:ins w:id="273" w:author="Desiree Sacher" w:date="2014-09-11T19:23:00Z">
        <w:r>
          <w:rPr>
            <w:noProof/>
            <w:webHidden/>
          </w:rPr>
          <w:t>34</w:t>
        </w:r>
      </w:ins>
      <w:ins w:id="274" w:author="Desiree Sacher" w:date="2014-09-11T19:22:00Z">
        <w:r>
          <w:rPr>
            <w:noProof/>
            <w:webHidden/>
          </w:rPr>
          <w:fldChar w:fldCharType="end"/>
        </w:r>
        <w:r w:rsidRPr="009C77FF">
          <w:rPr>
            <w:rStyle w:val="Hyperlink"/>
            <w:noProof/>
          </w:rPr>
          <w:fldChar w:fldCharType="end"/>
        </w:r>
      </w:ins>
    </w:p>
    <w:p w14:paraId="49CF075C" w14:textId="77777777" w:rsidR="007077BD" w:rsidRDefault="007077BD">
      <w:pPr>
        <w:pStyle w:val="TOC3"/>
        <w:rPr>
          <w:ins w:id="275" w:author="Desiree Sacher" w:date="2014-09-11T19:22:00Z"/>
          <w:rFonts w:asciiTheme="minorHAnsi" w:eastAsiaTheme="minorEastAsia" w:hAnsiTheme="minorHAnsi" w:cstheme="minorBidi"/>
          <w:noProof/>
          <w:lang w:eastAsia="de-CH"/>
        </w:rPr>
      </w:pPr>
      <w:ins w:id="276"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"_Toc398226746"</w:instrText>
        </w:r>
        <w:r w:rsidRPr="009C77FF">
          <w:rPr>
            <w:rStyle w:val="Hyperlink"/>
            <w:noProof/>
          </w:rPr>
          <w:instrText xml:space="preserve"> </w:instrText>
        </w:r>
      </w:ins>
      <w:ins w:id="277" w:author="Desiree Sacher" w:date="2014-09-11T19:23:00Z">
        <w:r w:rsidRPr="009C77FF">
          <w:rPr>
            <w:rStyle w:val="Hyperlink"/>
            <w:noProof/>
          </w:rPr>
        </w:r>
      </w:ins>
      <w:ins w:id="278" w:author="Desiree Sacher" w:date="2014-09-11T19:22:00Z">
        <w:r w:rsidRPr="009C77FF">
          <w:rPr>
            <w:rStyle w:val="Hyperlink"/>
            <w:noProof/>
          </w:rPr>
          <w:fldChar w:fldCharType="separate"/>
        </w:r>
        <w:r w:rsidRPr="009C77FF">
          <w:rPr>
            <w:rStyle w:val="Hyperlink"/>
            <w:noProof/>
          </w:rPr>
          <w:t>4.6.5.</w:t>
        </w:r>
        <w:r>
          <w:rPr>
            <w:rFonts w:asciiTheme="minorHAnsi" w:eastAsiaTheme="minorEastAsia" w:hAnsiTheme="minorHAnsi" w:cstheme="minorBidi"/>
            <w:noProof/>
            <w:lang w:eastAsia="de-CH"/>
          </w:rPr>
          <w:tab/>
        </w:r>
        <w:r w:rsidRPr="009C77FF">
          <w:rPr>
            <w:rStyle w:val="Hyperlink"/>
            <w:noProof/>
          </w:rPr>
          <w:t>Entwickeln der Spiellogik</w:t>
        </w:r>
        <w:r>
          <w:rPr>
            <w:noProof/>
            <w:webHidden/>
          </w:rPr>
          <w:tab/>
        </w:r>
        <w:r>
          <w:rPr>
            <w:noProof/>
            <w:webHidden/>
          </w:rPr>
          <w:fldChar w:fldCharType="begin"/>
        </w:r>
        <w:r>
          <w:rPr>
            <w:noProof/>
            <w:webHidden/>
          </w:rPr>
          <w:instrText xml:space="preserve"> PAGEREF _Toc398226746 \h </w:instrText>
        </w:r>
      </w:ins>
      <w:ins w:id="279" w:author="Desiree Sacher" w:date="2014-09-11T19:23:00Z">
        <w:r>
          <w:rPr>
            <w:noProof/>
            <w:webHidden/>
          </w:rPr>
        </w:r>
      </w:ins>
      <w:r>
        <w:rPr>
          <w:noProof/>
          <w:webHidden/>
        </w:rPr>
        <w:fldChar w:fldCharType="separate"/>
      </w:r>
      <w:ins w:id="280" w:author="Desiree Sacher" w:date="2014-09-11T19:23:00Z">
        <w:r>
          <w:rPr>
            <w:noProof/>
            <w:webHidden/>
          </w:rPr>
          <w:t>36</w:t>
        </w:r>
      </w:ins>
      <w:ins w:id="281" w:author="Desiree Sacher" w:date="2014-09-11T19:22:00Z">
        <w:r>
          <w:rPr>
            <w:noProof/>
            <w:webHidden/>
          </w:rPr>
          <w:fldChar w:fldCharType="end"/>
        </w:r>
        <w:r w:rsidRPr="009C77FF">
          <w:rPr>
            <w:rStyle w:val="Hyperlink"/>
            <w:noProof/>
          </w:rPr>
          <w:fldChar w:fldCharType="end"/>
        </w:r>
      </w:ins>
    </w:p>
    <w:p w14:paraId="265A36BB" w14:textId="77777777" w:rsidR="007077BD" w:rsidRDefault="007077BD">
      <w:pPr>
        <w:pStyle w:val="TOC4"/>
        <w:rPr>
          <w:ins w:id="282" w:author="Desiree Sacher" w:date="2014-09-11T19:22:00Z"/>
          <w:rFonts w:asciiTheme="minorHAnsi" w:eastAsiaTheme="minorEastAsia" w:hAnsiTheme="minorHAnsi" w:cstheme="minorBidi"/>
          <w:noProof/>
          <w:lang w:eastAsia="de-CH"/>
        </w:rPr>
      </w:pPr>
      <w:ins w:id="283"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"_Toc398226747"</w:instrText>
        </w:r>
        <w:r w:rsidRPr="009C77FF">
          <w:rPr>
            <w:rStyle w:val="Hyperlink"/>
            <w:noProof/>
          </w:rPr>
          <w:instrText xml:space="preserve"> </w:instrText>
        </w:r>
      </w:ins>
      <w:ins w:id="284" w:author="Desiree Sacher" w:date="2014-09-11T19:23:00Z">
        <w:r w:rsidRPr="009C77FF">
          <w:rPr>
            <w:rStyle w:val="Hyperlink"/>
            <w:noProof/>
          </w:rPr>
        </w:r>
      </w:ins>
      <w:ins w:id="285" w:author="Desiree Sacher" w:date="2014-09-11T19:22:00Z">
        <w:r w:rsidRPr="009C77FF">
          <w:rPr>
            <w:rStyle w:val="Hyperlink"/>
            <w:noProof/>
          </w:rPr>
          <w:fldChar w:fldCharType="separate"/>
        </w:r>
        <w:r w:rsidRPr="009C77FF">
          <w:rPr>
            <w:rStyle w:val="Hyperlink"/>
            <w:noProof/>
          </w:rPr>
          <w:t>4.6.5.1.</w:t>
        </w:r>
        <w:r>
          <w:rPr>
            <w:noProof/>
            <w:webHidden/>
          </w:rPr>
          <w:tab/>
        </w:r>
        <w:r>
          <w:rPr>
            <w:noProof/>
            <w:webHidden/>
          </w:rPr>
          <w:fldChar w:fldCharType="begin"/>
        </w:r>
        <w:r>
          <w:rPr>
            <w:noProof/>
            <w:webHidden/>
          </w:rPr>
          <w:instrText xml:space="preserve"> PAGEREF _Toc398226747 \h </w:instrText>
        </w:r>
      </w:ins>
      <w:ins w:id="286" w:author="Desiree Sacher" w:date="2014-09-11T19:23:00Z">
        <w:r>
          <w:rPr>
            <w:noProof/>
            <w:webHidden/>
          </w:rPr>
        </w:r>
      </w:ins>
      <w:r>
        <w:rPr>
          <w:noProof/>
          <w:webHidden/>
        </w:rPr>
        <w:fldChar w:fldCharType="separate"/>
      </w:r>
      <w:ins w:id="287" w:author="Desiree Sacher" w:date="2014-09-11T19:23:00Z">
        <w:r>
          <w:rPr>
            <w:noProof/>
            <w:webHidden/>
          </w:rPr>
          <w:t>37</w:t>
        </w:r>
      </w:ins>
      <w:ins w:id="288" w:author="Desiree Sacher" w:date="2014-09-11T19:22:00Z">
        <w:r>
          <w:rPr>
            <w:noProof/>
            <w:webHidden/>
          </w:rPr>
          <w:fldChar w:fldCharType="end"/>
        </w:r>
        <w:r w:rsidRPr="009C77FF">
          <w:rPr>
            <w:rStyle w:val="Hyperlink"/>
            <w:noProof/>
          </w:rPr>
          <w:fldChar w:fldCharType="end"/>
        </w:r>
      </w:ins>
    </w:p>
    <w:p w14:paraId="6DF271C8" w14:textId="77777777" w:rsidR="007077BD" w:rsidRDefault="007077BD">
      <w:pPr>
        <w:pStyle w:val="TOC3"/>
        <w:rPr>
          <w:ins w:id="289" w:author="Desiree Sacher" w:date="2014-09-11T19:22:00Z"/>
          <w:rFonts w:asciiTheme="minorHAnsi" w:eastAsiaTheme="minorEastAsia" w:hAnsiTheme="minorHAnsi" w:cstheme="minorBidi"/>
          <w:noProof/>
          <w:lang w:eastAsia="de-CH"/>
        </w:rPr>
      </w:pPr>
      <w:ins w:id="290"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"_Toc398226748"</w:instrText>
        </w:r>
        <w:r w:rsidRPr="009C77FF">
          <w:rPr>
            <w:rStyle w:val="Hyperlink"/>
            <w:noProof/>
          </w:rPr>
          <w:instrText xml:space="preserve"> </w:instrText>
        </w:r>
      </w:ins>
      <w:ins w:id="291" w:author="Desiree Sacher" w:date="2014-09-11T19:23:00Z">
        <w:r w:rsidRPr="009C77FF">
          <w:rPr>
            <w:rStyle w:val="Hyperlink"/>
            <w:noProof/>
          </w:rPr>
        </w:r>
      </w:ins>
      <w:ins w:id="292" w:author="Desiree Sacher" w:date="2014-09-11T19:22:00Z">
        <w:r w:rsidRPr="009C77FF">
          <w:rPr>
            <w:rStyle w:val="Hyperlink"/>
            <w:noProof/>
          </w:rPr>
          <w:fldChar w:fldCharType="separate"/>
        </w:r>
        <w:r w:rsidRPr="009C77FF">
          <w:rPr>
            <w:rStyle w:val="Hyperlink"/>
            <w:noProof/>
          </w:rPr>
          <w:t>4.6.6.</w:t>
        </w:r>
        <w:r>
          <w:rPr>
            <w:rFonts w:asciiTheme="minorHAnsi" w:eastAsiaTheme="minorEastAsia" w:hAnsiTheme="minorHAnsi" w:cstheme="minorBidi"/>
            <w:noProof/>
            <w:lang w:eastAsia="de-CH"/>
          </w:rPr>
          <w:tab/>
        </w:r>
        <w:r w:rsidRPr="009C77FF">
          <w:rPr>
            <w:rStyle w:val="Hyperlink"/>
            <w:noProof/>
          </w:rPr>
          <w:t>Tests</w:t>
        </w:r>
        <w:r>
          <w:rPr>
            <w:noProof/>
            <w:webHidden/>
          </w:rPr>
          <w:tab/>
        </w:r>
        <w:r>
          <w:rPr>
            <w:noProof/>
            <w:webHidden/>
          </w:rPr>
          <w:fldChar w:fldCharType="begin"/>
        </w:r>
        <w:r>
          <w:rPr>
            <w:noProof/>
            <w:webHidden/>
          </w:rPr>
          <w:instrText xml:space="preserve"> PAGEREF _Toc398226748 \h </w:instrText>
        </w:r>
      </w:ins>
      <w:ins w:id="293" w:author="Desiree Sacher" w:date="2014-09-11T19:23:00Z">
        <w:r>
          <w:rPr>
            <w:noProof/>
            <w:webHidden/>
          </w:rPr>
        </w:r>
      </w:ins>
      <w:r>
        <w:rPr>
          <w:noProof/>
          <w:webHidden/>
        </w:rPr>
        <w:fldChar w:fldCharType="separate"/>
      </w:r>
      <w:ins w:id="294" w:author="Desiree Sacher" w:date="2014-09-11T19:23:00Z">
        <w:r>
          <w:rPr>
            <w:noProof/>
            <w:webHidden/>
          </w:rPr>
          <w:t>38</w:t>
        </w:r>
      </w:ins>
      <w:ins w:id="295" w:author="Desiree Sacher" w:date="2014-09-11T19:22:00Z">
        <w:r>
          <w:rPr>
            <w:noProof/>
            <w:webHidden/>
          </w:rPr>
          <w:fldChar w:fldCharType="end"/>
        </w:r>
        <w:r w:rsidRPr="009C77FF">
          <w:rPr>
            <w:rStyle w:val="Hyperlink"/>
            <w:noProof/>
          </w:rPr>
          <w:fldChar w:fldCharType="end"/>
        </w:r>
      </w:ins>
    </w:p>
    <w:p w14:paraId="0903FB4C" w14:textId="77777777" w:rsidR="007077BD" w:rsidRDefault="007077BD">
      <w:pPr>
        <w:pStyle w:val="TOC2"/>
        <w:rPr>
          <w:ins w:id="296" w:author="Desiree Sacher" w:date="2014-09-11T19:22:00Z"/>
          <w:rFonts w:asciiTheme="minorHAnsi" w:eastAsiaTheme="minorEastAsia" w:hAnsiTheme="minorHAnsi" w:cstheme="minorBidi"/>
          <w:noProof/>
          <w:lang w:eastAsia="de-CH"/>
        </w:rPr>
      </w:pPr>
      <w:ins w:id="297"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"_Toc398226749"</w:instrText>
        </w:r>
        <w:r w:rsidRPr="009C77FF">
          <w:rPr>
            <w:rStyle w:val="Hyperlink"/>
            <w:noProof/>
          </w:rPr>
          <w:instrText xml:space="preserve"> </w:instrText>
        </w:r>
      </w:ins>
      <w:ins w:id="298" w:author="Desiree Sacher" w:date="2014-09-11T19:23:00Z">
        <w:r w:rsidRPr="009C77FF">
          <w:rPr>
            <w:rStyle w:val="Hyperlink"/>
            <w:noProof/>
          </w:rPr>
        </w:r>
      </w:ins>
      <w:ins w:id="299" w:author="Desiree Sacher" w:date="2014-09-11T19:22:00Z">
        <w:r w:rsidRPr="009C77FF">
          <w:rPr>
            <w:rStyle w:val="Hyperlink"/>
            <w:noProof/>
          </w:rPr>
          <w:fldChar w:fldCharType="separate"/>
        </w:r>
        <w:r w:rsidRPr="009C77FF">
          <w:rPr>
            <w:rStyle w:val="Hyperlink"/>
            <w:noProof/>
          </w:rPr>
          <w:t>4.7.</w:t>
        </w:r>
        <w:r>
          <w:rPr>
            <w:rFonts w:asciiTheme="minorHAnsi" w:eastAsiaTheme="minorEastAsia" w:hAnsiTheme="minorHAnsi" w:cstheme="minorBidi"/>
            <w:noProof/>
            <w:lang w:eastAsia="de-CH"/>
          </w:rPr>
          <w:tab/>
        </w:r>
        <w:r w:rsidRPr="009C77FF">
          <w:rPr>
            <w:rStyle w:val="Hyperlink"/>
            <w:noProof/>
          </w:rPr>
          <w:t>Fazit</w:t>
        </w:r>
        <w:r>
          <w:rPr>
            <w:noProof/>
            <w:webHidden/>
          </w:rPr>
          <w:tab/>
        </w:r>
        <w:r>
          <w:rPr>
            <w:noProof/>
            <w:webHidden/>
          </w:rPr>
          <w:fldChar w:fldCharType="begin"/>
        </w:r>
        <w:r>
          <w:rPr>
            <w:noProof/>
            <w:webHidden/>
          </w:rPr>
          <w:instrText xml:space="preserve"> PAGEREF _Toc398226749 \h </w:instrText>
        </w:r>
      </w:ins>
      <w:ins w:id="300" w:author="Desiree Sacher" w:date="2014-09-11T19:23:00Z">
        <w:r>
          <w:rPr>
            <w:noProof/>
            <w:webHidden/>
          </w:rPr>
        </w:r>
      </w:ins>
      <w:r>
        <w:rPr>
          <w:noProof/>
          <w:webHidden/>
        </w:rPr>
        <w:fldChar w:fldCharType="separate"/>
      </w:r>
      <w:ins w:id="301" w:author="Desiree Sacher" w:date="2014-09-11T19:23:00Z">
        <w:r>
          <w:rPr>
            <w:noProof/>
            <w:webHidden/>
          </w:rPr>
          <w:t>40</w:t>
        </w:r>
      </w:ins>
      <w:ins w:id="302" w:author="Desiree Sacher" w:date="2014-09-11T19:22:00Z">
        <w:r>
          <w:rPr>
            <w:noProof/>
            <w:webHidden/>
          </w:rPr>
          <w:fldChar w:fldCharType="end"/>
        </w:r>
        <w:r w:rsidRPr="009C77FF">
          <w:rPr>
            <w:rStyle w:val="Hyperlink"/>
            <w:noProof/>
          </w:rPr>
          <w:fldChar w:fldCharType="end"/>
        </w:r>
      </w:ins>
    </w:p>
    <w:p w14:paraId="78CC4CFA" w14:textId="77777777" w:rsidR="007077BD" w:rsidRDefault="007077BD">
      <w:pPr>
        <w:pStyle w:val="TOC2"/>
        <w:rPr>
          <w:ins w:id="303" w:author="Desiree Sacher" w:date="2014-09-11T19:22:00Z"/>
          <w:rFonts w:asciiTheme="minorHAnsi" w:eastAsiaTheme="minorEastAsia" w:hAnsiTheme="minorHAnsi" w:cstheme="minorBidi"/>
          <w:noProof/>
          <w:lang w:eastAsia="de-CH"/>
        </w:rPr>
      </w:pPr>
      <w:ins w:id="304"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"_Toc398226750"</w:instrText>
        </w:r>
        <w:r w:rsidRPr="009C77FF">
          <w:rPr>
            <w:rStyle w:val="Hyperlink"/>
            <w:noProof/>
          </w:rPr>
          <w:instrText xml:space="preserve"> </w:instrText>
        </w:r>
      </w:ins>
      <w:ins w:id="305" w:author="Desiree Sacher" w:date="2014-09-11T19:23:00Z">
        <w:r w:rsidRPr="009C77FF">
          <w:rPr>
            <w:rStyle w:val="Hyperlink"/>
            <w:noProof/>
          </w:rPr>
        </w:r>
      </w:ins>
      <w:ins w:id="306" w:author="Desiree Sacher" w:date="2014-09-11T19:22:00Z">
        <w:r w:rsidRPr="009C77FF">
          <w:rPr>
            <w:rStyle w:val="Hyperlink"/>
            <w:noProof/>
          </w:rPr>
          <w:fldChar w:fldCharType="separate"/>
        </w:r>
        <w:r w:rsidRPr="009C77FF">
          <w:rPr>
            <w:rStyle w:val="Hyperlink"/>
            <w:noProof/>
          </w:rPr>
          <w:t>4.8.</w:t>
        </w:r>
        <w:r>
          <w:rPr>
            <w:rFonts w:asciiTheme="minorHAnsi" w:eastAsiaTheme="minorEastAsia" w:hAnsiTheme="minorHAnsi" w:cstheme="minorBidi"/>
            <w:noProof/>
            <w:lang w:eastAsia="de-CH"/>
          </w:rPr>
          <w:tab/>
        </w:r>
        <w:r w:rsidRPr="009C77FF">
          <w:rPr>
            <w:rStyle w:val="Hyperlink"/>
            <w:noProof/>
          </w:rPr>
          <w:t>Ausblick</w:t>
        </w:r>
        <w:r>
          <w:rPr>
            <w:noProof/>
            <w:webHidden/>
          </w:rPr>
          <w:tab/>
        </w:r>
        <w:r>
          <w:rPr>
            <w:noProof/>
            <w:webHidden/>
          </w:rPr>
          <w:fldChar w:fldCharType="begin"/>
        </w:r>
        <w:r>
          <w:rPr>
            <w:noProof/>
            <w:webHidden/>
          </w:rPr>
          <w:instrText xml:space="preserve"> PAGEREF _Toc398226750 \h </w:instrText>
        </w:r>
      </w:ins>
      <w:ins w:id="307" w:author="Desiree Sacher" w:date="2014-09-11T19:23:00Z">
        <w:r>
          <w:rPr>
            <w:noProof/>
            <w:webHidden/>
          </w:rPr>
        </w:r>
      </w:ins>
      <w:r>
        <w:rPr>
          <w:noProof/>
          <w:webHidden/>
        </w:rPr>
        <w:fldChar w:fldCharType="separate"/>
      </w:r>
      <w:ins w:id="308" w:author="Desiree Sacher" w:date="2014-09-11T19:23:00Z">
        <w:r>
          <w:rPr>
            <w:noProof/>
            <w:webHidden/>
          </w:rPr>
          <w:t>41</w:t>
        </w:r>
      </w:ins>
      <w:ins w:id="309" w:author="Desiree Sacher" w:date="2014-09-11T19:22:00Z">
        <w:r>
          <w:rPr>
            <w:noProof/>
            <w:webHidden/>
          </w:rPr>
          <w:fldChar w:fldCharType="end"/>
        </w:r>
        <w:r w:rsidRPr="009C77FF">
          <w:rPr>
            <w:rStyle w:val="Hyperlink"/>
            <w:noProof/>
          </w:rPr>
          <w:fldChar w:fldCharType="end"/>
        </w:r>
      </w:ins>
    </w:p>
    <w:p w14:paraId="50B1FFC4" w14:textId="77777777" w:rsidR="007077BD" w:rsidRDefault="007077BD">
      <w:pPr>
        <w:pStyle w:val="TOC1"/>
        <w:rPr>
          <w:ins w:id="310" w:author="Desiree Sacher" w:date="2014-09-11T19:22:00Z"/>
          <w:rFonts w:asciiTheme="minorHAnsi" w:eastAsiaTheme="minorEastAsia" w:hAnsiTheme="minorHAnsi" w:cstheme="minorBidi"/>
          <w:noProof/>
          <w:lang w:eastAsia="de-CH"/>
        </w:rPr>
      </w:pPr>
      <w:ins w:id="311"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"_Toc398226751"</w:instrText>
        </w:r>
        <w:r w:rsidRPr="009C77FF">
          <w:rPr>
            <w:rStyle w:val="Hyperlink"/>
            <w:noProof/>
          </w:rPr>
          <w:instrText xml:space="preserve"> </w:instrText>
        </w:r>
      </w:ins>
      <w:ins w:id="312" w:author="Desiree Sacher" w:date="2014-09-11T19:23:00Z">
        <w:r w:rsidRPr="009C77FF">
          <w:rPr>
            <w:rStyle w:val="Hyperlink"/>
            <w:noProof/>
          </w:rPr>
        </w:r>
      </w:ins>
      <w:ins w:id="313" w:author="Desiree Sacher" w:date="2014-09-11T19:22:00Z">
        <w:r w:rsidRPr="009C77FF">
          <w:rPr>
            <w:rStyle w:val="Hyperlink"/>
            <w:noProof/>
          </w:rPr>
          <w:fldChar w:fldCharType="separate"/>
        </w:r>
        <w:r w:rsidRPr="009C77FF">
          <w:rPr>
            <w:rStyle w:val="Hyperlink"/>
            <w:noProof/>
          </w:rPr>
          <w:t>5.</w:t>
        </w:r>
        <w:r>
          <w:rPr>
            <w:rFonts w:asciiTheme="minorHAnsi" w:eastAsiaTheme="minorEastAsia" w:hAnsiTheme="minorHAnsi" w:cstheme="minorBidi"/>
            <w:noProof/>
            <w:lang w:eastAsia="de-CH"/>
          </w:rPr>
          <w:tab/>
        </w:r>
        <w:r w:rsidRPr="009C77FF">
          <w:rPr>
            <w:rStyle w:val="Hyperlink"/>
            <w:noProof/>
          </w:rPr>
          <w:t>Diskussion des eignen Beitrags</w:t>
        </w:r>
        <w:r>
          <w:rPr>
            <w:noProof/>
            <w:webHidden/>
          </w:rPr>
          <w:tab/>
        </w:r>
        <w:r>
          <w:rPr>
            <w:noProof/>
            <w:webHidden/>
          </w:rPr>
          <w:fldChar w:fldCharType="begin"/>
        </w:r>
        <w:r>
          <w:rPr>
            <w:noProof/>
            <w:webHidden/>
          </w:rPr>
          <w:instrText xml:space="preserve"> PAGEREF _Toc398226751 \h </w:instrText>
        </w:r>
      </w:ins>
      <w:ins w:id="314" w:author="Desiree Sacher" w:date="2014-09-11T19:23:00Z">
        <w:r>
          <w:rPr>
            <w:noProof/>
            <w:webHidden/>
          </w:rPr>
        </w:r>
      </w:ins>
      <w:r>
        <w:rPr>
          <w:noProof/>
          <w:webHidden/>
        </w:rPr>
        <w:fldChar w:fldCharType="separate"/>
      </w:r>
      <w:ins w:id="315" w:author="Desiree Sacher" w:date="2014-09-11T19:23:00Z">
        <w:r>
          <w:rPr>
            <w:noProof/>
            <w:webHidden/>
          </w:rPr>
          <w:t>42</w:t>
        </w:r>
      </w:ins>
      <w:ins w:id="316" w:author="Desiree Sacher" w:date="2014-09-11T19:22:00Z">
        <w:r>
          <w:rPr>
            <w:noProof/>
            <w:webHidden/>
          </w:rPr>
          <w:fldChar w:fldCharType="end"/>
        </w:r>
        <w:r w:rsidRPr="009C77FF">
          <w:rPr>
            <w:rStyle w:val="Hyperlink"/>
            <w:noProof/>
          </w:rPr>
          <w:fldChar w:fldCharType="end"/>
        </w:r>
      </w:ins>
    </w:p>
    <w:p w14:paraId="57ADE03D" w14:textId="77777777" w:rsidR="007077BD" w:rsidRDefault="007077BD">
      <w:pPr>
        <w:pStyle w:val="TOC2"/>
        <w:rPr>
          <w:ins w:id="317" w:author="Desiree Sacher" w:date="2014-09-11T19:22:00Z"/>
          <w:rFonts w:asciiTheme="minorHAnsi" w:eastAsiaTheme="minorEastAsia" w:hAnsiTheme="minorHAnsi" w:cstheme="minorBidi"/>
          <w:noProof/>
          <w:lang w:eastAsia="de-CH"/>
        </w:rPr>
      </w:pPr>
      <w:ins w:id="318"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"_Toc398226752"</w:instrText>
        </w:r>
        <w:r w:rsidRPr="009C77FF">
          <w:rPr>
            <w:rStyle w:val="Hyperlink"/>
            <w:noProof/>
          </w:rPr>
          <w:instrText xml:space="preserve"> </w:instrText>
        </w:r>
      </w:ins>
      <w:ins w:id="319" w:author="Desiree Sacher" w:date="2014-09-11T19:23:00Z">
        <w:r w:rsidRPr="009C77FF">
          <w:rPr>
            <w:rStyle w:val="Hyperlink"/>
            <w:noProof/>
          </w:rPr>
        </w:r>
      </w:ins>
      <w:ins w:id="320" w:author="Desiree Sacher" w:date="2014-09-11T19:22:00Z">
        <w:r w:rsidRPr="009C77FF">
          <w:rPr>
            <w:rStyle w:val="Hyperlink"/>
            <w:noProof/>
          </w:rPr>
          <w:fldChar w:fldCharType="separate"/>
        </w:r>
        <w:r w:rsidRPr="009C77FF">
          <w:rPr>
            <w:rStyle w:val="Hyperlink"/>
            <w:noProof/>
          </w:rPr>
          <w:t>5.1.</w:t>
        </w:r>
        <w:r>
          <w:rPr>
            <w:rFonts w:asciiTheme="minorHAnsi" w:eastAsiaTheme="minorEastAsia" w:hAnsiTheme="minorHAnsi" w:cstheme="minorBidi"/>
            <w:noProof/>
            <w:lang w:eastAsia="de-CH"/>
          </w:rPr>
          <w:tab/>
        </w:r>
        <w:r w:rsidRPr="009C77FF">
          <w:rPr>
            <w:rStyle w:val="Hyperlink"/>
            <w:noProof/>
          </w:rPr>
          <w:t>Studieren der RFID Technologie und Bauen eines Reader mittels eines Arduinos und einem RFID Shield</w:t>
        </w:r>
        <w:r>
          <w:rPr>
            <w:noProof/>
            <w:webHidden/>
          </w:rPr>
          <w:tab/>
        </w:r>
        <w:r>
          <w:rPr>
            <w:noProof/>
            <w:webHidden/>
          </w:rPr>
          <w:fldChar w:fldCharType="begin"/>
        </w:r>
        <w:r>
          <w:rPr>
            <w:noProof/>
            <w:webHidden/>
          </w:rPr>
          <w:instrText xml:space="preserve"> PAGEREF _Toc398226752 \h </w:instrText>
        </w:r>
      </w:ins>
      <w:ins w:id="321" w:author="Desiree Sacher" w:date="2014-09-11T19:23:00Z">
        <w:r>
          <w:rPr>
            <w:noProof/>
            <w:webHidden/>
          </w:rPr>
        </w:r>
      </w:ins>
      <w:r>
        <w:rPr>
          <w:noProof/>
          <w:webHidden/>
        </w:rPr>
        <w:fldChar w:fldCharType="separate"/>
      </w:r>
      <w:ins w:id="322" w:author="Desiree Sacher" w:date="2014-09-11T19:23:00Z">
        <w:r>
          <w:rPr>
            <w:noProof/>
            <w:webHidden/>
          </w:rPr>
          <w:t>42</w:t>
        </w:r>
      </w:ins>
      <w:ins w:id="323" w:author="Desiree Sacher" w:date="2014-09-11T19:22:00Z">
        <w:r>
          <w:rPr>
            <w:noProof/>
            <w:webHidden/>
          </w:rPr>
          <w:fldChar w:fldCharType="end"/>
        </w:r>
        <w:r w:rsidRPr="009C77FF">
          <w:rPr>
            <w:rStyle w:val="Hyperlink"/>
            <w:noProof/>
          </w:rPr>
          <w:fldChar w:fldCharType="end"/>
        </w:r>
      </w:ins>
    </w:p>
    <w:p w14:paraId="44805C6D" w14:textId="77777777" w:rsidR="007077BD" w:rsidRDefault="007077BD">
      <w:pPr>
        <w:pStyle w:val="TOC2"/>
        <w:rPr>
          <w:ins w:id="324" w:author="Desiree Sacher" w:date="2014-09-11T19:22:00Z"/>
          <w:rFonts w:asciiTheme="minorHAnsi" w:eastAsiaTheme="minorEastAsia" w:hAnsiTheme="minorHAnsi" w:cstheme="minorBidi"/>
          <w:noProof/>
          <w:lang w:eastAsia="de-CH"/>
        </w:rPr>
      </w:pPr>
      <w:ins w:id="325"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"_Toc398226753"</w:instrText>
        </w:r>
        <w:r w:rsidRPr="009C77FF">
          <w:rPr>
            <w:rStyle w:val="Hyperlink"/>
            <w:noProof/>
          </w:rPr>
          <w:instrText xml:space="preserve"> </w:instrText>
        </w:r>
      </w:ins>
      <w:ins w:id="326" w:author="Desiree Sacher" w:date="2014-09-11T19:23:00Z">
        <w:r w:rsidRPr="009C77FF">
          <w:rPr>
            <w:rStyle w:val="Hyperlink"/>
            <w:noProof/>
          </w:rPr>
        </w:r>
      </w:ins>
      <w:ins w:id="327" w:author="Desiree Sacher" w:date="2014-09-11T19:22:00Z">
        <w:r w:rsidRPr="009C77FF">
          <w:rPr>
            <w:rStyle w:val="Hyperlink"/>
            <w:noProof/>
          </w:rPr>
          <w:fldChar w:fldCharType="separate"/>
        </w:r>
        <w:r w:rsidRPr="009C77FF">
          <w:rPr>
            <w:rStyle w:val="Hyperlink"/>
            <w:noProof/>
          </w:rPr>
          <w:t>5.2.</w:t>
        </w:r>
        <w:r>
          <w:rPr>
            <w:rFonts w:asciiTheme="minorHAnsi" w:eastAsiaTheme="minorEastAsia" w:hAnsiTheme="minorHAnsi" w:cstheme="minorBidi"/>
            <w:noProof/>
            <w:lang w:eastAsia="de-CH"/>
          </w:rPr>
          <w:tab/>
        </w:r>
        <w:r w:rsidRPr="009C77FF">
          <w:rPr>
            <w:rStyle w:val="Hyperlink"/>
            <w:noProof/>
          </w:rPr>
          <w:t>Dokumentieren von Herausforderungen beim Bauen eines RFID Readers</w:t>
        </w:r>
        <w:r>
          <w:rPr>
            <w:noProof/>
            <w:webHidden/>
          </w:rPr>
          <w:tab/>
        </w:r>
        <w:r>
          <w:rPr>
            <w:noProof/>
            <w:webHidden/>
          </w:rPr>
          <w:fldChar w:fldCharType="begin"/>
        </w:r>
        <w:r>
          <w:rPr>
            <w:noProof/>
            <w:webHidden/>
          </w:rPr>
          <w:instrText xml:space="preserve"> PAGEREF _Toc398226753 \h </w:instrText>
        </w:r>
      </w:ins>
      <w:ins w:id="328" w:author="Desiree Sacher" w:date="2014-09-11T19:23:00Z">
        <w:r>
          <w:rPr>
            <w:noProof/>
            <w:webHidden/>
          </w:rPr>
        </w:r>
      </w:ins>
      <w:r>
        <w:rPr>
          <w:noProof/>
          <w:webHidden/>
        </w:rPr>
        <w:fldChar w:fldCharType="separate"/>
      </w:r>
      <w:ins w:id="329" w:author="Desiree Sacher" w:date="2014-09-11T19:23:00Z">
        <w:r>
          <w:rPr>
            <w:noProof/>
            <w:webHidden/>
          </w:rPr>
          <w:t>42</w:t>
        </w:r>
      </w:ins>
      <w:ins w:id="330" w:author="Desiree Sacher" w:date="2014-09-11T19:22:00Z">
        <w:r>
          <w:rPr>
            <w:noProof/>
            <w:webHidden/>
          </w:rPr>
          <w:fldChar w:fldCharType="end"/>
        </w:r>
        <w:r w:rsidRPr="009C77FF">
          <w:rPr>
            <w:rStyle w:val="Hyperlink"/>
            <w:noProof/>
          </w:rPr>
          <w:fldChar w:fldCharType="end"/>
        </w:r>
      </w:ins>
    </w:p>
    <w:p w14:paraId="0B669A64" w14:textId="77777777" w:rsidR="007077BD" w:rsidRDefault="007077BD">
      <w:pPr>
        <w:pStyle w:val="TOC2"/>
        <w:rPr>
          <w:ins w:id="331" w:author="Desiree Sacher" w:date="2014-09-11T19:22:00Z"/>
          <w:rFonts w:asciiTheme="minorHAnsi" w:eastAsiaTheme="minorEastAsia" w:hAnsiTheme="minorHAnsi" w:cstheme="minorBidi"/>
          <w:noProof/>
          <w:lang w:eastAsia="de-CH"/>
        </w:rPr>
      </w:pPr>
      <w:ins w:id="332"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"_Toc398226754"</w:instrText>
        </w:r>
        <w:r w:rsidRPr="009C77FF">
          <w:rPr>
            <w:rStyle w:val="Hyperlink"/>
            <w:noProof/>
          </w:rPr>
          <w:instrText xml:space="preserve"> </w:instrText>
        </w:r>
      </w:ins>
      <w:ins w:id="333" w:author="Desiree Sacher" w:date="2014-09-11T19:23:00Z">
        <w:r w:rsidRPr="009C77FF">
          <w:rPr>
            <w:rStyle w:val="Hyperlink"/>
            <w:noProof/>
          </w:rPr>
        </w:r>
      </w:ins>
      <w:ins w:id="334" w:author="Desiree Sacher" w:date="2014-09-11T19:22:00Z">
        <w:r w:rsidRPr="009C77FF">
          <w:rPr>
            <w:rStyle w:val="Hyperlink"/>
            <w:noProof/>
          </w:rPr>
          <w:fldChar w:fldCharType="separate"/>
        </w:r>
        <w:r w:rsidRPr="009C77FF">
          <w:rPr>
            <w:rStyle w:val="Hyperlink"/>
            <w:noProof/>
          </w:rPr>
          <w:t>5.3.</w:t>
        </w:r>
        <w:r>
          <w:rPr>
            <w:rFonts w:asciiTheme="minorHAnsi" w:eastAsiaTheme="minorEastAsia" w:hAnsiTheme="minorHAnsi" w:cstheme="minorBidi"/>
            <w:noProof/>
            <w:lang w:eastAsia="de-CH"/>
          </w:rPr>
          <w:tab/>
        </w:r>
        <w:r w:rsidRPr="009C77FF">
          <w:rPr>
            <w:rStyle w:val="Hyperlink"/>
            <w:noProof/>
          </w:rPr>
          <w:t>Machbarkeitsanalyse zum Auslesen unserer neuen Campus Card</w:t>
        </w:r>
        <w:r>
          <w:rPr>
            <w:noProof/>
            <w:webHidden/>
          </w:rPr>
          <w:tab/>
        </w:r>
        <w:r>
          <w:rPr>
            <w:noProof/>
            <w:webHidden/>
          </w:rPr>
          <w:fldChar w:fldCharType="begin"/>
        </w:r>
        <w:r>
          <w:rPr>
            <w:noProof/>
            <w:webHidden/>
          </w:rPr>
          <w:instrText xml:space="preserve"> PAGEREF _Toc398226754 \h </w:instrText>
        </w:r>
      </w:ins>
      <w:ins w:id="335" w:author="Desiree Sacher" w:date="2014-09-11T19:23:00Z">
        <w:r>
          <w:rPr>
            <w:noProof/>
            <w:webHidden/>
          </w:rPr>
        </w:r>
      </w:ins>
      <w:r>
        <w:rPr>
          <w:noProof/>
          <w:webHidden/>
        </w:rPr>
        <w:fldChar w:fldCharType="separate"/>
      </w:r>
      <w:ins w:id="336" w:author="Desiree Sacher" w:date="2014-09-11T19:23:00Z">
        <w:r>
          <w:rPr>
            <w:noProof/>
            <w:webHidden/>
          </w:rPr>
          <w:t>43</w:t>
        </w:r>
      </w:ins>
      <w:ins w:id="337" w:author="Desiree Sacher" w:date="2014-09-11T19:22:00Z">
        <w:r>
          <w:rPr>
            <w:noProof/>
            <w:webHidden/>
          </w:rPr>
          <w:fldChar w:fldCharType="end"/>
        </w:r>
        <w:r w:rsidRPr="009C77FF">
          <w:rPr>
            <w:rStyle w:val="Hyperlink"/>
            <w:noProof/>
          </w:rPr>
          <w:fldChar w:fldCharType="end"/>
        </w:r>
      </w:ins>
    </w:p>
    <w:p w14:paraId="7A3DAB2B" w14:textId="77777777" w:rsidR="007077BD" w:rsidRDefault="007077BD">
      <w:pPr>
        <w:pStyle w:val="TOC2"/>
        <w:rPr>
          <w:ins w:id="338" w:author="Desiree Sacher" w:date="2014-09-11T19:22:00Z"/>
          <w:rFonts w:asciiTheme="minorHAnsi" w:eastAsiaTheme="minorEastAsia" w:hAnsiTheme="minorHAnsi" w:cstheme="minorBidi"/>
          <w:noProof/>
          <w:lang w:eastAsia="de-CH"/>
        </w:rPr>
      </w:pPr>
      <w:ins w:id="339"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"_Toc398226755"</w:instrText>
        </w:r>
        <w:r w:rsidRPr="009C77FF">
          <w:rPr>
            <w:rStyle w:val="Hyperlink"/>
            <w:noProof/>
          </w:rPr>
          <w:instrText xml:space="preserve"> </w:instrText>
        </w:r>
      </w:ins>
      <w:ins w:id="340" w:author="Desiree Sacher" w:date="2014-09-11T19:23:00Z">
        <w:r w:rsidRPr="009C77FF">
          <w:rPr>
            <w:rStyle w:val="Hyperlink"/>
            <w:noProof/>
          </w:rPr>
        </w:r>
      </w:ins>
      <w:ins w:id="341" w:author="Desiree Sacher" w:date="2014-09-11T19:22:00Z">
        <w:r w:rsidRPr="009C77FF">
          <w:rPr>
            <w:rStyle w:val="Hyperlink"/>
            <w:noProof/>
          </w:rPr>
          <w:fldChar w:fldCharType="separate"/>
        </w:r>
        <w:r w:rsidRPr="009C77FF">
          <w:rPr>
            <w:rStyle w:val="Hyperlink"/>
            <w:noProof/>
          </w:rPr>
          <w:t>5.4.</w:t>
        </w:r>
        <w:r>
          <w:rPr>
            <w:rFonts w:asciiTheme="minorHAnsi" w:eastAsiaTheme="minorEastAsia" w:hAnsiTheme="minorHAnsi" w:cstheme="minorBidi"/>
            <w:noProof/>
            <w:lang w:eastAsia="de-CH"/>
          </w:rPr>
          <w:tab/>
        </w:r>
        <w:r w:rsidRPr="009C77FF">
          <w:rPr>
            <w:rStyle w:val="Hyperlink"/>
            <w:noProof/>
          </w:rPr>
          <w:t>Spiel in Python und mit einem Arduino</w:t>
        </w:r>
        <w:r>
          <w:rPr>
            <w:noProof/>
            <w:webHidden/>
          </w:rPr>
          <w:tab/>
        </w:r>
        <w:r>
          <w:rPr>
            <w:noProof/>
            <w:webHidden/>
          </w:rPr>
          <w:fldChar w:fldCharType="begin"/>
        </w:r>
        <w:r>
          <w:rPr>
            <w:noProof/>
            <w:webHidden/>
          </w:rPr>
          <w:instrText xml:space="preserve"> PAGEREF _Toc398226755 \h </w:instrText>
        </w:r>
      </w:ins>
      <w:ins w:id="342" w:author="Desiree Sacher" w:date="2014-09-11T19:23:00Z">
        <w:r>
          <w:rPr>
            <w:noProof/>
            <w:webHidden/>
          </w:rPr>
        </w:r>
      </w:ins>
      <w:r>
        <w:rPr>
          <w:noProof/>
          <w:webHidden/>
        </w:rPr>
        <w:fldChar w:fldCharType="separate"/>
      </w:r>
      <w:ins w:id="343" w:author="Desiree Sacher" w:date="2014-09-11T19:23:00Z">
        <w:r>
          <w:rPr>
            <w:noProof/>
            <w:webHidden/>
          </w:rPr>
          <w:t>45</w:t>
        </w:r>
      </w:ins>
      <w:ins w:id="344" w:author="Desiree Sacher" w:date="2014-09-11T19:22:00Z">
        <w:r>
          <w:rPr>
            <w:noProof/>
            <w:webHidden/>
          </w:rPr>
          <w:fldChar w:fldCharType="end"/>
        </w:r>
        <w:r w:rsidRPr="009C77FF">
          <w:rPr>
            <w:rStyle w:val="Hyperlink"/>
            <w:noProof/>
          </w:rPr>
          <w:fldChar w:fldCharType="end"/>
        </w:r>
      </w:ins>
    </w:p>
    <w:p w14:paraId="2ADC7D58" w14:textId="77777777" w:rsidR="007077BD" w:rsidRDefault="007077BD">
      <w:pPr>
        <w:pStyle w:val="TOC1"/>
        <w:rPr>
          <w:ins w:id="345" w:author="Desiree Sacher" w:date="2014-09-11T19:22:00Z"/>
          <w:rFonts w:asciiTheme="minorHAnsi" w:eastAsiaTheme="minorEastAsia" w:hAnsiTheme="minorHAnsi" w:cstheme="minorBidi"/>
          <w:noProof/>
          <w:lang w:eastAsia="de-CH"/>
        </w:rPr>
      </w:pPr>
      <w:ins w:id="346"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"_Toc398226756"</w:instrText>
        </w:r>
        <w:r w:rsidRPr="009C77FF">
          <w:rPr>
            <w:rStyle w:val="Hyperlink"/>
            <w:noProof/>
          </w:rPr>
          <w:instrText xml:space="preserve"> </w:instrText>
        </w:r>
      </w:ins>
      <w:ins w:id="347" w:author="Desiree Sacher" w:date="2014-09-11T19:23:00Z">
        <w:r w:rsidRPr="009C77FF">
          <w:rPr>
            <w:rStyle w:val="Hyperlink"/>
            <w:noProof/>
          </w:rPr>
        </w:r>
      </w:ins>
      <w:ins w:id="348" w:author="Desiree Sacher" w:date="2014-09-11T19:22:00Z">
        <w:r w:rsidRPr="009C77FF">
          <w:rPr>
            <w:rStyle w:val="Hyperlink"/>
            <w:noProof/>
          </w:rPr>
          <w:fldChar w:fldCharType="separate"/>
        </w:r>
        <w:r w:rsidRPr="009C77FF">
          <w:rPr>
            <w:rStyle w:val="Hyperlink"/>
            <w:noProof/>
          </w:rPr>
          <w:t>6.</w:t>
        </w:r>
        <w:r>
          <w:rPr>
            <w:rFonts w:asciiTheme="minorHAnsi" w:eastAsiaTheme="minorEastAsia" w:hAnsiTheme="minorHAnsi" w:cstheme="minorBidi"/>
            <w:noProof/>
            <w:lang w:eastAsia="de-CH"/>
          </w:rPr>
          <w:tab/>
        </w:r>
        <w:r w:rsidRPr="009C77FF">
          <w:rPr>
            <w:rStyle w:val="Hyperlink"/>
            <w:noProof/>
          </w:rPr>
          <w:t>Schlussfolgerungen</w:t>
        </w:r>
        <w:r>
          <w:rPr>
            <w:noProof/>
            <w:webHidden/>
          </w:rPr>
          <w:tab/>
        </w:r>
        <w:r>
          <w:rPr>
            <w:noProof/>
            <w:webHidden/>
          </w:rPr>
          <w:fldChar w:fldCharType="begin"/>
        </w:r>
        <w:r>
          <w:rPr>
            <w:noProof/>
            <w:webHidden/>
          </w:rPr>
          <w:instrText xml:space="preserve"> PAGEREF _Toc398226756 \h </w:instrText>
        </w:r>
      </w:ins>
      <w:ins w:id="349" w:author="Desiree Sacher" w:date="2014-09-11T19:23:00Z">
        <w:r>
          <w:rPr>
            <w:noProof/>
            <w:webHidden/>
          </w:rPr>
        </w:r>
      </w:ins>
      <w:r>
        <w:rPr>
          <w:noProof/>
          <w:webHidden/>
        </w:rPr>
        <w:fldChar w:fldCharType="separate"/>
      </w:r>
      <w:ins w:id="350" w:author="Desiree Sacher" w:date="2014-09-11T19:23:00Z">
        <w:r>
          <w:rPr>
            <w:noProof/>
            <w:webHidden/>
          </w:rPr>
          <w:t>46</w:t>
        </w:r>
      </w:ins>
      <w:ins w:id="351" w:author="Desiree Sacher" w:date="2014-09-11T19:22:00Z">
        <w:r>
          <w:rPr>
            <w:noProof/>
            <w:webHidden/>
          </w:rPr>
          <w:fldChar w:fldCharType="end"/>
        </w:r>
        <w:r w:rsidRPr="009C77FF">
          <w:rPr>
            <w:rStyle w:val="Hyperlink"/>
            <w:noProof/>
          </w:rPr>
          <w:fldChar w:fldCharType="end"/>
        </w:r>
      </w:ins>
    </w:p>
    <w:p w14:paraId="67C16206" w14:textId="77777777" w:rsidR="007077BD" w:rsidRDefault="007077BD">
      <w:pPr>
        <w:pStyle w:val="TOC1"/>
        <w:rPr>
          <w:ins w:id="352" w:author="Desiree Sacher" w:date="2014-09-11T19:22:00Z"/>
          <w:rFonts w:asciiTheme="minorHAnsi" w:eastAsiaTheme="minorEastAsia" w:hAnsiTheme="minorHAnsi" w:cstheme="minorBidi"/>
          <w:noProof/>
          <w:lang w:eastAsia="de-CH"/>
        </w:rPr>
      </w:pPr>
      <w:ins w:id="353"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"_Toc398226757"</w:instrText>
        </w:r>
        <w:r w:rsidRPr="009C77FF">
          <w:rPr>
            <w:rStyle w:val="Hyperlink"/>
            <w:noProof/>
          </w:rPr>
          <w:instrText xml:space="preserve"> </w:instrText>
        </w:r>
      </w:ins>
      <w:ins w:id="354" w:author="Desiree Sacher" w:date="2014-09-11T19:23:00Z">
        <w:r w:rsidRPr="009C77FF">
          <w:rPr>
            <w:rStyle w:val="Hyperlink"/>
            <w:noProof/>
          </w:rPr>
        </w:r>
      </w:ins>
      <w:ins w:id="355" w:author="Desiree Sacher" w:date="2014-09-11T19:22:00Z">
        <w:r w:rsidRPr="009C77FF">
          <w:rPr>
            <w:rStyle w:val="Hyperlink"/>
            <w:noProof/>
          </w:rPr>
          <w:fldChar w:fldCharType="separate"/>
        </w:r>
        <w:r w:rsidRPr="009C77FF">
          <w:rPr>
            <w:rStyle w:val="Hyperlink"/>
            <w:noProof/>
          </w:rPr>
          <w:t>7.</w:t>
        </w:r>
        <w:r>
          <w:rPr>
            <w:rFonts w:asciiTheme="minorHAnsi" w:eastAsiaTheme="minorEastAsia" w:hAnsiTheme="minorHAnsi" w:cstheme="minorBidi"/>
            <w:noProof/>
            <w:lang w:eastAsia="de-CH"/>
          </w:rPr>
          <w:tab/>
        </w:r>
        <w:r w:rsidRPr="009C77FF">
          <w:rPr>
            <w:rStyle w:val="Hyperlink"/>
            <w:noProof/>
          </w:rPr>
          <w:t>Literaturverzeichnis</w:t>
        </w:r>
        <w:r>
          <w:rPr>
            <w:noProof/>
            <w:webHidden/>
          </w:rPr>
          <w:tab/>
        </w:r>
        <w:r>
          <w:rPr>
            <w:noProof/>
            <w:webHidden/>
          </w:rPr>
          <w:fldChar w:fldCharType="begin"/>
        </w:r>
        <w:r>
          <w:rPr>
            <w:noProof/>
            <w:webHidden/>
          </w:rPr>
          <w:instrText xml:space="preserve"> PAGEREF _Toc398226757 \h </w:instrText>
        </w:r>
      </w:ins>
      <w:ins w:id="356" w:author="Desiree Sacher" w:date="2014-09-11T19:23:00Z">
        <w:r>
          <w:rPr>
            <w:noProof/>
            <w:webHidden/>
          </w:rPr>
        </w:r>
      </w:ins>
      <w:r>
        <w:rPr>
          <w:noProof/>
          <w:webHidden/>
        </w:rPr>
        <w:fldChar w:fldCharType="separate"/>
      </w:r>
      <w:ins w:id="357" w:author="Desiree Sacher" w:date="2014-09-11T19:23:00Z">
        <w:r>
          <w:rPr>
            <w:noProof/>
            <w:webHidden/>
          </w:rPr>
          <w:t>47</w:t>
        </w:r>
      </w:ins>
      <w:ins w:id="358" w:author="Desiree Sacher" w:date="2014-09-11T19:22:00Z">
        <w:r>
          <w:rPr>
            <w:noProof/>
            <w:webHidden/>
          </w:rPr>
          <w:fldChar w:fldCharType="end"/>
        </w:r>
        <w:r w:rsidRPr="009C77FF">
          <w:rPr>
            <w:rStyle w:val="Hyperlink"/>
            <w:noProof/>
          </w:rPr>
          <w:fldChar w:fldCharType="end"/>
        </w:r>
      </w:ins>
    </w:p>
    <w:p w14:paraId="00DA5DD8" w14:textId="77777777" w:rsidR="007077BD" w:rsidRDefault="007077BD">
      <w:pPr>
        <w:pStyle w:val="TOC1"/>
        <w:rPr>
          <w:ins w:id="359" w:author="Desiree Sacher" w:date="2014-09-11T19:22:00Z"/>
          <w:rFonts w:asciiTheme="minorHAnsi" w:eastAsiaTheme="minorEastAsia" w:hAnsiTheme="minorHAnsi" w:cstheme="minorBidi"/>
          <w:noProof/>
          <w:lang w:eastAsia="de-CH"/>
        </w:rPr>
      </w:pPr>
      <w:ins w:id="360"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"_Toc398226758"</w:instrText>
        </w:r>
        <w:r w:rsidRPr="009C77FF">
          <w:rPr>
            <w:rStyle w:val="Hyperlink"/>
            <w:noProof/>
          </w:rPr>
          <w:instrText xml:space="preserve"> </w:instrText>
        </w:r>
      </w:ins>
      <w:ins w:id="361" w:author="Desiree Sacher" w:date="2014-09-11T19:23:00Z">
        <w:r w:rsidRPr="009C77FF">
          <w:rPr>
            <w:rStyle w:val="Hyperlink"/>
            <w:noProof/>
          </w:rPr>
        </w:r>
      </w:ins>
      <w:ins w:id="362" w:author="Desiree Sacher" w:date="2014-09-11T19:22:00Z">
        <w:r w:rsidRPr="009C77FF">
          <w:rPr>
            <w:rStyle w:val="Hyperlink"/>
            <w:noProof/>
          </w:rPr>
          <w:fldChar w:fldCharType="separate"/>
        </w:r>
        <w:r w:rsidRPr="009C77FF">
          <w:rPr>
            <w:rStyle w:val="Hyperlink"/>
            <w:noProof/>
          </w:rPr>
          <w:t>8.</w:t>
        </w:r>
        <w:r>
          <w:rPr>
            <w:rFonts w:asciiTheme="minorHAnsi" w:eastAsiaTheme="minorEastAsia" w:hAnsiTheme="minorHAnsi" w:cstheme="minorBidi"/>
            <w:noProof/>
            <w:lang w:eastAsia="de-CH"/>
          </w:rPr>
          <w:tab/>
        </w:r>
        <w:r w:rsidRPr="009C77FF">
          <w:rPr>
            <w:rStyle w:val="Hyperlink"/>
            <w:noProof/>
          </w:rPr>
          <w:t>Anhang</w:t>
        </w:r>
        <w:r>
          <w:rPr>
            <w:noProof/>
            <w:webHidden/>
          </w:rPr>
          <w:tab/>
        </w:r>
        <w:r>
          <w:rPr>
            <w:noProof/>
            <w:webHidden/>
          </w:rPr>
          <w:fldChar w:fldCharType="begin"/>
        </w:r>
        <w:r>
          <w:rPr>
            <w:noProof/>
            <w:webHidden/>
          </w:rPr>
          <w:instrText xml:space="preserve"> PAGEREF _Toc398226758 \h </w:instrText>
        </w:r>
      </w:ins>
      <w:ins w:id="363" w:author="Desiree Sacher" w:date="2014-09-11T19:23:00Z">
        <w:r>
          <w:rPr>
            <w:noProof/>
            <w:webHidden/>
          </w:rPr>
        </w:r>
      </w:ins>
      <w:r>
        <w:rPr>
          <w:noProof/>
          <w:webHidden/>
        </w:rPr>
        <w:fldChar w:fldCharType="separate"/>
      </w:r>
      <w:ins w:id="364" w:author="Desiree Sacher" w:date="2014-09-11T19:23:00Z">
        <w:r>
          <w:rPr>
            <w:noProof/>
            <w:webHidden/>
          </w:rPr>
          <w:t>48</w:t>
        </w:r>
      </w:ins>
      <w:ins w:id="365" w:author="Desiree Sacher" w:date="2014-09-11T19:22:00Z">
        <w:r>
          <w:rPr>
            <w:noProof/>
            <w:webHidden/>
          </w:rPr>
          <w:fldChar w:fldCharType="end"/>
        </w:r>
        <w:r w:rsidRPr="009C77FF">
          <w:rPr>
            <w:rStyle w:val="Hyperlink"/>
            <w:noProof/>
          </w:rPr>
          <w:fldChar w:fldCharType="end"/>
        </w:r>
      </w:ins>
    </w:p>
    <w:p w14:paraId="544EDCE4" w14:textId="77777777" w:rsidR="007077BD" w:rsidRDefault="007077BD">
      <w:pPr>
        <w:pStyle w:val="TOC2"/>
        <w:rPr>
          <w:ins w:id="366" w:author="Desiree Sacher" w:date="2014-09-11T19:22:00Z"/>
          <w:rFonts w:asciiTheme="minorHAnsi" w:eastAsiaTheme="minorEastAsia" w:hAnsiTheme="minorHAnsi" w:cstheme="minorBidi"/>
          <w:noProof/>
          <w:lang w:eastAsia="de-CH"/>
        </w:rPr>
      </w:pPr>
      <w:ins w:id="367"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"_Toc398226759"</w:instrText>
        </w:r>
        <w:r w:rsidRPr="009C77FF">
          <w:rPr>
            <w:rStyle w:val="Hyperlink"/>
            <w:noProof/>
          </w:rPr>
          <w:instrText xml:space="preserve"> </w:instrText>
        </w:r>
      </w:ins>
      <w:ins w:id="368" w:author="Desiree Sacher" w:date="2014-09-11T19:23:00Z">
        <w:r w:rsidRPr="009C77FF">
          <w:rPr>
            <w:rStyle w:val="Hyperlink"/>
            <w:noProof/>
          </w:rPr>
        </w:r>
      </w:ins>
      <w:ins w:id="369" w:author="Desiree Sacher" w:date="2014-09-11T19:22:00Z">
        <w:r w:rsidRPr="009C77FF">
          <w:rPr>
            <w:rStyle w:val="Hyperlink"/>
            <w:noProof/>
          </w:rPr>
          <w:fldChar w:fldCharType="separate"/>
        </w:r>
        <w:r w:rsidRPr="009C77FF">
          <w:rPr>
            <w:rStyle w:val="Hyperlink"/>
            <w:noProof/>
          </w:rPr>
          <w:t>8.1.</w:t>
        </w:r>
        <w:r>
          <w:rPr>
            <w:rFonts w:asciiTheme="minorHAnsi" w:eastAsiaTheme="minorEastAsia" w:hAnsiTheme="minorHAnsi" w:cstheme="minorBidi"/>
            <w:noProof/>
            <w:lang w:eastAsia="de-CH"/>
          </w:rPr>
          <w:tab/>
        </w:r>
        <w:r w:rsidRPr="009C77FF">
          <w:rPr>
            <w:rStyle w:val="Hyperlink"/>
            <w:noProof/>
          </w:rPr>
          <w:t>Glossar</w:t>
        </w:r>
        <w:r>
          <w:rPr>
            <w:noProof/>
            <w:webHidden/>
          </w:rPr>
          <w:tab/>
        </w:r>
        <w:r>
          <w:rPr>
            <w:noProof/>
            <w:webHidden/>
          </w:rPr>
          <w:fldChar w:fldCharType="begin"/>
        </w:r>
        <w:r>
          <w:rPr>
            <w:noProof/>
            <w:webHidden/>
          </w:rPr>
          <w:instrText xml:space="preserve"> PAGEREF _Toc398226759 \h </w:instrText>
        </w:r>
      </w:ins>
      <w:ins w:id="370" w:author="Desiree Sacher" w:date="2014-09-11T19:23:00Z">
        <w:r>
          <w:rPr>
            <w:noProof/>
            <w:webHidden/>
          </w:rPr>
        </w:r>
      </w:ins>
      <w:r>
        <w:rPr>
          <w:noProof/>
          <w:webHidden/>
        </w:rPr>
        <w:fldChar w:fldCharType="separate"/>
      </w:r>
      <w:ins w:id="371" w:author="Desiree Sacher" w:date="2014-09-11T19:23:00Z">
        <w:r>
          <w:rPr>
            <w:noProof/>
            <w:webHidden/>
          </w:rPr>
          <w:t>48</w:t>
        </w:r>
      </w:ins>
      <w:ins w:id="372" w:author="Desiree Sacher" w:date="2014-09-11T19:22:00Z">
        <w:r>
          <w:rPr>
            <w:noProof/>
            <w:webHidden/>
          </w:rPr>
          <w:fldChar w:fldCharType="end"/>
        </w:r>
        <w:r w:rsidRPr="009C77FF">
          <w:rPr>
            <w:rStyle w:val="Hyperlink"/>
            <w:noProof/>
          </w:rPr>
          <w:fldChar w:fldCharType="end"/>
        </w:r>
      </w:ins>
    </w:p>
    <w:p w14:paraId="707D0439" w14:textId="77777777" w:rsidR="007077BD" w:rsidRDefault="007077BD">
      <w:pPr>
        <w:pStyle w:val="TOC2"/>
        <w:rPr>
          <w:ins w:id="373" w:author="Desiree Sacher" w:date="2014-09-11T19:22:00Z"/>
          <w:rFonts w:asciiTheme="minorHAnsi" w:eastAsiaTheme="minorEastAsia" w:hAnsiTheme="minorHAnsi" w:cstheme="minorBidi"/>
          <w:noProof/>
          <w:lang w:eastAsia="de-CH"/>
        </w:rPr>
      </w:pPr>
      <w:ins w:id="374"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"_Toc398226760"</w:instrText>
        </w:r>
        <w:r w:rsidRPr="009C77FF">
          <w:rPr>
            <w:rStyle w:val="Hyperlink"/>
            <w:noProof/>
          </w:rPr>
          <w:instrText xml:space="preserve"> </w:instrText>
        </w:r>
      </w:ins>
      <w:ins w:id="375" w:author="Desiree Sacher" w:date="2014-09-11T19:23:00Z">
        <w:r w:rsidRPr="009C77FF">
          <w:rPr>
            <w:rStyle w:val="Hyperlink"/>
            <w:noProof/>
          </w:rPr>
        </w:r>
      </w:ins>
      <w:ins w:id="376" w:author="Desiree Sacher" w:date="2014-09-11T19:22:00Z">
        <w:r w:rsidRPr="009C77FF">
          <w:rPr>
            <w:rStyle w:val="Hyperlink"/>
            <w:noProof/>
          </w:rPr>
          <w:fldChar w:fldCharType="separate"/>
        </w:r>
        <w:r w:rsidRPr="009C77FF">
          <w:rPr>
            <w:rStyle w:val="Hyperlink"/>
            <w:noProof/>
          </w:rPr>
          <w:t>8.2.</w:t>
        </w:r>
        <w:r>
          <w:rPr>
            <w:rFonts w:asciiTheme="minorHAnsi" w:eastAsiaTheme="minorEastAsia" w:hAnsiTheme="minorHAnsi" w:cstheme="minorBidi"/>
            <w:noProof/>
            <w:lang w:eastAsia="de-CH"/>
          </w:rPr>
          <w:tab/>
        </w:r>
        <w:r w:rsidRPr="009C77FF">
          <w:rPr>
            <w:rStyle w:val="Hyperlink"/>
            <w:noProof/>
          </w:rPr>
          <w:t>Sprint Reports</w:t>
        </w:r>
        <w:r>
          <w:rPr>
            <w:noProof/>
            <w:webHidden/>
          </w:rPr>
          <w:tab/>
        </w:r>
        <w:r>
          <w:rPr>
            <w:noProof/>
            <w:webHidden/>
          </w:rPr>
          <w:fldChar w:fldCharType="begin"/>
        </w:r>
        <w:r>
          <w:rPr>
            <w:noProof/>
            <w:webHidden/>
          </w:rPr>
          <w:instrText xml:space="preserve"> PAGEREF _Toc398226760 \h </w:instrText>
        </w:r>
      </w:ins>
      <w:ins w:id="377" w:author="Desiree Sacher" w:date="2014-09-11T19:23:00Z">
        <w:r>
          <w:rPr>
            <w:noProof/>
            <w:webHidden/>
          </w:rPr>
        </w:r>
      </w:ins>
      <w:r>
        <w:rPr>
          <w:noProof/>
          <w:webHidden/>
        </w:rPr>
        <w:fldChar w:fldCharType="separate"/>
      </w:r>
      <w:ins w:id="378" w:author="Desiree Sacher" w:date="2014-09-11T19:23:00Z">
        <w:r>
          <w:rPr>
            <w:noProof/>
            <w:webHidden/>
          </w:rPr>
          <w:t>49</w:t>
        </w:r>
      </w:ins>
      <w:ins w:id="379" w:author="Desiree Sacher" w:date="2014-09-11T19:22:00Z">
        <w:r>
          <w:rPr>
            <w:noProof/>
            <w:webHidden/>
          </w:rPr>
          <w:fldChar w:fldCharType="end"/>
        </w:r>
        <w:r w:rsidRPr="009C77FF">
          <w:rPr>
            <w:rStyle w:val="Hyperlink"/>
            <w:noProof/>
          </w:rPr>
          <w:fldChar w:fldCharType="end"/>
        </w:r>
      </w:ins>
    </w:p>
    <w:p w14:paraId="0717EB82" w14:textId="77777777" w:rsidR="007077BD" w:rsidRDefault="007077BD">
      <w:pPr>
        <w:pStyle w:val="TOC3"/>
        <w:rPr>
          <w:ins w:id="380" w:author="Desiree Sacher" w:date="2014-09-11T19:22:00Z"/>
          <w:rFonts w:asciiTheme="minorHAnsi" w:eastAsiaTheme="minorEastAsia" w:hAnsiTheme="minorHAnsi" w:cstheme="minorBidi"/>
          <w:noProof/>
          <w:lang w:eastAsia="de-CH"/>
        </w:rPr>
      </w:pPr>
      <w:ins w:id="381"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"_Toc398226761"</w:instrText>
        </w:r>
        <w:r w:rsidRPr="009C77FF">
          <w:rPr>
            <w:rStyle w:val="Hyperlink"/>
            <w:noProof/>
          </w:rPr>
          <w:instrText xml:space="preserve"> </w:instrText>
        </w:r>
      </w:ins>
      <w:ins w:id="382" w:author="Desiree Sacher" w:date="2014-09-11T19:23:00Z">
        <w:r w:rsidRPr="009C77FF">
          <w:rPr>
            <w:rStyle w:val="Hyperlink"/>
            <w:noProof/>
          </w:rPr>
        </w:r>
      </w:ins>
      <w:ins w:id="383" w:author="Desiree Sacher" w:date="2014-09-11T19:22:00Z">
        <w:r w:rsidRPr="009C77FF">
          <w:rPr>
            <w:rStyle w:val="Hyperlink"/>
            <w:noProof/>
          </w:rPr>
          <w:fldChar w:fldCharType="separate"/>
        </w:r>
        <w:r w:rsidRPr="009C77FF">
          <w:rPr>
            <w:rStyle w:val="Hyperlink"/>
            <w:noProof/>
          </w:rPr>
          <w:t>8.2.1.</w:t>
        </w:r>
        <w:r>
          <w:rPr>
            <w:rFonts w:asciiTheme="minorHAnsi" w:eastAsiaTheme="minorEastAsia" w:hAnsiTheme="minorHAnsi" w:cstheme="minorBidi"/>
            <w:noProof/>
            <w:lang w:eastAsia="de-CH"/>
          </w:rPr>
          <w:tab/>
        </w:r>
        <w:r w:rsidRPr="009C77FF">
          <w:rPr>
            <w:rStyle w:val="Hyperlink"/>
            <w:noProof/>
          </w:rPr>
          <w:t>Sprint 1</w:t>
        </w:r>
        <w:r>
          <w:rPr>
            <w:noProof/>
            <w:webHidden/>
          </w:rPr>
          <w:tab/>
        </w:r>
        <w:r>
          <w:rPr>
            <w:noProof/>
            <w:webHidden/>
          </w:rPr>
          <w:fldChar w:fldCharType="begin"/>
        </w:r>
        <w:r>
          <w:rPr>
            <w:noProof/>
            <w:webHidden/>
          </w:rPr>
          <w:instrText xml:space="preserve"> PAGEREF _Toc398226761 \h </w:instrText>
        </w:r>
      </w:ins>
      <w:ins w:id="384" w:author="Desiree Sacher" w:date="2014-09-11T19:23:00Z">
        <w:r>
          <w:rPr>
            <w:noProof/>
            <w:webHidden/>
          </w:rPr>
        </w:r>
      </w:ins>
      <w:r>
        <w:rPr>
          <w:noProof/>
          <w:webHidden/>
        </w:rPr>
        <w:fldChar w:fldCharType="separate"/>
      </w:r>
      <w:ins w:id="385" w:author="Desiree Sacher" w:date="2014-09-11T19:23:00Z">
        <w:r>
          <w:rPr>
            <w:noProof/>
            <w:webHidden/>
          </w:rPr>
          <w:t>49</w:t>
        </w:r>
      </w:ins>
      <w:ins w:id="386" w:author="Desiree Sacher" w:date="2014-09-11T19:22:00Z">
        <w:r>
          <w:rPr>
            <w:noProof/>
            <w:webHidden/>
          </w:rPr>
          <w:fldChar w:fldCharType="end"/>
        </w:r>
        <w:r w:rsidRPr="009C77FF">
          <w:rPr>
            <w:rStyle w:val="Hyperlink"/>
            <w:noProof/>
          </w:rPr>
          <w:fldChar w:fldCharType="end"/>
        </w:r>
      </w:ins>
    </w:p>
    <w:p w14:paraId="3BB283D0" w14:textId="77777777" w:rsidR="007077BD" w:rsidRDefault="007077BD">
      <w:pPr>
        <w:pStyle w:val="TOC3"/>
        <w:rPr>
          <w:ins w:id="387" w:author="Desiree Sacher" w:date="2014-09-11T19:22:00Z"/>
          <w:rFonts w:asciiTheme="minorHAnsi" w:eastAsiaTheme="minorEastAsia" w:hAnsiTheme="minorHAnsi" w:cstheme="minorBidi"/>
          <w:noProof/>
          <w:lang w:eastAsia="de-CH"/>
        </w:rPr>
      </w:pPr>
      <w:ins w:id="388"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"_Toc398226762"</w:instrText>
        </w:r>
        <w:r w:rsidRPr="009C77FF">
          <w:rPr>
            <w:rStyle w:val="Hyperlink"/>
            <w:noProof/>
          </w:rPr>
          <w:instrText xml:space="preserve"> </w:instrText>
        </w:r>
      </w:ins>
      <w:ins w:id="389" w:author="Desiree Sacher" w:date="2014-09-11T19:23:00Z">
        <w:r w:rsidRPr="009C77FF">
          <w:rPr>
            <w:rStyle w:val="Hyperlink"/>
            <w:noProof/>
          </w:rPr>
        </w:r>
      </w:ins>
      <w:ins w:id="390" w:author="Desiree Sacher" w:date="2014-09-11T19:22:00Z">
        <w:r w:rsidRPr="009C77FF">
          <w:rPr>
            <w:rStyle w:val="Hyperlink"/>
            <w:noProof/>
          </w:rPr>
          <w:fldChar w:fldCharType="separate"/>
        </w:r>
        <w:r w:rsidRPr="009C77FF">
          <w:rPr>
            <w:rStyle w:val="Hyperlink"/>
            <w:noProof/>
          </w:rPr>
          <w:t>8.2.2.</w:t>
        </w:r>
        <w:r>
          <w:rPr>
            <w:rFonts w:asciiTheme="minorHAnsi" w:eastAsiaTheme="minorEastAsia" w:hAnsiTheme="minorHAnsi" w:cstheme="minorBidi"/>
            <w:noProof/>
            <w:lang w:eastAsia="de-CH"/>
          </w:rPr>
          <w:tab/>
        </w:r>
        <w:r w:rsidRPr="009C77FF">
          <w:rPr>
            <w:rStyle w:val="Hyperlink"/>
            <w:noProof/>
          </w:rPr>
          <w:t>Sprint 2</w:t>
        </w:r>
        <w:r>
          <w:rPr>
            <w:noProof/>
            <w:webHidden/>
          </w:rPr>
          <w:tab/>
        </w:r>
        <w:r>
          <w:rPr>
            <w:noProof/>
            <w:webHidden/>
          </w:rPr>
          <w:fldChar w:fldCharType="begin"/>
        </w:r>
        <w:r>
          <w:rPr>
            <w:noProof/>
            <w:webHidden/>
          </w:rPr>
          <w:instrText xml:space="preserve"> PAGEREF _Toc398226762 \h </w:instrText>
        </w:r>
      </w:ins>
      <w:ins w:id="391" w:author="Desiree Sacher" w:date="2014-09-11T19:23:00Z">
        <w:r>
          <w:rPr>
            <w:noProof/>
            <w:webHidden/>
          </w:rPr>
        </w:r>
      </w:ins>
      <w:r>
        <w:rPr>
          <w:noProof/>
          <w:webHidden/>
        </w:rPr>
        <w:fldChar w:fldCharType="separate"/>
      </w:r>
      <w:ins w:id="392" w:author="Desiree Sacher" w:date="2014-09-11T19:23:00Z">
        <w:r>
          <w:rPr>
            <w:noProof/>
            <w:webHidden/>
          </w:rPr>
          <w:t>49</w:t>
        </w:r>
      </w:ins>
      <w:ins w:id="393" w:author="Desiree Sacher" w:date="2014-09-11T19:22:00Z">
        <w:r>
          <w:rPr>
            <w:noProof/>
            <w:webHidden/>
          </w:rPr>
          <w:fldChar w:fldCharType="end"/>
        </w:r>
        <w:r w:rsidRPr="009C77FF">
          <w:rPr>
            <w:rStyle w:val="Hyperlink"/>
            <w:noProof/>
          </w:rPr>
          <w:fldChar w:fldCharType="end"/>
        </w:r>
      </w:ins>
    </w:p>
    <w:p w14:paraId="4A779522" w14:textId="77777777" w:rsidR="007077BD" w:rsidRDefault="007077BD">
      <w:pPr>
        <w:pStyle w:val="TOC3"/>
        <w:rPr>
          <w:ins w:id="394" w:author="Desiree Sacher" w:date="2014-09-11T19:22:00Z"/>
          <w:rFonts w:asciiTheme="minorHAnsi" w:eastAsiaTheme="minorEastAsia" w:hAnsiTheme="minorHAnsi" w:cstheme="minorBidi"/>
          <w:noProof/>
          <w:lang w:eastAsia="de-CH"/>
        </w:rPr>
      </w:pPr>
      <w:ins w:id="395"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"_Toc398226763"</w:instrText>
        </w:r>
        <w:r w:rsidRPr="009C77FF">
          <w:rPr>
            <w:rStyle w:val="Hyperlink"/>
            <w:noProof/>
          </w:rPr>
          <w:instrText xml:space="preserve"> </w:instrText>
        </w:r>
      </w:ins>
      <w:ins w:id="396" w:author="Desiree Sacher" w:date="2014-09-11T19:23:00Z">
        <w:r w:rsidRPr="009C77FF">
          <w:rPr>
            <w:rStyle w:val="Hyperlink"/>
            <w:noProof/>
          </w:rPr>
        </w:r>
      </w:ins>
      <w:ins w:id="397" w:author="Desiree Sacher" w:date="2014-09-11T19:22:00Z">
        <w:r w:rsidRPr="009C77FF">
          <w:rPr>
            <w:rStyle w:val="Hyperlink"/>
            <w:noProof/>
          </w:rPr>
          <w:fldChar w:fldCharType="separate"/>
        </w:r>
        <w:r w:rsidRPr="009C77FF">
          <w:rPr>
            <w:rStyle w:val="Hyperlink"/>
            <w:noProof/>
          </w:rPr>
          <w:t>8.2.3.</w:t>
        </w:r>
        <w:r>
          <w:rPr>
            <w:rFonts w:asciiTheme="minorHAnsi" w:eastAsiaTheme="minorEastAsia" w:hAnsiTheme="minorHAnsi" w:cstheme="minorBidi"/>
            <w:noProof/>
            <w:lang w:eastAsia="de-CH"/>
          </w:rPr>
          <w:tab/>
        </w:r>
        <w:r w:rsidRPr="009C77FF">
          <w:rPr>
            <w:rStyle w:val="Hyperlink"/>
            <w:noProof/>
          </w:rPr>
          <w:t>Sprint 3</w:t>
        </w:r>
        <w:r>
          <w:rPr>
            <w:noProof/>
            <w:webHidden/>
          </w:rPr>
          <w:tab/>
        </w:r>
        <w:r>
          <w:rPr>
            <w:noProof/>
            <w:webHidden/>
          </w:rPr>
          <w:fldChar w:fldCharType="begin"/>
        </w:r>
        <w:r>
          <w:rPr>
            <w:noProof/>
            <w:webHidden/>
          </w:rPr>
          <w:instrText xml:space="preserve"> PAGEREF _Toc398226763 \h </w:instrText>
        </w:r>
      </w:ins>
      <w:ins w:id="398" w:author="Desiree Sacher" w:date="2014-09-11T19:23:00Z">
        <w:r>
          <w:rPr>
            <w:noProof/>
            <w:webHidden/>
          </w:rPr>
        </w:r>
      </w:ins>
      <w:r>
        <w:rPr>
          <w:noProof/>
          <w:webHidden/>
        </w:rPr>
        <w:fldChar w:fldCharType="separate"/>
      </w:r>
      <w:ins w:id="399" w:author="Desiree Sacher" w:date="2014-09-11T19:23:00Z">
        <w:r>
          <w:rPr>
            <w:noProof/>
            <w:webHidden/>
          </w:rPr>
          <w:t>50</w:t>
        </w:r>
      </w:ins>
      <w:ins w:id="400" w:author="Desiree Sacher" w:date="2014-09-11T19:22:00Z">
        <w:r>
          <w:rPr>
            <w:noProof/>
            <w:webHidden/>
          </w:rPr>
          <w:fldChar w:fldCharType="end"/>
        </w:r>
        <w:r w:rsidRPr="009C77FF">
          <w:rPr>
            <w:rStyle w:val="Hyperlink"/>
            <w:noProof/>
          </w:rPr>
          <w:fldChar w:fldCharType="end"/>
        </w:r>
      </w:ins>
    </w:p>
    <w:p w14:paraId="68A119A2" w14:textId="77777777" w:rsidR="007077BD" w:rsidRDefault="007077BD">
      <w:pPr>
        <w:pStyle w:val="TOC3"/>
        <w:rPr>
          <w:ins w:id="401" w:author="Desiree Sacher" w:date="2014-09-11T19:22:00Z"/>
          <w:rFonts w:asciiTheme="minorHAnsi" w:eastAsiaTheme="minorEastAsia" w:hAnsiTheme="minorHAnsi" w:cstheme="minorBidi"/>
          <w:noProof/>
          <w:lang w:eastAsia="de-CH"/>
        </w:rPr>
      </w:pPr>
      <w:ins w:id="402"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"_Toc398226764"</w:instrText>
        </w:r>
        <w:r w:rsidRPr="009C77FF">
          <w:rPr>
            <w:rStyle w:val="Hyperlink"/>
            <w:noProof/>
          </w:rPr>
          <w:instrText xml:space="preserve"> </w:instrText>
        </w:r>
      </w:ins>
      <w:ins w:id="403" w:author="Desiree Sacher" w:date="2014-09-11T19:23:00Z">
        <w:r w:rsidRPr="009C77FF">
          <w:rPr>
            <w:rStyle w:val="Hyperlink"/>
            <w:noProof/>
          </w:rPr>
        </w:r>
      </w:ins>
      <w:ins w:id="404" w:author="Desiree Sacher" w:date="2014-09-11T19:22:00Z">
        <w:r w:rsidRPr="009C77FF">
          <w:rPr>
            <w:rStyle w:val="Hyperlink"/>
            <w:noProof/>
          </w:rPr>
          <w:fldChar w:fldCharType="separate"/>
        </w:r>
        <w:r w:rsidRPr="009C77FF">
          <w:rPr>
            <w:rStyle w:val="Hyperlink"/>
            <w:noProof/>
          </w:rPr>
          <w:t>8.2.4.</w:t>
        </w:r>
        <w:r>
          <w:rPr>
            <w:rFonts w:asciiTheme="minorHAnsi" w:eastAsiaTheme="minorEastAsia" w:hAnsiTheme="minorHAnsi" w:cstheme="minorBidi"/>
            <w:noProof/>
            <w:lang w:eastAsia="de-CH"/>
          </w:rPr>
          <w:tab/>
        </w:r>
        <w:r w:rsidRPr="009C77FF">
          <w:rPr>
            <w:rStyle w:val="Hyperlink"/>
            <w:noProof/>
          </w:rPr>
          <w:t>Sprint 4</w:t>
        </w:r>
        <w:r>
          <w:rPr>
            <w:noProof/>
            <w:webHidden/>
          </w:rPr>
          <w:tab/>
        </w:r>
        <w:r>
          <w:rPr>
            <w:noProof/>
            <w:webHidden/>
          </w:rPr>
          <w:fldChar w:fldCharType="begin"/>
        </w:r>
        <w:r>
          <w:rPr>
            <w:noProof/>
            <w:webHidden/>
          </w:rPr>
          <w:instrText xml:space="preserve"> PAGEREF _Toc398226764 \h </w:instrText>
        </w:r>
      </w:ins>
      <w:ins w:id="405" w:author="Desiree Sacher" w:date="2014-09-11T19:23:00Z">
        <w:r>
          <w:rPr>
            <w:noProof/>
            <w:webHidden/>
          </w:rPr>
        </w:r>
      </w:ins>
      <w:r>
        <w:rPr>
          <w:noProof/>
          <w:webHidden/>
        </w:rPr>
        <w:fldChar w:fldCharType="separate"/>
      </w:r>
      <w:ins w:id="406" w:author="Desiree Sacher" w:date="2014-09-11T19:23:00Z">
        <w:r>
          <w:rPr>
            <w:noProof/>
            <w:webHidden/>
          </w:rPr>
          <w:t>50</w:t>
        </w:r>
      </w:ins>
      <w:ins w:id="407" w:author="Desiree Sacher" w:date="2014-09-11T19:22:00Z">
        <w:r>
          <w:rPr>
            <w:noProof/>
            <w:webHidden/>
          </w:rPr>
          <w:fldChar w:fldCharType="end"/>
        </w:r>
        <w:r w:rsidRPr="009C77FF">
          <w:rPr>
            <w:rStyle w:val="Hyperlink"/>
            <w:noProof/>
          </w:rPr>
          <w:fldChar w:fldCharType="end"/>
        </w:r>
      </w:ins>
    </w:p>
    <w:p w14:paraId="0761455B" w14:textId="77777777" w:rsidR="007077BD" w:rsidRDefault="007077BD">
      <w:pPr>
        <w:pStyle w:val="TOC3"/>
        <w:rPr>
          <w:ins w:id="408" w:author="Desiree Sacher" w:date="2014-09-11T19:22:00Z"/>
          <w:rFonts w:asciiTheme="minorHAnsi" w:eastAsiaTheme="minorEastAsia" w:hAnsiTheme="minorHAnsi" w:cstheme="minorBidi"/>
          <w:noProof/>
          <w:lang w:eastAsia="de-CH"/>
        </w:rPr>
      </w:pPr>
      <w:ins w:id="409" w:author="Desiree Sacher" w:date="2014-09-11T19:22:00Z">
        <w:r w:rsidRPr="009C77FF">
          <w:rPr>
            <w:rStyle w:val="Hyperlink"/>
            <w:noProof/>
          </w:rPr>
          <w:fldChar w:fldCharType="begin"/>
        </w:r>
        <w:r w:rsidRPr="009C77FF">
          <w:rPr>
            <w:rStyle w:val="Hyperlink"/>
            <w:noProof/>
          </w:rPr>
          <w:instrText xml:space="preserve"> </w:instrText>
        </w:r>
        <w:r>
          <w:rPr>
            <w:noProof/>
          </w:rPr>
          <w:instrText>HYPERLINK \l "_Toc398226765"</w:instrText>
        </w:r>
        <w:r w:rsidRPr="009C77FF">
          <w:rPr>
            <w:rStyle w:val="Hyperlink"/>
            <w:noProof/>
          </w:rPr>
          <w:instrText xml:space="preserve"> </w:instrText>
        </w:r>
      </w:ins>
      <w:ins w:id="410" w:author="Desiree Sacher" w:date="2014-09-11T19:23:00Z">
        <w:r w:rsidRPr="009C77FF">
          <w:rPr>
            <w:rStyle w:val="Hyperlink"/>
            <w:noProof/>
          </w:rPr>
        </w:r>
      </w:ins>
      <w:ins w:id="411" w:author="Desiree Sacher" w:date="2014-09-11T19:22:00Z">
        <w:r w:rsidRPr="009C77FF">
          <w:rPr>
            <w:rStyle w:val="Hyperlink"/>
            <w:noProof/>
          </w:rPr>
          <w:fldChar w:fldCharType="separate"/>
        </w:r>
        <w:r w:rsidRPr="009C77FF">
          <w:rPr>
            <w:rStyle w:val="Hyperlink"/>
            <w:noProof/>
          </w:rPr>
          <w:t>8.2.5.</w:t>
        </w:r>
        <w:r>
          <w:rPr>
            <w:rFonts w:asciiTheme="minorHAnsi" w:eastAsiaTheme="minorEastAsia" w:hAnsiTheme="minorHAnsi" w:cstheme="minorBidi"/>
            <w:noProof/>
            <w:lang w:eastAsia="de-CH"/>
          </w:rPr>
          <w:tab/>
        </w:r>
        <w:r w:rsidRPr="009C77FF">
          <w:rPr>
            <w:rStyle w:val="Hyperlink"/>
            <w:noProof/>
          </w:rPr>
          <w:t>Sprint 5</w:t>
        </w:r>
        <w:r>
          <w:rPr>
            <w:noProof/>
            <w:webHidden/>
          </w:rPr>
          <w:tab/>
        </w:r>
        <w:r>
          <w:rPr>
            <w:noProof/>
            <w:webHidden/>
          </w:rPr>
          <w:fldChar w:fldCharType="begin"/>
        </w:r>
        <w:r>
          <w:rPr>
            <w:noProof/>
            <w:webHidden/>
          </w:rPr>
          <w:instrText xml:space="preserve"> PAGEREF _Toc398226765 \h </w:instrText>
        </w:r>
      </w:ins>
      <w:ins w:id="412" w:author="Desiree Sacher" w:date="2014-09-11T19:23:00Z">
        <w:r>
          <w:rPr>
            <w:noProof/>
            <w:webHidden/>
          </w:rPr>
        </w:r>
      </w:ins>
      <w:r>
        <w:rPr>
          <w:noProof/>
          <w:webHidden/>
        </w:rPr>
        <w:fldChar w:fldCharType="separate"/>
      </w:r>
      <w:ins w:id="413" w:author="Desiree Sacher" w:date="2014-09-11T19:23:00Z">
        <w:r>
          <w:rPr>
            <w:noProof/>
            <w:webHidden/>
          </w:rPr>
          <w:t>51</w:t>
        </w:r>
      </w:ins>
      <w:ins w:id="414" w:author="Desiree Sacher" w:date="2014-09-11T19:22:00Z">
        <w:r>
          <w:rPr>
            <w:noProof/>
            <w:webHidden/>
          </w:rPr>
          <w:fldChar w:fldCharType="end"/>
        </w:r>
        <w:r w:rsidRPr="009C77FF">
          <w:rPr>
            <w:rStyle w:val="Hyperlink"/>
            <w:noProof/>
          </w:rPr>
          <w:fldChar w:fldCharType="end"/>
        </w:r>
      </w:ins>
    </w:p>
    <w:p w14:paraId="5ED294C7" w14:textId="77777777" w:rsidR="00C40B18" w:rsidDel="007077BD" w:rsidRDefault="00C40B18">
      <w:pPr>
        <w:pStyle w:val="TOC1"/>
        <w:rPr>
          <w:del w:id="415" w:author="Desiree Sacher" w:date="2014-09-11T19:22:00Z"/>
          <w:rFonts w:asciiTheme="minorHAnsi" w:eastAsiaTheme="minorEastAsia" w:hAnsiTheme="minorHAnsi" w:cstheme="minorBidi"/>
          <w:noProof/>
          <w:lang w:eastAsia="de-CH"/>
        </w:rPr>
      </w:pPr>
      <w:del w:id="416" w:author="Desiree Sacher" w:date="2014-09-11T19:22:00Z">
        <w:r w:rsidRPr="007077BD" w:rsidDel="007077BD">
          <w:rPr>
            <w:noProof/>
            <w:rPrChange w:id="417" w:author="Desiree Sacher" w:date="2014-09-11T19:22:00Z">
              <w:rPr>
                <w:rStyle w:val="Hyperlink"/>
                <w:noProof/>
              </w:rPr>
            </w:rPrChange>
          </w:rPr>
          <w:delText>Verzeichnisse</w:delText>
        </w:r>
        <w:r w:rsidDel="007077BD">
          <w:rPr>
            <w:noProof/>
            <w:webHidden/>
          </w:rPr>
          <w:tab/>
          <w:delText>5</w:delText>
        </w:r>
      </w:del>
    </w:p>
    <w:p w14:paraId="4FA28BB4" w14:textId="77777777" w:rsidR="00C40B18" w:rsidDel="007077BD" w:rsidRDefault="00C40B18">
      <w:pPr>
        <w:pStyle w:val="TOC2"/>
        <w:rPr>
          <w:del w:id="418" w:author="Desiree Sacher" w:date="2014-09-11T19:22:00Z"/>
          <w:rFonts w:asciiTheme="minorHAnsi" w:eastAsiaTheme="minorEastAsia" w:hAnsiTheme="minorHAnsi" w:cstheme="minorBidi"/>
          <w:noProof/>
          <w:lang w:eastAsia="de-CH"/>
        </w:rPr>
      </w:pPr>
      <w:del w:id="419" w:author="Desiree Sacher" w:date="2014-09-11T19:22:00Z">
        <w:r w:rsidRPr="007077BD" w:rsidDel="007077BD">
          <w:rPr>
            <w:noProof/>
            <w:rPrChange w:id="420" w:author="Desiree Sacher" w:date="2014-09-11T19:22:00Z">
              <w:rPr>
                <w:rStyle w:val="Hyperlink"/>
                <w:noProof/>
              </w:rPr>
            </w:rPrChange>
          </w:rPr>
          <w:delText>Abbildungsverzeichnis</w:delText>
        </w:r>
        <w:r w:rsidDel="007077BD">
          <w:rPr>
            <w:noProof/>
            <w:webHidden/>
          </w:rPr>
          <w:tab/>
          <w:delText>5</w:delText>
        </w:r>
      </w:del>
    </w:p>
    <w:p w14:paraId="29D66A6F" w14:textId="77777777" w:rsidR="00C40B18" w:rsidDel="007077BD" w:rsidRDefault="00C40B18">
      <w:pPr>
        <w:pStyle w:val="TOC2"/>
        <w:rPr>
          <w:del w:id="421" w:author="Desiree Sacher" w:date="2014-09-11T19:22:00Z"/>
          <w:rFonts w:asciiTheme="minorHAnsi" w:eastAsiaTheme="minorEastAsia" w:hAnsiTheme="minorHAnsi" w:cstheme="minorBidi"/>
          <w:noProof/>
          <w:lang w:eastAsia="de-CH"/>
        </w:rPr>
      </w:pPr>
      <w:del w:id="422" w:author="Desiree Sacher" w:date="2014-09-11T19:22:00Z">
        <w:r w:rsidRPr="007077BD" w:rsidDel="007077BD">
          <w:rPr>
            <w:noProof/>
            <w:rPrChange w:id="423" w:author="Desiree Sacher" w:date="2014-09-11T19:22:00Z">
              <w:rPr>
                <w:rStyle w:val="Hyperlink"/>
                <w:noProof/>
              </w:rPr>
            </w:rPrChange>
          </w:rPr>
          <w:delText>Tabellenverzeichnis</w:delText>
        </w:r>
        <w:r w:rsidDel="007077BD">
          <w:rPr>
            <w:noProof/>
            <w:webHidden/>
          </w:rPr>
          <w:tab/>
          <w:delText>5</w:delText>
        </w:r>
      </w:del>
    </w:p>
    <w:p w14:paraId="21BDE956" w14:textId="77777777" w:rsidR="00C40B18" w:rsidDel="007077BD" w:rsidRDefault="00C40B18">
      <w:pPr>
        <w:pStyle w:val="TOC1"/>
        <w:rPr>
          <w:del w:id="424" w:author="Desiree Sacher" w:date="2014-09-11T19:22:00Z"/>
          <w:rFonts w:asciiTheme="minorHAnsi" w:eastAsiaTheme="minorEastAsia" w:hAnsiTheme="minorHAnsi" w:cstheme="minorBidi"/>
          <w:noProof/>
          <w:lang w:eastAsia="de-CH"/>
        </w:rPr>
      </w:pPr>
      <w:del w:id="425" w:author="Desiree Sacher" w:date="2014-09-11T19:22:00Z">
        <w:r w:rsidRPr="007077BD" w:rsidDel="007077BD">
          <w:rPr>
            <w:noProof/>
            <w:rPrChange w:id="426" w:author="Desiree Sacher" w:date="2014-09-11T19:22:00Z">
              <w:rPr>
                <w:rStyle w:val="Hyperlink"/>
                <w:noProof/>
              </w:rPr>
            </w:rPrChange>
          </w:rPr>
          <w:delText>Zusammenfassung</w:delText>
        </w:r>
        <w:r w:rsidDel="007077BD">
          <w:rPr>
            <w:noProof/>
            <w:webHidden/>
          </w:rPr>
          <w:tab/>
          <w:delText>6</w:delText>
        </w:r>
      </w:del>
    </w:p>
    <w:p w14:paraId="0DAD46E3" w14:textId="77777777" w:rsidR="00C40B18" w:rsidDel="007077BD" w:rsidRDefault="00C40B18">
      <w:pPr>
        <w:pStyle w:val="TOC1"/>
        <w:rPr>
          <w:del w:id="427" w:author="Desiree Sacher" w:date="2014-09-11T19:22:00Z"/>
          <w:rFonts w:asciiTheme="minorHAnsi" w:eastAsiaTheme="minorEastAsia" w:hAnsiTheme="minorHAnsi" w:cstheme="minorBidi"/>
          <w:noProof/>
          <w:lang w:eastAsia="de-CH"/>
        </w:rPr>
      </w:pPr>
      <w:del w:id="428" w:author="Desiree Sacher" w:date="2014-09-11T19:22:00Z">
        <w:r w:rsidRPr="007077BD" w:rsidDel="007077BD">
          <w:rPr>
            <w:noProof/>
            <w:rPrChange w:id="429" w:author="Desiree Sacher" w:date="2014-09-11T19:22:00Z">
              <w:rPr>
                <w:rStyle w:val="Hyperlink"/>
                <w:noProof/>
              </w:rPr>
            </w:rPrChange>
          </w:rPr>
          <w:delText>1.</w:delText>
        </w:r>
        <w:r w:rsidDel="007077BD">
          <w:rPr>
            <w:rFonts w:asciiTheme="minorHAnsi" w:eastAsiaTheme="minorEastAsia" w:hAnsiTheme="minorHAnsi" w:cstheme="minorBidi"/>
            <w:noProof/>
            <w:lang w:eastAsia="de-CH"/>
          </w:rPr>
          <w:tab/>
        </w:r>
        <w:r w:rsidRPr="007077BD" w:rsidDel="007077BD">
          <w:rPr>
            <w:noProof/>
            <w:rPrChange w:id="430" w:author="Desiree Sacher" w:date="2014-09-11T19:22:00Z">
              <w:rPr>
                <w:rStyle w:val="Hyperlink"/>
                <w:noProof/>
              </w:rPr>
            </w:rPrChange>
          </w:rPr>
          <w:delText>Einleitung</w:delText>
        </w:r>
        <w:r w:rsidDel="007077BD">
          <w:rPr>
            <w:noProof/>
            <w:webHidden/>
          </w:rPr>
          <w:tab/>
          <w:delText>7</w:delText>
        </w:r>
      </w:del>
    </w:p>
    <w:p w14:paraId="4B85203F" w14:textId="77777777" w:rsidR="00C40B18" w:rsidDel="007077BD" w:rsidRDefault="00C40B18">
      <w:pPr>
        <w:pStyle w:val="TOC1"/>
        <w:rPr>
          <w:del w:id="431" w:author="Desiree Sacher" w:date="2014-09-11T19:22:00Z"/>
          <w:rFonts w:asciiTheme="minorHAnsi" w:eastAsiaTheme="minorEastAsia" w:hAnsiTheme="minorHAnsi" w:cstheme="minorBidi"/>
          <w:noProof/>
          <w:lang w:eastAsia="de-CH"/>
        </w:rPr>
      </w:pPr>
      <w:del w:id="432" w:author="Desiree Sacher" w:date="2014-09-11T19:22:00Z">
        <w:r w:rsidRPr="007077BD" w:rsidDel="007077BD">
          <w:rPr>
            <w:noProof/>
            <w:rPrChange w:id="433" w:author="Desiree Sacher" w:date="2014-09-11T19:22:00Z">
              <w:rPr>
                <w:rStyle w:val="Hyperlink"/>
                <w:noProof/>
              </w:rPr>
            </w:rPrChange>
          </w:rPr>
          <w:delText>2.</w:delText>
        </w:r>
        <w:r w:rsidDel="007077BD">
          <w:rPr>
            <w:rFonts w:asciiTheme="minorHAnsi" w:eastAsiaTheme="minorEastAsia" w:hAnsiTheme="minorHAnsi" w:cstheme="minorBidi"/>
            <w:noProof/>
            <w:lang w:eastAsia="de-CH"/>
          </w:rPr>
          <w:tab/>
        </w:r>
        <w:r w:rsidRPr="007077BD" w:rsidDel="007077BD">
          <w:rPr>
            <w:noProof/>
            <w:rPrChange w:id="434" w:author="Desiree Sacher" w:date="2014-09-11T19:22:00Z">
              <w:rPr>
                <w:rStyle w:val="Hyperlink"/>
                <w:noProof/>
              </w:rPr>
            </w:rPrChange>
          </w:rPr>
          <w:delText>Umsetzung der Seminararbeit</w:delText>
        </w:r>
        <w:r w:rsidDel="007077BD">
          <w:rPr>
            <w:noProof/>
            <w:webHidden/>
          </w:rPr>
          <w:tab/>
          <w:delText>8</w:delText>
        </w:r>
      </w:del>
    </w:p>
    <w:p w14:paraId="4D32EA0D" w14:textId="77777777" w:rsidR="00C40B18" w:rsidDel="007077BD" w:rsidRDefault="00C40B18">
      <w:pPr>
        <w:pStyle w:val="TOC2"/>
        <w:rPr>
          <w:del w:id="435" w:author="Desiree Sacher" w:date="2014-09-11T19:22:00Z"/>
          <w:rFonts w:asciiTheme="minorHAnsi" w:eastAsiaTheme="minorEastAsia" w:hAnsiTheme="minorHAnsi" w:cstheme="minorBidi"/>
          <w:noProof/>
          <w:lang w:eastAsia="de-CH"/>
        </w:rPr>
      </w:pPr>
      <w:del w:id="436" w:author="Desiree Sacher" w:date="2014-09-11T19:22:00Z">
        <w:r w:rsidRPr="007077BD" w:rsidDel="007077BD">
          <w:rPr>
            <w:noProof/>
            <w:rPrChange w:id="437" w:author="Desiree Sacher" w:date="2014-09-11T19:22:00Z">
              <w:rPr>
                <w:rStyle w:val="Hyperlink"/>
                <w:noProof/>
              </w:rPr>
            </w:rPrChange>
          </w:rPr>
          <w:delText>2.1.</w:delText>
        </w:r>
        <w:r w:rsidDel="007077BD">
          <w:rPr>
            <w:rFonts w:asciiTheme="minorHAnsi" w:eastAsiaTheme="minorEastAsia" w:hAnsiTheme="minorHAnsi" w:cstheme="minorBidi"/>
            <w:noProof/>
            <w:lang w:eastAsia="de-CH"/>
          </w:rPr>
          <w:tab/>
        </w:r>
        <w:r w:rsidRPr="007077BD" w:rsidDel="007077BD">
          <w:rPr>
            <w:noProof/>
            <w:rPrChange w:id="438" w:author="Desiree Sacher" w:date="2014-09-11T19:22:00Z">
              <w:rPr>
                <w:rStyle w:val="Hyperlink"/>
                <w:noProof/>
              </w:rPr>
            </w:rPrChange>
          </w:rPr>
          <w:delText>Aufgabenstellung</w:delText>
        </w:r>
        <w:r w:rsidDel="007077BD">
          <w:rPr>
            <w:noProof/>
            <w:webHidden/>
          </w:rPr>
          <w:tab/>
          <w:delText>8</w:delText>
        </w:r>
      </w:del>
    </w:p>
    <w:p w14:paraId="3549D468" w14:textId="77777777" w:rsidR="00C40B18" w:rsidDel="007077BD" w:rsidRDefault="00C40B18">
      <w:pPr>
        <w:pStyle w:val="TOC2"/>
        <w:rPr>
          <w:del w:id="439" w:author="Desiree Sacher" w:date="2014-09-11T19:22:00Z"/>
          <w:rFonts w:asciiTheme="minorHAnsi" w:eastAsiaTheme="minorEastAsia" w:hAnsiTheme="minorHAnsi" w:cstheme="minorBidi"/>
          <w:noProof/>
          <w:lang w:eastAsia="de-CH"/>
        </w:rPr>
      </w:pPr>
      <w:del w:id="440" w:author="Desiree Sacher" w:date="2014-09-11T19:22:00Z">
        <w:r w:rsidRPr="007077BD" w:rsidDel="007077BD">
          <w:rPr>
            <w:noProof/>
            <w:rPrChange w:id="441" w:author="Desiree Sacher" w:date="2014-09-11T19:22:00Z">
              <w:rPr>
                <w:rStyle w:val="Hyperlink"/>
                <w:noProof/>
              </w:rPr>
            </w:rPrChange>
          </w:rPr>
          <w:delText>2.2.</w:delText>
        </w:r>
        <w:r w:rsidDel="007077BD">
          <w:rPr>
            <w:rFonts w:asciiTheme="minorHAnsi" w:eastAsiaTheme="minorEastAsia" w:hAnsiTheme="minorHAnsi" w:cstheme="minorBidi"/>
            <w:noProof/>
            <w:lang w:eastAsia="de-CH"/>
          </w:rPr>
          <w:tab/>
        </w:r>
        <w:r w:rsidRPr="007077BD" w:rsidDel="007077BD">
          <w:rPr>
            <w:noProof/>
            <w:rPrChange w:id="442" w:author="Desiree Sacher" w:date="2014-09-11T19:22:00Z">
              <w:rPr>
                <w:rStyle w:val="Hyperlink"/>
                <w:noProof/>
              </w:rPr>
            </w:rPrChange>
          </w:rPr>
          <w:delText>Arbeitsplanung</w:delText>
        </w:r>
        <w:r w:rsidDel="007077BD">
          <w:rPr>
            <w:noProof/>
            <w:webHidden/>
          </w:rPr>
          <w:tab/>
          <w:delText>8</w:delText>
        </w:r>
      </w:del>
    </w:p>
    <w:p w14:paraId="6C6671E5" w14:textId="77777777" w:rsidR="00C40B18" w:rsidDel="007077BD" w:rsidRDefault="00C40B18">
      <w:pPr>
        <w:pStyle w:val="TOC2"/>
        <w:rPr>
          <w:del w:id="443" w:author="Desiree Sacher" w:date="2014-09-11T19:22:00Z"/>
          <w:rFonts w:asciiTheme="minorHAnsi" w:eastAsiaTheme="minorEastAsia" w:hAnsiTheme="minorHAnsi" w:cstheme="minorBidi"/>
          <w:noProof/>
          <w:lang w:eastAsia="de-CH"/>
        </w:rPr>
      </w:pPr>
      <w:del w:id="444" w:author="Desiree Sacher" w:date="2014-09-11T19:22:00Z">
        <w:r w:rsidRPr="007077BD" w:rsidDel="007077BD">
          <w:rPr>
            <w:noProof/>
            <w:rPrChange w:id="445" w:author="Desiree Sacher" w:date="2014-09-11T19:22:00Z">
              <w:rPr>
                <w:rStyle w:val="Hyperlink"/>
                <w:noProof/>
              </w:rPr>
            </w:rPrChange>
          </w:rPr>
          <w:delText>2.3.</w:delText>
        </w:r>
        <w:r w:rsidDel="007077BD">
          <w:rPr>
            <w:rFonts w:asciiTheme="minorHAnsi" w:eastAsiaTheme="minorEastAsia" w:hAnsiTheme="minorHAnsi" w:cstheme="minorBidi"/>
            <w:noProof/>
            <w:lang w:eastAsia="de-CH"/>
          </w:rPr>
          <w:tab/>
        </w:r>
        <w:r w:rsidRPr="007077BD" w:rsidDel="007077BD">
          <w:rPr>
            <w:noProof/>
            <w:rPrChange w:id="446" w:author="Desiree Sacher" w:date="2014-09-11T19:22:00Z">
              <w:rPr>
                <w:rStyle w:val="Hyperlink"/>
                <w:noProof/>
              </w:rPr>
            </w:rPrChange>
          </w:rPr>
          <w:delText>Seminarumsetzung</w:delText>
        </w:r>
        <w:r w:rsidDel="007077BD">
          <w:rPr>
            <w:noProof/>
            <w:webHidden/>
          </w:rPr>
          <w:tab/>
          <w:delText>9</w:delText>
        </w:r>
      </w:del>
    </w:p>
    <w:p w14:paraId="312C4F69" w14:textId="77777777" w:rsidR="00C40B18" w:rsidDel="007077BD" w:rsidRDefault="00C40B18">
      <w:pPr>
        <w:pStyle w:val="TOC1"/>
        <w:rPr>
          <w:del w:id="447" w:author="Desiree Sacher" w:date="2014-09-11T19:22:00Z"/>
          <w:rFonts w:asciiTheme="minorHAnsi" w:eastAsiaTheme="minorEastAsia" w:hAnsiTheme="minorHAnsi" w:cstheme="minorBidi"/>
          <w:noProof/>
          <w:lang w:eastAsia="de-CH"/>
        </w:rPr>
      </w:pPr>
      <w:del w:id="448" w:author="Desiree Sacher" w:date="2014-09-11T19:22:00Z">
        <w:r w:rsidRPr="007077BD" w:rsidDel="007077BD">
          <w:rPr>
            <w:noProof/>
            <w:rPrChange w:id="449" w:author="Desiree Sacher" w:date="2014-09-11T19:22:00Z">
              <w:rPr>
                <w:rStyle w:val="Hyperlink"/>
                <w:noProof/>
              </w:rPr>
            </w:rPrChange>
          </w:rPr>
          <w:delText>3.</w:delText>
        </w:r>
        <w:r w:rsidDel="007077BD">
          <w:rPr>
            <w:rFonts w:asciiTheme="minorHAnsi" w:eastAsiaTheme="minorEastAsia" w:hAnsiTheme="minorHAnsi" w:cstheme="minorBidi"/>
            <w:noProof/>
            <w:lang w:eastAsia="de-CH"/>
          </w:rPr>
          <w:tab/>
        </w:r>
        <w:r w:rsidRPr="007077BD" w:rsidDel="007077BD">
          <w:rPr>
            <w:noProof/>
            <w:rPrChange w:id="450" w:author="Desiree Sacher" w:date="2014-09-11T19:22:00Z">
              <w:rPr>
                <w:rStyle w:val="Hyperlink"/>
                <w:noProof/>
              </w:rPr>
            </w:rPrChange>
          </w:rPr>
          <w:delText>Definitionen</w:delText>
        </w:r>
        <w:r w:rsidDel="007077BD">
          <w:rPr>
            <w:noProof/>
            <w:webHidden/>
          </w:rPr>
          <w:tab/>
          <w:delText>11</w:delText>
        </w:r>
      </w:del>
    </w:p>
    <w:p w14:paraId="0BEF344F" w14:textId="77777777" w:rsidR="00C40B18" w:rsidDel="007077BD" w:rsidRDefault="00C40B18">
      <w:pPr>
        <w:pStyle w:val="TOC2"/>
        <w:rPr>
          <w:del w:id="451" w:author="Desiree Sacher" w:date="2014-09-11T19:22:00Z"/>
          <w:rFonts w:asciiTheme="minorHAnsi" w:eastAsiaTheme="minorEastAsia" w:hAnsiTheme="minorHAnsi" w:cstheme="minorBidi"/>
          <w:noProof/>
          <w:lang w:eastAsia="de-CH"/>
        </w:rPr>
      </w:pPr>
      <w:del w:id="452" w:author="Desiree Sacher" w:date="2014-09-11T19:22:00Z">
        <w:r w:rsidRPr="007077BD" w:rsidDel="007077BD">
          <w:rPr>
            <w:noProof/>
            <w:rPrChange w:id="453" w:author="Desiree Sacher" w:date="2014-09-11T19:22:00Z">
              <w:rPr>
                <w:rStyle w:val="Hyperlink"/>
                <w:noProof/>
              </w:rPr>
            </w:rPrChange>
          </w:rPr>
          <w:delText>3.1.</w:delText>
        </w:r>
        <w:r w:rsidDel="007077BD">
          <w:rPr>
            <w:rFonts w:asciiTheme="minorHAnsi" w:eastAsiaTheme="minorEastAsia" w:hAnsiTheme="minorHAnsi" w:cstheme="minorBidi"/>
            <w:noProof/>
            <w:lang w:eastAsia="de-CH"/>
          </w:rPr>
          <w:tab/>
        </w:r>
        <w:r w:rsidRPr="007077BD" w:rsidDel="007077BD">
          <w:rPr>
            <w:noProof/>
            <w:rPrChange w:id="454" w:author="Desiree Sacher" w:date="2014-09-11T19:22:00Z">
              <w:rPr>
                <w:rStyle w:val="Hyperlink"/>
                <w:noProof/>
              </w:rPr>
            </w:rPrChange>
          </w:rPr>
          <w:delText>RFID</w:delText>
        </w:r>
        <w:r w:rsidDel="007077BD">
          <w:rPr>
            <w:noProof/>
            <w:webHidden/>
          </w:rPr>
          <w:tab/>
          <w:delText>11</w:delText>
        </w:r>
      </w:del>
    </w:p>
    <w:p w14:paraId="72B660E9" w14:textId="77777777" w:rsidR="00C40B18" w:rsidDel="007077BD" w:rsidRDefault="00C40B18">
      <w:pPr>
        <w:pStyle w:val="TOC3"/>
        <w:rPr>
          <w:del w:id="455" w:author="Desiree Sacher" w:date="2014-09-11T19:22:00Z"/>
          <w:rFonts w:asciiTheme="minorHAnsi" w:eastAsiaTheme="minorEastAsia" w:hAnsiTheme="minorHAnsi" w:cstheme="minorBidi"/>
          <w:noProof/>
          <w:lang w:eastAsia="de-CH"/>
        </w:rPr>
      </w:pPr>
      <w:del w:id="456" w:author="Desiree Sacher" w:date="2014-09-11T19:22:00Z">
        <w:r w:rsidRPr="007077BD" w:rsidDel="007077BD">
          <w:rPr>
            <w:noProof/>
            <w:rPrChange w:id="457" w:author="Desiree Sacher" w:date="2014-09-11T19:22:00Z">
              <w:rPr>
                <w:rStyle w:val="Hyperlink"/>
                <w:noProof/>
              </w:rPr>
            </w:rPrChange>
          </w:rPr>
          <w:delText>3.1.1.</w:delText>
        </w:r>
        <w:r w:rsidDel="007077BD">
          <w:rPr>
            <w:rFonts w:asciiTheme="minorHAnsi" w:eastAsiaTheme="minorEastAsia" w:hAnsiTheme="minorHAnsi" w:cstheme="minorBidi"/>
            <w:noProof/>
            <w:lang w:eastAsia="de-CH"/>
          </w:rPr>
          <w:tab/>
        </w:r>
        <w:r w:rsidRPr="007077BD" w:rsidDel="007077BD">
          <w:rPr>
            <w:noProof/>
            <w:rPrChange w:id="458" w:author="Desiree Sacher" w:date="2014-09-11T19:22:00Z">
              <w:rPr>
                <w:rStyle w:val="Hyperlink"/>
                <w:noProof/>
              </w:rPr>
            </w:rPrChange>
          </w:rPr>
          <w:delText>RFID Technologie und Einsatzgebiete</w:delText>
        </w:r>
        <w:r w:rsidDel="007077BD">
          <w:rPr>
            <w:noProof/>
            <w:webHidden/>
          </w:rPr>
          <w:tab/>
          <w:delText>11</w:delText>
        </w:r>
      </w:del>
    </w:p>
    <w:p w14:paraId="59B0BCE9" w14:textId="77777777" w:rsidR="00C40B18" w:rsidDel="007077BD" w:rsidRDefault="00C40B18">
      <w:pPr>
        <w:pStyle w:val="TOC3"/>
        <w:rPr>
          <w:del w:id="459" w:author="Desiree Sacher" w:date="2014-09-11T19:22:00Z"/>
          <w:rFonts w:asciiTheme="minorHAnsi" w:eastAsiaTheme="minorEastAsia" w:hAnsiTheme="minorHAnsi" w:cstheme="minorBidi"/>
          <w:noProof/>
          <w:lang w:eastAsia="de-CH"/>
        </w:rPr>
      </w:pPr>
      <w:del w:id="460" w:author="Desiree Sacher" w:date="2014-09-11T19:22:00Z">
        <w:r w:rsidRPr="007077BD" w:rsidDel="007077BD">
          <w:rPr>
            <w:noProof/>
            <w:rPrChange w:id="461" w:author="Desiree Sacher" w:date="2014-09-11T19:22:00Z">
              <w:rPr>
                <w:rStyle w:val="Hyperlink"/>
                <w:noProof/>
              </w:rPr>
            </w:rPrChange>
          </w:rPr>
          <w:delText>3.1.2.</w:delText>
        </w:r>
        <w:r w:rsidDel="007077BD">
          <w:rPr>
            <w:rFonts w:asciiTheme="minorHAnsi" w:eastAsiaTheme="minorEastAsia" w:hAnsiTheme="minorHAnsi" w:cstheme="minorBidi"/>
            <w:noProof/>
            <w:lang w:eastAsia="de-CH"/>
          </w:rPr>
          <w:tab/>
        </w:r>
        <w:r w:rsidRPr="007077BD" w:rsidDel="007077BD">
          <w:rPr>
            <w:noProof/>
            <w:rPrChange w:id="462" w:author="Desiree Sacher" w:date="2014-09-11T19:22:00Z">
              <w:rPr>
                <w:rStyle w:val="Hyperlink"/>
                <w:noProof/>
              </w:rPr>
            </w:rPrChange>
          </w:rPr>
          <w:delText>Mifare Standard</w:delText>
        </w:r>
        <w:r w:rsidDel="007077BD">
          <w:rPr>
            <w:noProof/>
            <w:webHidden/>
          </w:rPr>
          <w:tab/>
          <w:delText>12</w:delText>
        </w:r>
      </w:del>
    </w:p>
    <w:p w14:paraId="6C4C10A2" w14:textId="77777777" w:rsidR="00C40B18" w:rsidDel="007077BD" w:rsidRDefault="00C40B18">
      <w:pPr>
        <w:pStyle w:val="TOC2"/>
        <w:rPr>
          <w:del w:id="463" w:author="Desiree Sacher" w:date="2014-09-11T19:22:00Z"/>
          <w:rFonts w:asciiTheme="minorHAnsi" w:eastAsiaTheme="minorEastAsia" w:hAnsiTheme="minorHAnsi" w:cstheme="minorBidi"/>
          <w:noProof/>
          <w:lang w:eastAsia="de-CH"/>
        </w:rPr>
      </w:pPr>
      <w:del w:id="464" w:author="Desiree Sacher" w:date="2014-09-11T19:22:00Z">
        <w:r w:rsidRPr="007077BD" w:rsidDel="007077BD">
          <w:rPr>
            <w:noProof/>
            <w:rPrChange w:id="465" w:author="Desiree Sacher" w:date="2014-09-11T19:22:00Z">
              <w:rPr>
                <w:rStyle w:val="Hyperlink"/>
                <w:noProof/>
              </w:rPr>
            </w:rPrChange>
          </w:rPr>
          <w:delText>3.2.</w:delText>
        </w:r>
        <w:r w:rsidDel="007077BD">
          <w:rPr>
            <w:rFonts w:asciiTheme="minorHAnsi" w:eastAsiaTheme="minorEastAsia" w:hAnsiTheme="minorHAnsi" w:cstheme="minorBidi"/>
            <w:noProof/>
            <w:lang w:eastAsia="de-CH"/>
          </w:rPr>
          <w:tab/>
        </w:r>
        <w:r w:rsidRPr="007077BD" w:rsidDel="007077BD">
          <w:rPr>
            <w:noProof/>
            <w:rPrChange w:id="466" w:author="Desiree Sacher" w:date="2014-09-11T19:22:00Z">
              <w:rPr>
                <w:rStyle w:val="Hyperlink"/>
                <w:noProof/>
              </w:rPr>
            </w:rPrChange>
          </w:rPr>
          <w:delText>Arduino</w:delText>
        </w:r>
        <w:r w:rsidDel="007077BD">
          <w:rPr>
            <w:noProof/>
            <w:webHidden/>
          </w:rPr>
          <w:tab/>
          <w:delText>13</w:delText>
        </w:r>
      </w:del>
    </w:p>
    <w:p w14:paraId="3D26F676" w14:textId="77777777" w:rsidR="00C40B18" w:rsidDel="007077BD" w:rsidRDefault="00C40B18">
      <w:pPr>
        <w:pStyle w:val="TOC2"/>
        <w:rPr>
          <w:del w:id="467" w:author="Desiree Sacher" w:date="2014-09-11T19:22:00Z"/>
          <w:rFonts w:asciiTheme="minorHAnsi" w:eastAsiaTheme="minorEastAsia" w:hAnsiTheme="minorHAnsi" w:cstheme="minorBidi"/>
          <w:noProof/>
          <w:lang w:eastAsia="de-CH"/>
        </w:rPr>
      </w:pPr>
      <w:del w:id="468" w:author="Desiree Sacher" w:date="2014-09-11T19:22:00Z">
        <w:r w:rsidRPr="007077BD" w:rsidDel="007077BD">
          <w:rPr>
            <w:noProof/>
            <w:rPrChange w:id="469" w:author="Desiree Sacher" w:date="2014-09-11T19:22:00Z">
              <w:rPr>
                <w:rStyle w:val="Hyperlink"/>
                <w:noProof/>
              </w:rPr>
            </w:rPrChange>
          </w:rPr>
          <w:delText>3.3.</w:delText>
        </w:r>
        <w:r w:rsidDel="007077BD">
          <w:rPr>
            <w:rFonts w:asciiTheme="minorHAnsi" w:eastAsiaTheme="minorEastAsia" w:hAnsiTheme="minorHAnsi" w:cstheme="minorBidi"/>
            <w:noProof/>
            <w:lang w:eastAsia="de-CH"/>
          </w:rPr>
          <w:tab/>
        </w:r>
        <w:r w:rsidRPr="007077BD" w:rsidDel="007077BD">
          <w:rPr>
            <w:noProof/>
            <w:rPrChange w:id="470" w:author="Desiree Sacher" w:date="2014-09-11T19:22:00Z">
              <w:rPr>
                <w:rStyle w:val="Hyperlink"/>
                <w:noProof/>
              </w:rPr>
            </w:rPrChange>
          </w:rPr>
          <w:delText>Python</w:delText>
        </w:r>
        <w:r w:rsidDel="007077BD">
          <w:rPr>
            <w:noProof/>
            <w:webHidden/>
          </w:rPr>
          <w:tab/>
          <w:delText>14</w:delText>
        </w:r>
      </w:del>
    </w:p>
    <w:p w14:paraId="1AC9DE04" w14:textId="77777777" w:rsidR="00C40B18" w:rsidDel="007077BD" w:rsidRDefault="00C40B18">
      <w:pPr>
        <w:pStyle w:val="TOC1"/>
        <w:rPr>
          <w:del w:id="471" w:author="Desiree Sacher" w:date="2014-09-11T19:22:00Z"/>
          <w:rFonts w:asciiTheme="minorHAnsi" w:eastAsiaTheme="minorEastAsia" w:hAnsiTheme="minorHAnsi" w:cstheme="minorBidi"/>
          <w:noProof/>
          <w:lang w:eastAsia="de-CH"/>
        </w:rPr>
      </w:pPr>
      <w:del w:id="472" w:author="Desiree Sacher" w:date="2014-09-11T19:22:00Z">
        <w:r w:rsidRPr="007077BD" w:rsidDel="007077BD">
          <w:rPr>
            <w:noProof/>
            <w:rPrChange w:id="473" w:author="Desiree Sacher" w:date="2014-09-11T19:22:00Z">
              <w:rPr>
                <w:rStyle w:val="Hyperlink"/>
                <w:noProof/>
              </w:rPr>
            </w:rPrChange>
          </w:rPr>
          <w:delText>4.</w:delText>
        </w:r>
        <w:r w:rsidDel="007077BD">
          <w:rPr>
            <w:rFonts w:asciiTheme="minorHAnsi" w:eastAsiaTheme="minorEastAsia" w:hAnsiTheme="minorHAnsi" w:cstheme="minorBidi"/>
            <w:noProof/>
            <w:lang w:eastAsia="de-CH"/>
          </w:rPr>
          <w:tab/>
        </w:r>
        <w:r w:rsidRPr="007077BD" w:rsidDel="007077BD">
          <w:rPr>
            <w:noProof/>
            <w:rPrChange w:id="474" w:author="Desiree Sacher" w:date="2014-09-11T19:22:00Z">
              <w:rPr>
                <w:rStyle w:val="Hyperlink"/>
                <w:noProof/>
              </w:rPr>
            </w:rPrChange>
          </w:rPr>
          <w:delText>Eigener Beitrag: ReaFID – Reaktionsspiel auf Basis von RFID und Arduino</w:delText>
        </w:r>
        <w:r w:rsidDel="007077BD">
          <w:rPr>
            <w:noProof/>
            <w:webHidden/>
          </w:rPr>
          <w:tab/>
          <w:delText>15</w:delText>
        </w:r>
      </w:del>
    </w:p>
    <w:p w14:paraId="4D570E6D" w14:textId="77777777" w:rsidR="00C40B18" w:rsidDel="007077BD" w:rsidRDefault="00C40B18">
      <w:pPr>
        <w:pStyle w:val="TOC2"/>
        <w:rPr>
          <w:del w:id="475" w:author="Desiree Sacher" w:date="2014-09-11T19:22:00Z"/>
          <w:rFonts w:asciiTheme="minorHAnsi" w:eastAsiaTheme="minorEastAsia" w:hAnsiTheme="minorHAnsi" w:cstheme="minorBidi"/>
          <w:noProof/>
          <w:lang w:eastAsia="de-CH"/>
        </w:rPr>
      </w:pPr>
      <w:del w:id="476" w:author="Desiree Sacher" w:date="2014-09-11T19:22:00Z">
        <w:r w:rsidRPr="007077BD" w:rsidDel="007077BD">
          <w:rPr>
            <w:noProof/>
            <w:rPrChange w:id="477" w:author="Desiree Sacher" w:date="2014-09-11T19:22:00Z">
              <w:rPr>
                <w:rStyle w:val="Hyperlink"/>
                <w:noProof/>
              </w:rPr>
            </w:rPrChange>
          </w:rPr>
          <w:delText>4.1.</w:delText>
        </w:r>
        <w:r w:rsidDel="007077BD">
          <w:rPr>
            <w:rFonts w:asciiTheme="minorHAnsi" w:eastAsiaTheme="minorEastAsia" w:hAnsiTheme="minorHAnsi" w:cstheme="minorBidi"/>
            <w:noProof/>
            <w:lang w:eastAsia="de-CH"/>
          </w:rPr>
          <w:tab/>
        </w:r>
        <w:r w:rsidRPr="007077BD" w:rsidDel="007077BD">
          <w:rPr>
            <w:noProof/>
            <w:rPrChange w:id="478" w:author="Desiree Sacher" w:date="2014-09-11T19:22:00Z">
              <w:rPr>
                <w:rStyle w:val="Hyperlink"/>
                <w:noProof/>
              </w:rPr>
            </w:rPrChange>
          </w:rPr>
          <w:delText>Das Spiel</w:delText>
        </w:r>
        <w:r w:rsidDel="007077BD">
          <w:rPr>
            <w:noProof/>
            <w:webHidden/>
          </w:rPr>
          <w:tab/>
          <w:delText>15</w:delText>
        </w:r>
      </w:del>
    </w:p>
    <w:p w14:paraId="1FD156AC" w14:textId="77777777" w:rsidR="00C40B18" w:rsidDel="007077BD" w:rsidRDefault="00C40B18">
      <w:pPr>
        <w:pStyle w:val="TOC2"/>
        <w:rPr>
          <w:del w:id="479" w:author="Desiree Sacher" w:date="2014-09-11T19:22:00Z"/>
          <w:rFonts w:asciiTheme="minorHAnsi" w:eastAsiaTheme="minorEastAsia" w:hAnsiTheme="minorHAnsi" w:cstheme="minorBidi"/>
          <w:noProof/>
          <w:lang w:eastAsia="de-CH"/>
        </w:rPr>
      </w:pPr>
      <w:del w:id="480" w:author="Desiree Sacher" w:date="2014-09-11T19:22:00Z">
        <w:r w:rsidRPr="007077BD" w:rsidDel="007077BD">
          <w:rPr>
            <w:noProof/>
            <w:rPrChange w:id="481" w:author="Desiree Sacher" w:date="2014-09-11T19:22:00Z">
              <w:rPr>
                <w:rStyle w:val="Hyperlink"/>
                <w:noProof/>
              </w:rPr>
            </w:rPrChange>
          </w:rPr>
          <w:delText>4.2.</w:delText>
        </w:r>
        <w:r w:rsidDel="007077BD">
          <w:rPr>
            <w:rFonts w:asciiTheme="minorHAnsi" w:eastAsiaTheme="minorEastAsia" w:hAnsiTheme="minorHAnsi" w:cstheme="minorBidi"/>
            <w:noProof/>
            <w:lang w:eastAsia="de-CH"/>
          </w:rPr>
          <w:tab/>
        </w:r>
        <w:r w:rsidRPr="007077BD" w:rsidDel="007077BD">
          <w:rPr>
            <w:noProof/>
            <w:rPrChange w:id="482" w:author="Desiree Sacher" w:date="2014-09-11T19:22:00Z">
              <w:rPr>
                <w:rStyle w:val="Hyperlink"/>
                <w:noProof/>
              </w:rPr>
            </w:rPrChange>
          </w:rPr>
          <w:delText>Ausgangslage</w:delText>
        </w:r>
        <w:r w:rsidDel="007077BD">
          <w:rPr>
            <w:noProof/>
            <w:webHidden/>
          </w:rPr>
          <w:tab/>
          <w:delText>16</w:delText>
        </w:r>
      </w:del>
    </w:p>
    <w:p w14:paraId="3CF6CD9D" w14:textId="77777777" w:rsidR="00C40B18" w:rsidDel="007077BD" w:rsidRDefault="00C40B18">
      <w:pPr>
        <w:pStyle w:val="TOC2"/>
        <w:rPr>
          <w:del w:id="483" w:author="Desiree Sacher" w:date="2014-09-11T19:22:00Z"/>
          <w:rFonts w:asciiTheme="minorHAnsi" w:eastAsiaTheme="minorEastAsia" w:hAnsiTheme="minorHAnsi" w:cstheme="minorBidi"/>
          <w:noProof/>
          <w:lang w:eastAsia="de-CH"/>
        </w:rPr>
      </w:pPr>
      <w:del w:id="484" w:author="Desiree Sacher" w:date="2014-09-11T19:22:00Z">
        <w:r w:rsidRPr="007077BD" w:rsidDel="007077BD">
          <w:rPr>
            <w:noProof/>
            <w:rPrChange w:id="485" w:author="Desiree Sacher" w:date="2014-09-11T19:22:00Z">
              <w:rPr>
                <w:rStyle w:val="Hyperlink"/>
                <w:noProof/>
              </w:rPr>
            </w:rPrChange>
          </w:rPr>
          <w:delText>4.3.</w:delText>
        </w:r>
        <w:r w:rsidDel="007077BD">
          <w:rPr>
            <w:rFonts w:asciiTheme="minorHAnsi" w:eastAsiaTheme="minorEastAsia" w:hAnsiTheme="minorHAnsi" w:cstheme="minorBidi"/>
            <w:noProof/>
            <w:lang w:eastAsia="de-CH"/>
          </w:rPr>
          <w:tab/>
        </w:r>
        <w:r w:rsidRPr="007077BD" w:rsidDel="007077BD">
          <w:rPr>
            <w:noProof/>
            <w:rPrChange w:id="486" w:author="Desiree Sacher" w:date="2014-09-11T19:22:00Z">
              <w:rPr>
                <w:rStyle w:val="Hyperlink"/>
                <w:noProof/>
              </w:rPr>
            </w:rPrChange>
          </w:rPr>
          <w:delText>System Architektur</w:delText>
        </w:r>
        <w:r w:rsidDel="007077BD">
          <w:rPr>
            <w:noProof/>
            <w:webHidden/>
          </w:rPr>
          <w:tab/>
          <w:delText>16</w:delText>
        </w:r>
      </w:del>
    </w:p>
    <w:p w14:paraId="633AE4A9" w14:textId="77777777" w:rsidR="00C40B18" w:rsidDel="007077BD" w:rsidRDefault="00C40B18">
      <w:pPr>
        <w:pStyle w:val="TOC2"/>
        <w:rPr>
          <w:del w:id="487" w:author="Desiree Sacher" w:date="2014-09-11T19:22:00Z"/>
          <w:rFonts w:asciiTheme="minorHAnsi" w:eastAsiaTheme="minorEastAsia" w:hAnsiTheme="minorHAnsi" w:cstheme="minorBidi"/>
          <w:noProof/>
          <w:lang w:eastAsia="de-CH"/>
        </w:rPr>
      </w:pPr>
      <w:del w:id="488" w:author="Desiree Sacher" w:date="2014-09-11T19:22:00Z">
        <w:r w:rsidRPr="007077BD" w:rsidDel="007077BD">
          <w:rPr>
            <w:noProof/>
            <w:rPrChange w:id="489" w:author="Desiree Sacher" w:date="2014-09-11T19:22:00Z">
              <w:rPr>
                <w:rStyle w:val="Hyperlink"/>
                <w:noProof/>
              </w:rPr>
            </w:rPrChange>
          </w:rPr>
          <w:delText>4.4.</w:delText>
        </w:r>
        <w:r w:rsidDel="007077BD">
          <w:rPr>
            <w:rFonts w:asciiTheme="minorHAnsi" w:eastAsiaTheme="minorEastAsia" w:hAnsiTheme="minorHAnsi" w:cstheme="minorBidi"/>
            <w:noProof/>
            <w:lang w:eastAsia="de-CH"/>
          </w:rPr>
          <w:tab/>
        </w:r>
        <w:r w:rsidRPr="007077BD" w:rsidDel="007077BD">
          <w:rPr>
            <w:noProof/>
            <w:rPrChange w:id="490" w:author="Desiree Sacher" w:date="2014-09-11T19:22:00Z">
              <w:rPr>
                <w:rStyle w:val="Hyperlink"/>
                <w:noProof/>
              </w:rPr>
            </w:rPrChange>
          </w:rPr>
          <w:delText>GUI Architektur</w:delText>
        </w:r>
        <w:r w:rsidDel="007077BD">
          <w:rPr>
            <w:noProof/>
            <w:webHidden/>
          </w:rPr>
          <w:tab/>
          <w:delText>17</w:delText>
        </w:r>
      </w:del>
    </w:p>
    <w:p w14:paraId="6563256C" w14:textId="77777777" w:rsidR="00C40B18" w:rsidDel="007077BD" w:rsidRDefault="00C40B18">
      <w:pPr>
        <w:pStyle w:val="TOC2"/>
        <w:rPr>
          <w:del w:id="491" w:author="Desiree Sacher" w:date="2014-09-11T19:22:00Z"/>
          <w:rFonts w:asciiTheme="minorHAnsi" w:eastAsiaTheme="minorEastAsia" w:hAnsiTheme="minorHAnsi" w:cstheme="minorBidi"/>
          <w:noProof/>
          <w:lang w:eastAsia="de-CH"/>
        </w:rPr>
      </w:pPr>
      <w:del w:id="492" w:author="Desiree Sacher" w:date="2014-09-11T19:22:00Z">
        <w:r w:rsidRPr="007077BD" w:rsidDel="007077BD">
          <w:rPr>
            <w:noProof/>
            <w:rPrChange w:id="493" w:author="Desiree Sacher" w:date="2014-09-11T19:22:00Z">
              <w:rPr>
                <w:rStyle w:val="Hyperlink"/>
                <w:noProof/>
              </w:rPr>
            </w:rPrChange>
          </w:rPr>
          <w:delText>4.5.</w:delText>
        </w:r>
        <w:r w:rsidDel="007077BD">
          <w:rPr>
            <w:rFonts w:asciiTheme="minorHAnsi" w:eastAsiaTheme="minorEastAsia" w:hAnsiTheme="minorHAnsi" w:cstheme="minorBidi"/>
            <w:noProof/>
            <w:lang w:eastAsia="de-CH"/>
          </w:rPr>
          <w:tab/>
        </w:r>
        <w:r w:rsidRPr="007077BD" w:rsidDel="007077BD">
          <w:rPr>
            <w:noProof/>
            <w:rPrChange w:id="494" w:author="Desiree Sacher" w:date="2014-09-11T19:22:00Z">
              <w:rPr>
                <w:rStyle w:val="Hyperlink"/>
                <w:noProof/>
              </w:rPr>
            </w:rPrChange>
          </w:rPr>
          <w:delText>Software Architektur</w:delText>
        </w:r>
        <w:r w:rsidDel="007077BD">
          <w:rPr>
            <w:noProof/>
            <w:webHidden/>
          </w:rPr>
          <w:tab/>
          <w:delText>18</w:delText>
        </w:r>
      </w:del>
    </w:p>
    <w:p w14:paraId="279F8E02" w14:textId="77777777" w:rsidR="00C40B18" w:rsidDel="007077BD" w:rsidRDefault="00C40B18">
      <w:pPr>
        <w:pStyle w:val="TOC3"/>
        <w:rPr>
          <w:del w:id="495" w:author="Desiree Sacher" w:date="2014-09-11T19:22:00Z"/>
          <w:rFonts w:asciiTheme="minorHAnsi" w:eastAsiaTheme="minorEastAsia" w:hAnsiTheme="minorHAnsi" w:cstheme="minorBidi"/>
          <w:noProof/>
          <w:lang w:eastAsia="de-CH"/>
        </w:rPr>
      </w:pPr>
      <w:del w:id="496" w:author="Desiree Sacher" w:date="2014-09-11T19:22:00Z">
        <w:r w:rsidRPr="007077BD" w:rsidDel="007077BD">
          <w:rPr>
            <w:noProof/>
            <w:rPrChange w:id="497" w:author="Desiree Sacher" w:date="2014-09-11T19:22:00Z">
              <w:rPr>
                <w:rStyle w:val="Hyperlink"/>
                <w:noProof/>
              </w:rPr>
            </w:rPrChange>
          </w:rPr>
          <w:delText>4.5.1.</w:delText>
        </w:r>
        <w:r w:rsidDel="007077BD">
          <w:rPr>
            <w:rFonts w:asciiTheme="minorHAnsi" w:eastAsiaTheme="minorEastAsia" w:hAnsiTheme="minorHAnsi" w:cstheme="minorBidi"/>
            <w:noProof/>
            <w:lang w:eastAsia="de-CH"/>
          </w:rPr>
          <w:tab/>
        </w:r>
        <w:r w:rsidRPr="007077BD" w:rsidDel="007077BD">
          <w:rPr>
            <w:noProof/>
            <w:rPrChange w:id="498" w:author="Desiree Sacher" w:date="2014-09-11T19:22:00Z">
              <w:rPr>
                <w:rStyle w:val="Hyperlink"/>
                <w:noProof/>
              </w:rPr>
            </w:rPrChange>
          </w:rPr>
          <w:delText>Pattern</w:delText>
        </w:r>
        <w:r w:rsidDel="007077BD">
          <w:rPr>
            <w:noProof/>
            <w:webHidden/>
          </w:rPr>
          <w:tab/>
          <w:delText>18</w:delText>
        </w:r>
      </w:del>
    </w:p>
    <w:p w14:paraId="2F179A2D" w14:textId="77777777" w:rsidR="00C40B18" w:rsidDel="007077BD" w:rsidRDefault="00C40B18">
      <w:pPr>
        <w:pStyle w:val="TOC4"/>
        <w:rPr>
          <w:del w:id="499" w:author="Desiree Sacher" w:date="2014-09-11T19:22:00Z"/>
          <w:rFonts w:asciiTheme="minorHAnsi" w:eastAsiaTheme="minorEastAsia" w:hAnsiTheme="minorHAnsi" w:cstheme="minorBidi"/>
          <w:noProof/>
          <w:lang w:eastAsia="de-CH"/>
        </w:rPr>
      </w:pPr>
      <w:del w:id="500" w:author="Desiree Sacher" w:date="2014-09-11T19:22:00Z">
        <w:r w:rsidRPr="007077BD" w:rsidDel="007077BD">
          <w:rPr>
            <w:noProof/>
            <w:rPrChange w:id="501" w:author="Desiree Sacher" w:date="2014-09-11T19:22:00Z">
              <w:rPr>
                <w:rStyle w:val="Hyperlink"/>
                <w:noProof/>
              </w:rPr>
            </w:rPrChange>
          </w:rPr>
          <w:delText>4.5.1.1.</w:delText>
        </w:r>
        <w:r w:rsidDel="007077BD">
          <w:rPr>
            <w:rFonts w:asciiTheme="minorHAnsi" w:eastAsiaTheme="minorEastAsia" w:hAnsiTheme="minorHAnsi" w:cstheme="minorBidi"/>
            <w:noProof/>
            <w:lang w:eastAsia="de-CH"/>
          </w:rPr>
          <w:tab/>
        </w:r>
        <w:r w:rsidRPr="007077BD" w:rsidDel="007077BD">
          <w:rPr>
            <w:noProof/>
            <w:rPrChange w:id="502" w:author="Desiree Sacher" w:date="2014-09-11T19:22:00Z">
              <w:rPr>
                <w:rStyle w:val="Hyperlink"/>
                <w:noProof/>
              </w:rPr>
            </w:rPrChange>
          </w:rPr>
          <w:delText>MVC – Model View Control</w:delText>
        </w:r>
        <w:r w:rsidDel="007077BD">
          <w:rPr>
            <w:noProof/>
            <w:webHidden/>
          </w:rPr>
          <w:tab/>
          <w:delText>18</w:delText>
        </w:r>
      </w:del>
    </w:p>
    <w:p w14:paraId="378273B6" w14:textId="77777777" w:rsidR="00C40B18" w:rsidDel="007077BD" w:rsidRDefault="00C40B18">
      <w:pPr>
        <w:pStyle w:val="TOC4"/>
        <w:rPr>
          <w:del w:id="503" w:author="Desiree Sacher" w:date="2014-09-11T19:22:00Z"/>
          <w:rFonts w:asciiTheme="minorHAnsi" w:eastAsiaTheme="minorEastAsia" w:hAnsiTheme="minorHAnsi" w:cstheme="minorBidi"/>
          <w:noProof/>
          <w:lang w:eastAsia="de-CH"/>
        </w:rPr>
      </w:pPr>
      <w:del w:id="504" w:author="Desiree Sacher" w:date="2014-09-11T19:22:00Z">
        <w:r w:rsidRPr="007077BD" w:rsidDel="007077BD">
          <w:rPr>
            <w:noProof/>
            <w:rPrChange w:id="505" w:author="Desiree Sacher" w:date="2014-09-11T19:22:00Z">
              <w:rPr>
                <w:rStyle w:val="Hyperlink"/>
                <w:noProof/>
              </w:rPr>
            </w:rPrChange>
          </w:rPr>
          <w:delText>4.5.1.2.</w:delText>
        </w:r>
        <w:r w:rsidDel="007077BD">
          <w:rPr>
            <w:rFonts w:asciiTheme="minorHAnsi" w:eastAsiaTheme="minorEastAsia" w:hAnsiTheme="minorHAnsi" w:cstheme="minorBidi"/>
            <w:noProof/>
            <w:lang w:eastAsia="de-CH"/>
          </w:rPr>
          <w:tab/>
        </w:r>
        <w:r w:rsidRPr="007077BD" w:rsidDel="007077BD">
          <w:rPr>
            <w:noProof/>
            <w:rPrChange w:id="506" w:author="Desiree Sacher" w:date="2014-09-11T19:22:00Z">
              <w:rPr>
                <w:rStyle w:val="Hyperlink"/>
                <w:noProof/>
              </w:rPr>
            </w:rPrChange>
          </w:rPr>
          <w:delText>Singleton Pattern</w:delText>
        </w:r>
        <w:r w:rsidDel="007077BD">
          <w:rPr>
            <w:noProof/>
            <w:webHidden/>
          </w:rPr>
          <w:tab/>
          <w:delText>18</w:delText>
        </w:r>
      </w:del>
    </w:p>
    <w:p w14:paraId="229DCBE9" w14:textId="77777777" w:rsidR="00C40B18" w:rsidDel="007077BD" w:rsidRDefault="00C40B18">
      <w:pPr>
        <w:pStyle w:val="TOC4"/>
        <w:rPr>
          <w:del w:id="507" w:author="Desiree Sacher" w:date="2014-09-11T19:22:00Z"/>
          <w:rFonts w:asciiTheme="minorHAnsi" w:eastAsiaTheme="minorEastAsia" w:hAnsiTheme="minorHAnsi" w:cstheme="minorBidi"/>
          <w:noProof/>
          <w:lang w:eastAsia="de-CH"/>
        </w:rPr>
      </w:pPr>
      <w:del w:id="508" w:author="Desiree Sacher" w:date="2014-09-11T19:22:00Z">
        <w:r w:rsidRPr="007077BD" w:rsidDel="007077BD">
          <w:rPr>
            <w:noProof/>
            <w:rPrChange w:id="509" w:author="Desiree Sacher" w:date="2014-09-11T19:22:00Z">
              <w:rPr>
                <w:rStyle w:val="Hyperlink"/>
                <w:noProof/>
              </w:rPr>
            </w:rPrChange>
          </w:rPr>
          <w:delText>4.5.1.3.</w:delText>
        </w:r>
        <w:r w:rsidDel="007077BD">
          <w:rPr>
            <w:rFonts w:asciiTheme="minorHAnsi" w:eastAsiaTheme="minorEastAsia" w:hAnsiTheme="minorHAnsi" w:cstheme="minorBidi"/>
            <w:noProof/>
            <w:lang w:eastAsia="de-CH"/>
          </w:rPr>
          <w:tab/>
        </w:r>
        <w:r w:rsidRPr="007077BD" w:rsidDel="007077BD">
          <w:rPr>
            <w:noProof/>
            <w:rPrChange w:id="510" w:author="Desiree Sacher" w:date="2014-09-11T19:22:00Z">
              <w:rPr>
                <w:rStyle w:val="Hyperlink"/>
                <w:noProof/>
              </w:rPr>
            </w:rPrChange>
          </w:rPr>
          <w:delText>Factory Pattern</w:delText>
        </w:r>
        <w:r w:rsidDel="007077BD">
          <w:rPr>
            <w:noProof/>
            <w:webHidden/>
          </w:rPr>
          <w:tab/>
          <w:delText>19</w:delText>
        </w:r>
      </w:del>
    </w:p>
    <w:p w14:paraId="1AA4655D" w14:textId="77777777" w:rsidR="00C40B18" w:rsidDel="007077BD" w:rsidRDefault="00C40B18">
      <w:pPr>
        <w:pStyle w:val="TOC4"/>
        <w:rPr>
          <w:del w:id="511" w:author="Desiree Sacher" w:date="2014-09-11T19:22:00Z"/>
          <w:rFonts w:asciiTheme="minorHAnsi" w:eastAsiaTheme="minorEastAsia" w:hAnsiTheme="minorHAnsi" w:cstheme="minorBidi"/>
          <w:noProof/>
          <w:lang w:eastAsia="de-CH"/>
        </w:rPr>
      </w:pPr>
      <w:del w:id="512" w:author="Desiree Sacher" w:date="2014-09-11T19:22:00Z">
        <w:r w:rsidRPr="007077BD" w:rsidDel="007077BD">
          <w:rPr>
            <w:noProof/>
            <w:rPrChange w:id="513" w:author="Desiree Sacher" w:date="2014-09-11T19:22:00Z">
              <w:rPr>
                <w:rStyle w:val="Hyperlink"/>
                <w:noProof/>
              </w:rPr>
            </w:rPrChange>
          </w:rPr>
          <w:delText>4.5.1.4.</w:delText>
        </w:r>
        <w:r w:rsidDel="007077BD">
          <w:rPr>
            <w:rFonts w:asciiTheme="minorHAnsi" w:eastAsiaTheme="minorEastAsia" w:hAnsiTheme="minorHAnsi" w:cstheme="minorBidi"/>
            <w:noProof/>
            <w:lang w:eastAsia="de-CH"/>
          </w:rPr>
          <w:tab/>
        </w:r>
        <w:r w:rsidRPr="007077BD" w:rsidDel="007077BD">
          <w:rPr>
            <w:noProof/>
            <w:rPrChange w:id="514" w:author="Desiree Sacher" w:date="2014-09-11T19:22:00Z">
              <w:rPr>
                <w:rStyle w:val="Hyperlink"/>
                <w:noProof/>
              </w:rPr>
            </w:rPrChange>
          </w:rPr>
          <w:delText>Strategy Pattern</w:delText>
        </w:r>
        <w:r w:rsidDel="007077BD">
          <w:rPr>
            <w:noProof/>
            <w:webHidden/>
          </w:rPr>
          <w:tab/>
          <w:delText>20</w:delText>
        </w:r>
      </w:del>
    </w:p>
    <w:p w14:paraId="2FD171B6" w14:textId="77777777" w:rsidR="00C40B18" w:rsidDel="007077BD" w:rsidRDefault="00C40B18">
      <w:pPr>
        <w:pStyle w:val="TOC3"/>
        <w:rPr>
          <w:del w:id="515" w:author="Desiree Sacher" w:date="2014-09-11T19:22:00Z"/>
          <w:rFonts w:asciiTheme="minorHAnsi" w:eastAsiaTheme="minorEastAsia" w:hAnsiTheme="minorHAnsi" w:cstheme="minorBidi"/>
          <w:noProof/>
          <w:lang w:eastAsia="de-CH"/>
        </w:rPr>
      </w:pPr>
      <w:del w:id="516" w:author="Desiree Sacher" w:date="2014-09-11T19:22:00Z">
        <w:r w:rsidRPr="007077BD" w:rsidDel="007077BD">
          <w:rPr>
            <w:noProof/>
            <w:rPrChange w:id="517" w:author="Desiree Sacher" w:date="2014-09-11T19:22:00Z">
              <w:rPr>
                <w:rStyle w:val="Hyperlink"/>
                <w:noProof/>
              </w:rPr>
            </w:rPrChange>
          </w:rPr>
          <w:delText>4.5.2.</w:delText>
        </w:r>
        <w:r w:rsidDel="007077BD">
          <w:rPr>
            <w:rFonts w:asciiTheme="minorHAnsi" w:eastAsiaTheme="minorEastAsia" w:hAnsiTheme="minorHAnsi" w:cstheme="minorBidi"/>
            <w:noProof/>
            <w:lang w:eastAsia="de-CH"/>
          </w:rPr>
          <w:tab/>
        </w:r>
        <w:r w:rsidRPr="007077BD" w:rsidDel="007077BD">
          <w:rPr>
            <w:noProof/>
            <w:rPrChange w:id="518" w:author="Desiree Sacher" w:date="2014-09-11T19:22:00Z">
              <w:rPr>
                <w:rStyle w:val="Hyperlink"/>
                <w:noProof/>
              </w:rPr>
            </w:rPrChange>
          </w:rPr>
          <w:delText>Use Cases</w:delText>
        </w:r>
        <w:r w:rsidDel="007077BD">
          <w:rPr>
            <w:noProof/>
            <w:webHidden/>
          </w:rPr>
          <w:tab/>
          <w:delText>21</w:delText>
        </w:r>
      </w:del>
    </w:p>
    <w:p w14:paraId="11040D31" w14:textId="77777777" w:rsidR="00C40B18" w:rsidDel="007077BD" w:rsidRDefault="00C40B18">
      <w:pPr>
        <w:pStyle w:val="TOC4"/>
        <w:rPr>
          <w:del w:id="519" w:author="Desiree Sacher" w:date="2014-09-11T19:22:00Z"/>
          <w:rFonts w:asciiTheme="minorHAnsi" w:eastAsiaTheme="minorEastAsia" w:hAnsiTheme="minorHAnsi" w:cstheme="minorBidi"/>
          <w:noProof/>
          <w:lang w:eastAsia="de-CH"/>
        </w:rPr>
      </w:pPr>
      <w:del w:id="520" w:author="Desiree Sacher" w:date="2014-09-11T19:22:00Z">
        <w:r w:rsidRPr="007077BD" w:rsidDel="007077BD">
          <w:rPr>
            <w:noProof/>
            <w:rPrChange w:id="521" w:author="Desiree Sacher" w:date="2014-09-11T19:22:00Z">
              <w:rPr>
                <w:rStyle w:val="Hyperlink"/>
                <w:noProof/>
              </w:rPr>
            </w:rPrChange>
          </w:rPr>
          <w:delText>4.5.2.1.</w:delText>
        </w:r>
        <w:r w:rsidDel="007077BD">
          <w:rPr>
            <w:rFonts w:asciiTheme="minorHAnsi" w:eastAsiaTheme="minorEastAsia" w:hAnsiTheme="minorHAnsi" w:cstheme="minorBidi"/>
            <w:noProof/>
            <w:lang w:eastAsia="de-CH"/>
          </w:rPr>
          <w:tab/>
        </w:r>
        <w:r w:rsidRPr="007077BD" w:rsidDel="007077BD">
          <w:rPr>
            <w:noProof/>
            <w:rPrChange w:id="522" w:author="Desiree Sacher" w:date="2014-09-11T19:22:00Z">
              <w:rPr>
                <w:rStyle w:val="Hyperlink"/>
                <w:noProof/>
              </w:rPr>
            </w:rPrChange>
          </w:rPr>
          <w:delText>Aktualisieren von Karte während des Spiels</w:delText>
        </w:r>
        <w:r w:rsidDel="007077BD">
          <w:rPr>
            <w:noProof/>
            <w:webHidden/>
          </w:rPr>
          <w:tab/>
          <w:delText>21</w:delText>
        </w:r>
      </w:del>
    </w:p>
    <w:p w14:paraId="637ABB82" w14:textId="77777777" w:rsidR="00C40B18" w:rsidDel="007077BD" w:rsidRDefault="00C40B18">
      <w:pPr>
        <w:pStyle w:val="TOC4"/>
        <w:rPr>
          <w:del w:id="523" w:author="Desiree Sacher" w:date="2014-09-11T19:22:00Z"/>
          <w:rFonts w:asciiTheme="minorHAnsi" w:eastAsiaTheme="minorEastAsia" w:hAnsiTheme="minorHAnsi" w:cstheme="minorBidi"/>
          <w:noProof/>
          <w:lang w:eastAsia="de-CH"/>
        </w:rPr>
      </w:pPr>
      <w:del w:id="524" w:author="Desiree Sacher" w:date="2014-09-11T19:22:00Z">
        <w:r w:rsidRPr="007077BD" w:rsidDel="007077BD">
          <w:rPr>
            <w:noProof/>
            <w:rPrChange w:id="525" w:author="Desiree Sacher" w:date="2014-09-11T19:22:00Z">
              <w:rPr>
                <w:rStyle w:val="Hyperlink"/>
                <w:noProof/>
              </w:rPr>
            </w:rPrChange>
          </w:rPr>
          <w:delText>4.5.2.2.</w:delText>
        </w:r>
        <w:r w:rsidDel="007077BD">
          <w:rPr>
            <w:rFonts w:asciiTheme="minorHAnsi" w:eastAsiaTheme="minorEastAsia" w:hAnsiTheme="minorHAnsi" w:cstheme="minorBidi"/>
            <w:noProof/>
            <w:lang w:eastAsia="de-CH"/>
          </w:rPr>
          <w:tab/>
        </w:r>
        <w:r w:rsidRPr="007077BD" w:rsidDel="007077BD">
          <w:rPr>
            <w:noProof/>
            <w:rPrChange w:id="526" w:author="Desiree Sacher" w:date="2014-09-11T19:22:00Z">
              <w:rPr>
                <w:rStyle w:val="Hyperlink"/>
                <w:noProof/>
              </w:rPr>
            </w:rPrChange>
          </w:rPr>
          <w:delText>Hinzufügen einer Karte im Karten Manager</w:delText>
        </w:r>
        <w:r w:rsidDel="007077BD">
          <w:rPr>
            <w:noProof/>
            <w:webHidden/>
          </w:rPr>
          <w:tab/>
          <w:delText>23</w:delText>
        </w:r>
      </w:del>
    </w:p>
    <w:p w14:paraId="76785898" w14:textId="77777777" w:rsidR="00C40B18" w:rsidDel="007077BD" w:rsidRDefault="00C40B18">
      <w:pPr>
        <w:pStyle w:val="TOC4"/>
        <w:rPr>
          <w:del w:id="527" w:author="Desiree Sacher" w:date="2014-09-11T19:22:00Z"/>
          <w:rFonts w:asciiTheme="minorHAnsi" w:eastAsiaTheme="minorEastAsia" w:hAnsiTheme="minorHAnsi" w:cstheme="minorBidi"/>
          <w:noProof/>
          <w:lang w:eastAsia="de-CH"/>
        </w:rPr>
      </w:pPr>
      <w:del w:id="528" w:author="Desiree Sacher" w:date="2014-09-11T19:22:00Z">
        <w:r w:rsidRPr="007077BD" w:rsidDel="007077BD">
          <w:rPr>
            <w:noProof/>
            <w:rPrChange w:id="529" w:author="Desiree Sacher" w:date="2014-09-11T19:22:00Z">
              <w:rPr>
                <w:rStyle w:val="Hyperlink"/>
                <w:noProof/>
              </w:rPr>
            </w:rPrChange>
          </w:rPr>
          <w:delText>4.5.2.3.</w:delText>
        </w:r>
        <w:r w:rsidDel="007077BD">
          <w:rPr>
            <w:rFonts w:asciiTheme="minorHAnsi" w:eastAsiaTheme="minorEastAsia" w:hAnsiTheme="minorHAnsi" w:cstheme="minorBidi"/>
            <w:noProof/>
            <w:lang w:eastAsia="de-CH"/>
          </w:rPr>
          <w:tab/>
        </w:r>
        <w:r w:rsidRPr="007077BD" w:rsidDel="007077BD">
          <w:rPr>
            <w:noProof/>
            <w:rPrChange w:id="530" w:author="Desiree Sacher" w:date="2014-09-11T19:22:00Z">
              <w:rPr>
                <w:rStyle w:val="Hyperlink"/>
                <w:noProof/>
              </w:rPr>
            </w:rPrChange>
          </w:rPr>
          <w:delText>Konfiguration der Seriellen Verbindung</w:delText>
        </w:r>
        <w:r w:rsidDel="007077BD">
          <w:rPr>
            <w:noProof/>
            <w:webHidden/>
          </w:rPr>
          <w:tab/>
          <w:delText>24</w:delText>
        </w:r>
      </w:del>
    </w:p>
    <w:p w14:paraId="01EBAE6B" w14:textId="77777777" w:rsidR="00C40B18" w:rsidDel="007077BD" w:rsidRDefault="00C40B18">
      <w:pPr>
        <w:pStyle w:val="TOC4"/>
        <w:rPr>
          <w:del w:id="531" w:author="Desiree Sacher" w:date="2014-09-11T19:22:00Z"/>
          <w:rFonts w:asciiTheme="minorHAnsi" w:eastAsiaTheme="minorEastAsia" w:hAnsiTheme="minorHAnsi" w:cstheme="minorBidi"/>
          <w:noProof/>
          <w:lang w:eastAsia="de-CH"/>
        </w:rPr>
      </w:pPr>
      <w:del w:id="532" w:author="Desiree Sacher" w:date="2014-09-11T19:22:00Z">
        <w:r w:rsidRPr="007077BD" w:rsidDel="007077BD">
          <w:rPr>
            <w:noProof/>
            <w:rPrChange w:id="533" w:author="Desiree Sacher" w:date="2014-09-11T19:22:00Z">
              <w:rPr>
                <w:rStyle w:val="Hyperlink"/>
                <w:noProof/>
              </w:rPr>
            </w:rPrChange>
          </w:rPr>
          <w:delText>4.5.2.4.</w:delText>
        </w:r>
        <w:r w:rsidDel="007077BD">
          <w:rPr>
            <w:rFonts w:asciiTheme="minorHAnsi" w:eastAsiaTheme="minorEastAsia" w:hAnsiTheme="minorHAnsi" w:cstheme="minorBidi"/>
            <w:noProof/>
            <w:lang w:eastAsia="de-CH"/>
          </w:rPr>
          <w:tab/>
        </w:r>
        <w:r w:rsidRPr="007077BD" w:rsidDel="007077BD">
          <w:rPr>
            <w:noProof/>
            <w:rPrChange w:id="534" w:author="Desiree Sacher" w:date="2014-09-11T19:22:00Z">
              <w:rPr>
                <w:rStyle w:val="Hyperlink"/>
                <w:noProof/>
              </w:rPr>
            </w:rPrChange>
          </w:rPr>
          <w:delText>Konfiguration Spiel Modus</w:delText>
        </w:r>
        <w:r w:rsidDel="007077BD">
          <w:rPr>
            <w:noProof/>
            <w:webHidden/>
          </w:rPr>
          <w:tab/>
          <w:delText>26</w:delText>
        </w:r>
      </w:del>
    </w:p>
    <w:p w14:paraId="498EE143" w14:textId="77777777" w:rsidR="00C40B18" w:rsidDel="007077BD" w:rsidRDefault="00C40B18">
      <w:pPr>
        <w:pStyle w:val="TOC2"/>
        <w:rPr>
          <w:del w:id="535" w:author="Desiree Sacher" w:date="2014-09-11T19:22:00Z"/>
          <w:rFonts w:asciiTheme="minorHAnsi" w:eastAsiaTheme="minorEastAsia" w:hAnsiTheme="minorHAnsi" w:cstheme="minorBidi"/>
          <w:noProof/>
          <w:lang w:eastAsia="de-CH"/>
        </w:rPr>
      </w:pPr>
      <w:del w:id="536" w:author="Desiree Sacher" w:date="2014-09-11T19:22:00Z">
        <w:r w:rsidRPr="007077BD" w:rsidDel="007077BD">
          <w:rPr>
            <w:noProof/>
            <w:rPrChange w:id="537" w:author="Desiree Sacher" w:date="2014-09-11T19:22:00Z">
              <w:rPr>
                <w:rStyle w:val="Hyperlink"/>
                <w:noProof/>
              </w:rPr>
            </w:rPrChange>
          </w:rPr>
          <w:delText>4.6.</w:delText>
        </w:r>
        <w:r w:rsidDel="007077BD">
          <w:rPr>
            <w:rFonts w:asciiTheme="minorHAnsi" w:eastAsiaTheme="minorEastAsia" w:hAnsiTheme="minorHAnsi" w:cstheme="minorBidi"/>
            <w:noProof/>
            <w:lang w:eastAsia="de-CH"/>
          </w:rPr>
          <w:tab/>
        </w:r>
        <w:r w:rsidRPr="007077BD" w:rsidDel="007077BD">
          <w:rPr>
            <w:noProof/>
            <w:rPrChange w:id="538" w:author="Desiree Sacher" w:date="2014-09-11T19:22:00Z">
              <w:rPr>
                <w:rStyle w:val="Hyperlink"/>
                <w:noProof/>
              </w:rPr>
            </w:rPrChange>
          </w:rPr>
          <w:delText>Implementierungsdetails</w:delText>
        </w:r>
        <w:r w:rsidDel="007077BD">
          <w:rPr>
            <w:noProof/>
            <w:webHidden/>
          </w:rPr>
          <w:tab/>
          <w:delText>28</w:delText>
        </w:r>
      </w:del>
    </w:p>
    <w:p w14:paraId="0964AF7F" w14:textId="77777777" w:rsidR="00C40B18" w:rsidDel="007077BD" w:rsidRDefault="00C40B18">
      <w:pPr>
        <w:pStyle w:val="TOC3"/>
        <w:rPr>
          <w:del w:id="539" w:author="Desiree Sacher" w:date="2014-09-11T19:22:00Z"/>
          <w:rFonts w:asciiTheme="minorHAnsi" w:eastAsiaTheme="minorEastAsia" w:hAnsiTheme="minorHAnsi" w:cstheme="minorBidi"/>
          <w:noProof/>
          <w:lang w:eastAsia="de-CH"/>
        </w:rPr>
      </w:pPr>
      <w:del w:id="540" w:author="Desiree Sacher" w:date="2014-09-11T19:22:00Z">
        <w:r w:rsidRPr="007077BD" w:rsidDel="007077BD">
          <w:rPr>
            <w:noProof/>
            <w:rPrChange w:id="541" w:author="Desiree Sacher" w:date="2014-09-11T19:22:00Z">
              <w:rPr>
                <w:rStyle w:val="Hyperlink"/>
                <w:noProof/>
              </w:rPr>
            </w:rPrChange>
          </w:rPr>
          <w:delText>4.6.1.</w:delText>
        </w:r>
        <w:r w:rsidDel="007077BD">
          <w:rPr>
            <w:rFonts w:asciiTheme="minorHAnsi" w:eastAsiaTheme="minorEastAsia" w:hAnsiTheme="minorHAnsi" w:cstheme="minorBidi"/>
            <w:noProof/>
            <w:lang w:eastAsia="de-CH"/>
          </w:rPr>
          <w:tab/>
        </w:r>
        <w:r w:rsidRPr="007077BD" w:rsidDel="007077BD">
          <w:rPr>
            <w:noProof/>
            <w:rPrChange w:id="542" w:author="Desiree Sacher" w:date="2014-09-11T19:22:00Z">
              <w:rPr>
                <w:rStyle w:val="Hyperlink"/>
                <w:noProof/>
              </w:rPr>
            </w:rPrChange>
          </w:rPr>
          <w:delText>Zeitmessfunktion</w:delText>
        </w:r>
        <w:r w:rsidDel="007077BD">
          <w:rPr>
            <w:noProof/>
            <w:webHidden/>
          </w:rPr>
          <w:tab/>
          <w:delText>28</w:delText>
        </w:r>
      </w:del>
    </w:p>
    <w:p w14:paraId="76AD51AE" w14:textId="77777777" w:rsidR="00C40B18" w:rsidDel="007077BD" w:rsidRDefault="00C40B18">
      <w:pPr>
        <w:pStyle w:val="TOC3"/>
        <w:rPr>
          <w:del w:id="543" w:author="Desiree Sacher" w:date="2014-09-11T19:22:00Z"/>
          <w:rFonts w:asciiTheme="minorHAnsi" w:eastAsiaTheme="minorEastAsia" w:hAnsiTheme="minorHAnsi" w:cstheme="minorBidi"/>
          <w:noProof/>
          <w:lang w:eastAsia="de-CH"/>
        </w:rPr>
      </w:pPr>
      <w:del w:id="544" w:author="Desiree Sacher" w:date="2014-09-11T19:22:00Z">
        <w:r w:rsidRPr="007077BD" w:rsidDel="007077BD">
          <w:rPr>
            <w:noProof/>
            <w:rPrChange w:id="545" w:author="Desiree Sacher" w:date="2014-09-11T19:22:00Z">
              <w:rPr>
                <w:rStyle w:val="Hyperlink"/>
                <w:noProof/>
              </w:rPr>
            </w:rPrChange>
          </w:rPr>
          <w:delText>4.6.2.</w:delText>
        </w:r>
        <w:r w:rsidDel="007077BD">
          <w:rPr>
            <w:rFonts w:asciiTheme="minorHAnsi" w:eastAsiaTheme="minorEastAsia" w:hAnsiTheme="minorHAnsi" w:cstheme="minorBidi"/>
            <w:noProof/>
            <w:lang w:eastAsia="de-CH"/>
          </w:rPr>
          <w:tab/>
        </w:r>
        <w:r w:rsidRPr="007077BD" w:rsidDel="007077BD">
          <w:rPr>
            <w:noProof/>
            <w:rPrChange w:id="546" w:author="Desiree Sacher" w:date="2014-09-11T19:22:00Z">
              <w:rPr>
                <w:rStyle w:val="Hyperlink"/>
                <w:noProof/>
              </w:rPr>
            </w:rPrChange>
          </w:rPr>
          <w:delText>Serielle Verbindung zum Arduino</w:delText>
        </w:r>
        <w:r w:rsidDel="007077BD">
          <w:rPr>
            <w:noProof/>
            <w:webHidden/>
          </w:rPr>
          <w:tab/>
          <w:delText>28</w:delText>
        </w:r>
      </w:del>
    </w:p>
    <w:p w14:paraId="72238967" w14:textId="77777777" w:rsidR="00C40B18" w:rsidDel="007077BD" w:rsidRDefault="00C40B18">
      <w:pPr>
        <w:pStyle w:val="TOC4"/>
        <w:rPr>
          <w:del w:id="547" w:author="Desiree Sacher" w:date="2014-09-11T19:22:00Z"/>
          <w:rFonts w:asciiTheme="minorHAnsi" w:eastAsiaTheme="minorEastAsia" w:hAnsiTheme="minorHAnsi" w:cstheme="minorBidi"/>
          <w:noProof/>
          <w:lang w:eastAsia="de-CH"/>
        </w:rPr>
      </w:pPr>
      <w:del w:id="548" w:author="Desiree Sacher" w:date="2014-09-11T19:22:00Z">
        <w:r w:rsidRPr="007077BD" w:rsidDel="007077BD">
          <w:rPr>
            <w:noProof/>
            <w:rPrChange w:id="549" w:author="Desiree Sacher" w:date="2014-09-11T19:22:00Z">
              <w:rPr>
                <w:rStyle w:val="Hyperlink"/>
                <w:noProof/>
              </w:rPr>
            </w:rPrChange>
          </w:rPr>
          <w:delText>4.6.2.1.</w:delText>
        </w:r>
        <w:r w:rsidDel="007077BD">
          <w:rPr>
            <w:rFonts w:asciiTheme="minorHAnsi" w:eastAsiaTheme="minorEastAsia" w:hAnsiTheme="minorHAnsi" w:cstheme="minorBidi"/>
            <w:noProof/>
            <w:lang w:eastAsia="de-CH"/>
          </w:rPr>
          <w:tab/>
        </w:r>
        <w:r w:rsidRPr="007077BD" w:rsidDel="007077BD">
          <w:rPr>
            <w:noProof/>
            <w:rPrChange w:id="550" w:author="Desiree Sacher" w:date="2014-09-11T19:22:00Z">
              <w:rPr>
                <w:rStyle w:val="Hyperlink"/>
                <w:noProof/>
              </w:rPr>
            </w:rPrChange>
          </w:rPr>
          <w:delText>Implementation Arduino</w:delText>
        </w:r>
        <w:r w:rsidDel="007077BD">
          <w:rPr>
            <w:noProof/>
            <w:webHidden/>
          </w:rPr>
          <w:tab/>
          <w:delText>28</w:delText>
        </w:r>
      </w:del>
    </w:p>
    <w:p w14:paraId="585B24BC" w14:textId="77777777" w:rsidR="00C40B18" w:rsidDel="007077BD" w:rsidRDefault="00C40B18">
      <w:pPr>
        <w:pStyle w:val="TOC4"/>
        <w:rPr>
          <w:del w:id="551" w:author="Desiree Sacher" w:date="2014-09-11T19:22:00Z"/>
          <w:rFonts w:asciiTheme="minorHAnsi" w:eastAsiaTheme="minorEastAsia" w:hAnsiTheme="minorHAnsi" w:cstheme="minorBidi"/>
          <w:noProof/>
          <w:lang w:eastAsia="de-CH"/>
        </w:rPr>
      </w:pPr>
      <w:del w:id="552" w:author="Desiree Sacher" w:date="2014-09-11T19:22:00Z">
        <w:r w:rsidRPr="007077BD" w:rsidDel="007077BD">
          <w:rPr>
            <w:noProof/>
            <w:rPrChange w:id="553" w:author="Desiree Sacher" w:date="2014-09-11T19:22:00Z">
              <w:rPr>
                <w:rStyle w:val="Hyperlink"/>
                <w:noProof/>
              </w:rPr>
            </w:rPrChange>
          </w:rPr>
          <w:delText>4.6.2.2.</w:delText>
        </w:r>
        <w:r w:rsidDel="007077BD">
          <w:rPr>
            <w:rFonts w:asciiTheme="minorHAnsi" w:eastAsiaTheme="minorEastAsia" w:hAnsiTheme="minorHAnsi" w:cstheme="minorBidi"/>
            <w:noProof/>
            <w:lang w:eastAsia="de-CH"/>
          </w:rPr>
          <w:tab/>
        </w:r>
        <w:r w:rsidRPr="007077BD" w:rsidDel="007077BD">
          <w:rPr>
            <w:noProof/>
            <w:rPrChange w:id="554" w:author="Desiree Sacher" w:date="2014-09-11T19:22:00Z">
              <w:rPr>
                <w:rStyle w:val="Hyperlink"/>
                <w:noProof/>
              </w:rPr>
            </w:rPrChange>
          </w:rPr>
          <w:delText>Implementation Python</w:delText>
        </w:r>
        <w:r w:rsidDel="007077BD">
          <w:rPr>
            <w:noProof/>
            <w:webHidden/>
          </w:rPr>
          <w:tab/>
          <w:delText>28</w:delText>
        </w:r>
      </w:del>
    </w:p>
    <w:p w14:paraId="3B9D24ED" w14:textId="77777777" w:rsidR="00C40B18" w:rsidDel="007077BD" w:rsidRDefault="00C40B18">
      <w:pPr>
        <w:pStyle w:val="TOC3"/>
        <w:rPr>
          <w:del w:id="555" w:author="Desiree Sacher" w:date="2014-09-11T19:22:00Z"/>
          <w:rFonts w:asciiTheme="minorHAnsi" w:eastAsiaTheme="minorEastAsia" w:hAnsiTheme="minorHAnsi" w:cstheme="minorBidi"/>
          <w:noProof/>
          <w:lang w:eastAsia="de-CH"/>
        </w:rPr>
      </w:pPr>
      <w:del w:id="556" w:author="Desiree Sacher" w:date="2014-09-11T19:22:00Z">
        <w:r w:rsidRPr="007077BD" w:rsidDel="007077BD">
          <w:rPr>
            <w:noProof/>
            <w:rPrChange w:id="557" w:author="Desiree Sacher" w:date="2014-09-11T19:22:00Z">
              <w:rPr>
                <w:rStyle w:val="Hyperlink"/>
                <w:noProof/>
              </w:rPr>
            </w:rPrChange>
          </w:rPr>
          <w:delText>4.6.3.</w:delText>
        </w:r>
        <w:r w:rsidDel="007077BD">
          <w:rPr>
            <w:rFonts w:asciiTheme="minorHAnsi" w:eastAsiaTheme="minorEastAsia" w:hAnsiTheme="minorHAnsi" w:cstheme="minorBidi"/>
            <w:noProof/>
            <w:lang w:eastAsia="de-CH"/>
          </w:rPr>
          <w:tab/>
        </w:r>
        <w:r w:rsidRPr="007077BD" w:rsidDel="007077BD">
          <w:rPr>
            <w:noProof/>
            <w:rPrChange w:id="558" w:author="Desiree Sacher" w:date="2014-09-11T19:22:00Z">
              <w:rPr>
                <w:rStyle w:val="Hyperlink"/>
                <w:noProof/>
              </w:rPr>
            </w:rPrChange>
          </w:rPr>
          <w:delText>Serialisierung der Kartenkonfiguration</w:delText>
        </w:r>
        <w:r w:rsidDel="007077BD">
          <w:rPr>
            <w:noProof/>
            <w:webHidden/>
          </w:rPr>
          <w:tab/>
          <w:delText>29</w:delText>
        </w:r>
      </w:del>
    </w:p>
    <w:p w14:paraId="169E6FC4" w14:textId="77777777" w:rsidR="00C40B18" w:rsidDel="007077BD" w:rsidRDefault="00C40B18">
      <w:pPr>
        <w:pStyle w:val="TOC3"/>
        <w:rPr>
          <w:del w:id="559" w:author="Desiree Sacher" w:date="2014-09-11T19:22:00Z"/>
          <w:rFonts w:asciiTheme="minorHAnsi" w:eastAsiaTheme="minorEastAsia" w:hAnsiTheme="minorHAnsi" w:cstheme="minorBidi"/>
          <w:noProof/>
          <w:lang w:eastAsia="de-CH"/>
        </w:rPr>
      </w:pPr>
      <w:del w:id="560" w:author="Desiree Sacher" w:date="2014-09-11T19:22:00Z">
        <w:r w:rsidRPr="007077BD" w:rsidDel="007077BD">
          <w:rPr>
            <w:noProof/>
            <w:rPrChange w:id="561" w:author="Desiree Sacher" w:date="2014-09-11T19:22:00Z">
              <w:rPr>
                <w:rStyle w:val="Hyperlink"/>
                <w:noProof/>
              </w:rPr>
            </w:rPrChange>
          </w:rPr>
          <w:delText>4.6.4.</w:delText>
        </w:r>
        <w:r w:rsidDel="007077BD">
          <w:rPr>
            <w:rFonts w:asciiTheme="minorHAnsi" w:eastAsiaTheme="minorEastAsia" w:hAnsiTheme="minorHAnsi" w:cstheme="minorBidi"/>
            <w:noProof/>
            <w:lang w:eastAsia="de-CH"/>
          </w:rPr>
          <w:tab/>
        </w:r>
        <w:r w:rsidRPr="007077BD" w:rsidDel="007077BD">
          <w:rPr>
            <w:noProof/>
            <w:rPrChange w:id="562" w:author="Desiree Sacher" w:date="2014-09-11T19:22:00Z">
              <w:rPr>
                <w:rStyle w:val="Hyperlink"/>
                <w:noProof/>
              </w:rPr>
            </w:rPrChange>
          </w:rPr>
          <w:delText>Entwickeln des GUI</w:delText>
        </w:r>
        <w:r w:rsidDel="007077BD">
          <w:rPr>
            <w:noProof/>
            <w:webHidden/>
          </w:rPr>
          <w:tab/>
          <w:delText>29</w:delText>
        </w:r>
      </w:del>
    </w:p>
    <w:p w14:paraId="5732799C" w14:textId="77777777" w:rsidR="00C40B18" w:rsidDel="007077BD" w:rsidRDefault="00C40B18">
      <w:pPr>
        <w:pStyle w:val="TOC4"/>
        <w:rPr>
          <w:del w:id="563" w:author="Desiree Sacher" w:date="2014-09-11T19:22:00Z"/>
          <w:rFonts w:asciiTheme="minorHAnsi" w:eastAsiaTheme="minorEastAsia" w:hAnsiTheme="minorHAnsi" w:cstheme="minorBidi"/>
          <w:noProof/>
          <w:lang w:eastAsia="de-CH"/>
        </w:rPr>
      </w:pPr>
      <w:del w:id="564" w:author="Desiree Sacher" w:date="2014-09-11T19:22:00Z">
        <w:r w:rsidRPr="007077BD" w:rsidDel="007077BD">
          <w:rPr>
            <w:noProof/>
            <w:rPrChange w:id="565" w:author="Desiree Sacher" w:date="2014-09-11T19:22:00Z">
              <w:rPr>
                <w:rStyle w:val="Hyperlink"/>
                <w:noProof/>
              </w:rPr>
            </w:rPrChange>
          </w:rPr>
          <w:delText>4.6.4.1.</w:delText>
        </w:r>
        <w:r w:rsidDel="007077BD">
          <w:rPr>
            <w:rFonts w:asciiTheme="minorHAnsi" w:eastAsiaTheme="minorEastAsia" w:hAnsiTheme="minorHAnsi" w:cstheme="minorBidi"/>
            <w:noProof/>
            <w:lang w:eastAsia="de-CH"/>
          </w:rPr>
          <w:tab/>
        </w:r>
        <w:r w:rsidRPr="007077BD" w:rsidDel="007077BD">
          <w:rPr>
            <w:noProof/>
            <w:rPrChange w:id="566" w:author="Desiree Sacher" w:date="2014-09-11T19:22:00Z">
              <w:rPr>
                <w:rStyle w:val="Hyperlink"/>
                <w:noProof/>
              </w:rPr>
            </w:rPrChange>
          </w:rPr>
          <w:delText>Analyse</w:delText>
        </w:r>
        <w:r w:rsidDel="007077BD">
          <w:rPr>
            <w:noProof/>
            <w:webHidden/>
          </w:rPr>
          <w:tab/>
          <w:delText>29</w:delText>
        </w:r>
      </w:del>
    </w:p>
    <w:p w14:paraId="4670337B" w14:textId="77777777" w:rsidR="00C40B18" w:rsidDel="007077BD" w:rsidRDefault="00C40B18">
      <w:pPr>
        <w:pStyle w:val="TOC4"/>
        <w:rPr>
          <w:del w:id="567" w:author="Desiree Sacher" w:date="2014-09-11T19:22:00Z"/>
          <w:rFonts w:asciiTheme="minorHAnsi" w:eastAsiaTheme="minorEastAsia" w:hAnsiTheme="minorHAnsi" w:cstheme="minorBidi"/>
          <w:noProof/>
          <w:lang w:eastAsia="de-CH"/>
        </w:rPr>
      </w:pPr>
      <w:del w:id="568" w:author="Desiree Sacher" w:date="2014-09-11T19:22:00Z">
        <w:r w:rsidRPr="007077BD" w:rsidDel="007077BD">
          <w:rPr>
            <w:noProof/>
            <w:rPrChange w:id="569" w:author="Desiree Sacher" w:date="2014-09-11T19:22:00Z">
              <w:rPr>
                <w:rStyle w:val="Hyperlink"/>
                <w:noProof/>
              </w:rPr>
            </w:rPrChange>
          </w:rPr>
          <w:delText>4.6.4.2.</w:delText>
        </w:r>
        <w:r w:rsidDel="007077BD">
          <w:rPr>
            <w:rFonts w:asciiTheme="minorHAnsi" w:eastAsiaTheme="minorEastAsia" w:hAnsiTheme="minorHAnsi" w:cstheme="minorBidi"/>
            <w:noProof/>
            <w:lang w:eastAsia="de-CH"/>
          </w:rPr>
          <w:tab/>
        </w:r>
        <w:r w:rsidRPr="007077BD" w:rsidDel="007077BD">
          <w:rPr>
            <w:noProof/>
            <w:rPrChange w:id="570" w:author="Desiree Sacher" w:date="2014-09-11T19:22:00Z">
              <w:rPr>
                <w:rStyle w:val="Hyperlink"/>
                <w:noProof/>
              </w:rPr>
            </w:rPrChange>
          </w:rPr>
          <w:delText>Struktur</w:delText>
        </w:r>
        <w:r w:rsidDel="007077BD">
          <w:rPr>
            <w:noProof/>
            <w:webHidden/>
          </w:rPr>
          <w:tab/>
          <w:delText>29</w:delText>
        </w:r>
      </w:del>
    </w:p>
    <w:p w14:paraId="5973DF68" w14:textId="77777777" w:rsidR="00C40B18" w:rsidDel="007077BD" w:rsidRDefault="00C40B18">
      <w:pPr>
        <w:pStyle w:val="TOC3"/>
        <w:rPr>
          <w:del w:id="571" w:author="Desiree Sacher" w:date="2014-09-11T19:22:00Z"/>
          <w:rFonts w:asciiTheme="minorHAnsi" w:eastAsiaTheme="minorEastAsia" w:hAnsiTheme="minorHAnsi" w:cstheme="minorBidi"/>
          <w:noProof/>
          <w:lang w:eastAsia="de-CH"/>
        </w:rPr>
      </w:pPr>
      <w:del w:id="572" w:author="Desiree Sacher" w:date="2014-09-11T19:22:00Z">
        <w:r w:rsidRPr="007077BD" w:rsidDel="007077BD">
          <w:rPr>
            <w:noProof/>
            <w:rPrChange w:id="573" w:author="Desiree Sacher" w:date="2014-09-11T19:22:00Z">
              <w:rPr>
                <w:rStyle w:val="Hyperlink"/>
                <w:noProof/>
              </w:rPr>
            </w:rPrChange>
          </w:rPr>
          <w:delText>4.6.5.</w:delText>
        </w:r>
        <w:r w:rsidDel="007077BD">
          <w:rPr>
            <w:rFonts w:asciiTheme="minorHAnsi" w:eastAsiaTheme="minorEastAsia" w:hAnsiTheme="minorHAnsi" w:cstheme="minorBidi"/>
            <w:noProof/>
            <w:lang w:eastAsia="de-CH"/>
          </w:rPr>
          <w:tab/>
        </w:r>
        <w:r w:rsidRPr="007077BD" w:rsidDel="007077BD">
          <w:rPr>
            <w:noProof/>
            <w:rPrChange w:id="574" w:author="Desiree Sacher" w:date="2014-09-11T19:22:00Z">
              <w:rPr>
                <w:rStyle w:val="Hyperlink"/>
                <w:noProof/>
              </w:rPr>
            </w:rPrChange>
          </w:rPr>
          <w:delText>Entwickeln der Spiellogik</w:delText>
        </w:r>
        <w:r w:rsidDel="007077BD">
          <w:rPr>
            <w:noProof/>
            <w:webHidden/>
          </w:rPr>
          <w:tab/>
          <w:delText>30</w:delText>
        </w:r>
      </w:del>
    </w:p>
    <w:p w14:paraId="4D4E7DEF" w14:textId="77777777" w:rsidR="00C40B18" w:rsidDel="007077BD" w:rsidRDefault="00C40B18">
      <w:pPr>
        <w:pStyle w:val="TOC4"/>
        <w:rPr>
          <w:del w:id="575" w:author="Desiree Sacher" w:date="2014-09-11T19:22:00Z"/>
          <w:rFonts w:asciiTheme="minorHAnsi" w:eastAsiaTheme="minorEastAsia" w:hAnsiTheme="minorHAnsi" w:cstheme="minorBidi"/>
          <w:noProof/>
          <w:lang w:eastAsia="de-CH"/>
        </w:rPr>
      </w:pPr>
      <w:del w:id="576" w:author="Desiree Sacher" w:date="2014-09-11T19:22:00Z">
        <w:r w:rsidRPr="007077BD" w:rsidDel="007077BD">
          <w:rPr>
            <w:noProof/>
            <w:rPrChange w:id="577" w:author="Desiree Sacher" w:date="2014-09-11T19:22:00Z">
              <w:rPr>
                <w:rStyle w:val="Hyperlink"/>
                <w:noProof/>
              </w:rPr>
            </w:rPrChange>
          </w:rPr>
          <w:delText>4.6.5.1.</w:delText>
        </w:r>
        <w:r w:rsidDel="007077BD">
          <w:rPr>
            <w:rFonts w:asciiTheme="minorHAnsi" w:eastAsiaTheme="minorEastAsia" w:hAnsiTheme="minorHAnsi" w:cstheme="minorBidi"/>
            <w:noProof/>
            <w:lang w:eastAsia="de-CH"/>
          </w:rPr>
          <w:tab/>
        </w:r>
        <w:r w:rsidRPr="007077BD" w:rsidDel="007077BD">
          <w:rPr>
            <w:noProof/>
            <w:rPrChange w:id="578" w:author="Desiree Sacher" w:date="2014-09-11T19:22:00Z">
              <w:rPr>
                <w:rStyle w:val="Hyperlink"/>
                <w:noProof/>
              </w:rPr>
            </w:rPrChange>
          </w:rPr>
          <w:delText>Managen der Karten</w:delText>
        </w:r>
        <w:r w:rsidDel="007077BD">
          <w:rPr>
            <w:noProof/>
            <w:webHidden/>
          </w:rPr>
          <w:tab/>
          <w:delText>30</w:delText>
        </w:r>
      </w:del>
    </w:p>
    <w:p w14:paraId="57421BE7" w14:textId="77777777" w:rsidR="00C40B18" w:rsidDel="007077BD" w:rsidRDefault="00C40B18">
      <w:pPr>
        <w:pStyle w:val="TOC4"/>
        <w:rPr>
          <w:del w:id="579" w:author="Desiree Sacher" w:date="2014-09-11T19:22:00Z"/>
          <w:rFonts w:asciiTheme="minorHAnsi" w:eastAsiaTheme="minorEastAsia" w:hAnsiTheme="minorHAnsi" w:cstheme="minorBidi"/>
          <w:noProof/>
          <w:lang w:eastAsia="de-CH"/>
        </w:rPr>
      </w:pPr>
      <w:del w:id="580" w:author="Desiree Sacher" w:date="2014-09-11T19:22:00Z">
        <w:r w:rsidRPr="007077BD" w:rsidDel="007077BD">
          <w:rPr>
            <w:noProof/>
            <w:rPrChange w:id="581" w:author="Desiree Sacher" w:date="2014-09-11T19:22:00Z">
              <w:rPr>
                <w:rStyle w:val="Hyperlink"/>
                <w:noProof/>
              </w:rPr>
            </w:rPrChange>
          </w:rPr>
          <w:delText>4.6.5.2.</w:delText>
        </w:r>
        <w:r w:rsidDel="007077BD">
          <w:rPr>
            <w:rFonts w:asciiTheme="minorHAnsi" w:eastAsiaTheme="minorEastAsia" w:hAnsiTheme="minorHAnsi" w:cstheme="minorBidi"/>
            <w:noProof/>
            <w:lang w:eastAsia="de-CH"/>
          </w:rPr>
          <w:tab/>
        </w:r>
        <w:r w:rsidRPr="007077BD" w:rsidDel="007077BD">
          <w:rPr>
            <w:noProof/>
            <w:rPrChange w:id="582" w:author="Desiree Sacher" w:date="2014-09-11T19:22:00Z">
              <w:rPr>
                <w:rStyle w:val="Hyperlink"/>
                <w:noProof/>
              </w:rPr>
            </w:rPrChange>
          </w:rPr>
          <w:delText>Wahl der Spiellogik</w:delText>
        </w:r>
        <w:r w:rsidDel="007077BD">
          <w:rPr>
            <w:noProof/>
            <w:webHidden/>
          </w:rPr>
          <w:tab/>
          <w:delText>31</w:delText>
        </w:r>
      </w:del>
    </w:p>
    <w:p w14:paraId="1E356435" w14:textId="77777777" w:rsidR="00C40B18" w:rsidDel="007077BD" w:rsidRDefault="00C40B18">
      <w:pPr>
        <w:pStyle w:val="TOC2"/>
        <w:rPr>
          <w:del w:id="583" w:author="Desiree Sacher" w:date="2014-09-11T19:22:00Z"/>
          <w:rFonts w:asciiTheme="minorHAnsi" w:eastAsiaTheme="minorEastAsia" w:hAnsiTheme="minorHAnsi" w:cstheme="minorBidi"/>
          <w:noProof/>
          <w:lang w:eastAsia="de-CH"/>
        </w:rPr>
      </w:pPr>
      <w:del w:id="584" w:author="Desiree Sacher" w:date="2014-09-11T19:22:00Z">
        <w:r w:rsidRPr="007077BD" w:rsidDel="007077BD">
          <w:rPr>
            <w:noProof/>
            <w:rPrChange w:id="585" w:author="Desiree Sacher" w:date="2014-09-11T19:22:00Z">
              <w:rPr>
                <w:rStyle w:val="Hyperlink"/>
                <w:noProof/>
              </w:rPr>
            </w:rPrChange>
          </w:rPr>
          <w:delText>4.7.</w:delText>
        </w:r>
        <w:r w:rsidDel="007077BD">
          <w:rPr>
            <w:rFonts w:asciiTheme="minorHAnsi" w:eastAsiaTheme="minorEastAsia" w:hAnsiTheme="minorHAnsi" w:cstheme="minorBidi"/>
            <w:noProof/>
            <w:lang w:eastAsia="de-CH"/>
          </w:rPr>
          <w:tab/>
        </w:r>
        <w:r w:rsidRPr="007077BD" w:rsidDel="007077BD">
          <w:rPr>
            <w:noProof/>
            <w:rPrChange w:id="586" w:author="Desiree Sacher" w:date="2014-09-11T19:22:00Z">
              <w:rPr>
                <w:rStyle w:val="Hyperlink"/>
                <w:noProof/>
              </w:rPr>
            </w:rPrChange>
          </w:rPr>
          <w:delText>Fazit</w:delText>
        </w:r>
        <w:r w:rsidDel="007077BD">
          <w:rPr>
            <w:noProof/>
            <w:webHidden/>
          </w:rPr>
          <w:tab/>
          <w:delText>32</w:delText>
        </w:r>
      </w:del>
    </w:p>
    <w:p w14:paraId="0151FF54" w14:textId="77777777" w:rsidR="00C40B18" w:rsidDel="007077BD" w:rsidRDefault="00C40B18">
      <w:pPr>
        <w:pStyle w:val="TOC2"/>
        <w:rPr>
          <w:del w:id="587" w:author="Desiree Sacher" w:date="2014-09-11T19:22:00Z"/>
          <w:rFonts w:asciiTheme="minorHAnsi" w:eastAsiaTheme="minorEastAsia" w:hAnsiTheme="minorHAnsi" w:cstheme="minorBidi"/>
          <w:noProof/>
          <w:lang w:eastAsia="de-CH"/>
        </w:rPr>
      </w:pPr>
      <w:del w:id="588" w:author="Desiree Sacher" w:date="2014-09-11T19:22:00Z">
        <w:r w:rsidRPr="007077BD" w:rsidDel="007077BD">
          <w:rPr>
            <w:noProof/>
            <w:rPrChange w:id="589" w:author="Desiree Sacher" w:date="2014-09-11T19:22:00Z">
              <w:rPr>
                <w:rStyle w:val="Hyperlink"/>
                <w:noProof/>
              </w:rPr>
            </w:rPrChange>
          </w:rPr>
          <w:delText>4.8.</w:delText>
        </w:r>
        <w:r w:rsidDel="007077BD">
          <w:rPr>
            <w:rFonts w:asciiTheme="minorHAnsi" w:eastAsiaTheme="minorEastAsia" w:hAnsiTheme="minorHAnsi" w:cstheme="minorBidi"/>
            <w:noProof/>
            <w:lang w:eastAsia="de-CH"/>
          </w:rPr>
          <w:tab/>
        </w:r>
        <w:r w:rsidRPr="007077BD" w:rsidDel="007077BD">
          <w:rPr>
            <w:noProof/>
            <w:rPrChange w:id="590" w:author="Desiree Sacher" w:date="2014-09-11T19:22:00Z">
              <w:rPr>
                <w:rStyle w:val="Hyperlink"/>
                <w:noProof/>
              </w:rPr>
            </w:rPrChange>
          </w:rPr>
          <w:delText>Ausblick</w:delText>
        </w:r>
        <w:r w:rsidDel="007077BD">
          <w:rPr>
            <w:noProof/>
            <w:webHidden/>
          </w:rPr>
          <w:tab/>
          <w:delText>33</w:delText>
        </w:r>
      </w:del>
    </w:p>
    <w:p w14:paraId="41BCE43A" w14:textId="77777777" w:rsidR="00C40B18" w:rsidDel="007077BD" w:rsidRDefault="00C40B18">
      <w:pPr>
        <w:pStyle w:val="TOC1"/>
        <w:rPr>
          <w:del w:id="591" w:author="Desiree Sacher" w:date="2014-09-11T19:22:00Z"/>
          <w:rFonts w:asciiTheme="minorHAnsi" w:eastAsiaTheme="minorEastAsia" w:hAnsiTheme="minorHAnsi" w:cstheme="minorBidi"/>
          <w:noProof/>
          <w:lang w:eastAsia="de-CH"/>
        </w:rPr>
      </w:pPr>
      <w:del w:id="592" w:author="Desiree Sacher" w:date="2014-09-11T19:22:00Z">
        <w:r w:rsidRPr="007077BD" w:rsidDel="007077BD">
          <w:rPr>
            <w:noProof/>
            <w:rPrChange w:id="593" w:author="Desiree Sacher" w:date="2014-09-11T19:22:00Z">
              <w:rPr>
                <w:rStyle w:val="Hyperlink"/>
                <w:noProof/>
              </w:rPr>
            </w:rPrChange>
          </w:rPr>
          <w:delText>5.</w:delText>
        </w:r>
        <w:r w:rsidDel="007077BD">
          <w:rPr>
            <w:rFonts w:asciiTheme="minorHAnsi" w:eastAsiaTheme="minorEastAsia" w:hAnsiTheme="minorHAnsi" w:cstheme="minorBidi"/>
            <w:noProof/>
            <w:lang w:eastAsia="de-CH"/>
          </w:rPr>
          <w:tab/>
        </w:r>
        <w:r w:rsidRPr="007077BD" w:rsidDel="007077BD">
          <w:rPr>
            <w:noProof/>
            <w:rPrChange w:id="594" w:author="Desiree Sacher" w:date="2014-09-11T19:22:00Z">
              <w:rPr>
                <w:rStyle w:val="Hyperlink"/>
                <w:noProof/>
              </w:rPr>
            </w:rPrChange>
          </w:rPr>
          <w:delText>Diskussion des eignen Beitrags</w:delText>
        </w:r>
        <w:r w:rsidDel="007077BD">
          <w:rPr>
            <w:noProof/>
            <w:webHidden/>
          </w:rPr>
          <w:tab/>
          <w:delText>34</w:delText>
        </w:r>
      </w:del>
    </w:p>
    <w:p w14:paraId="068C4D15" w14:textId="77777777" w:rsidR="00C40B18" w:rsidDel="007077BD" w:rsidRDefault="00C40B18">
      <w:pPr>
        <w:pStyle w:val="TOC2"/>
        <w:rPr>
          <w:del w:id="595" w:author="Desiree Sacher" w:date="2014-09-11T19:22:00Z"/>
          <w:rFonts w:asciiTheme="minorHAnsi" w:eastAsiaTheme="minorEastAsia" w:hAnsiTheme="minorHAnsi" w:cstheme="minorBidi"/>
          <w:noProof/>
          <w:lang w:eastAsia="de-CH"/>
        </w:rPr>
      </w:pPr>
      <w:del w:id="596" w:author="Desiree Sacher" w:date="2014-09-11T19:22:00Z">
        <w:r w:rsidRPr="007077BD" w:rsidDel="007077BD">
          <w:rPr>
            <w:noProof/>
            <w:rPrChange w:id="597" w:author="Desiree Sacher" w:date="2014-09-11T19:22:00Z">
              <w:rPr>
                <w:rStyle w:val="Hyperlink"/>
                <w:noProof/>
              </w:rPr>
            </w:rPrChange>
          </w:rPr>
          <w:delText>5.1.</w:delText>
        </w:r>
        <w:r w:rsidDel="007077BD">
          <w:rPr>
            <w:rFonts w:asciiTheme="minorHAnsi" w:eastAsiaTheme="minorEastAsia" w:hAnsiTheme="minorHAnsi" w:cstheme="minorBidi"/>
            <w:noProof/>
            <w:lang w:eastAsia="de-CH"/>
          </w:rPr>
          <w:tab/>
        </w:r>
        <w:r w:rsidRPr="007077BD" w:rsidDel="007077BD">
          <w:rPr>
            <w:noProof/>
            <w:rPrChange w:id="598" w:author="Desiree Sacher" w:date="2014-09-11T19:22:00Z">
              <w:rPr>
                <w:rStyle w:val="Hyperlink"/>
                <w:noProof/>
              </w:rPr>
            </w:rPrChange>
          </w:rPr>
          <w:delText>Studieren der RFID Technologie und Bauen eines Reader mittels eines Arduinos und einem RFID Shield</w:delText>
        </w:r>
        <w:r w:rsidDel="007077BD">
          <w:rPr>
            <w:noProof/>
            <w:webHidden/>
          </w:rPr>
          <w:tab/>
          <w:delText>34</w:delText>
        </w:r>
      </w:del>
    </w:p>
    <w:p w14:paraId="4F75CC8F" w14:textId="77777777" w:rsidR="00C40B18" w:rsidDel="007077BD" w:rsidRDefault="00C40B18">
      <w:pPr>
        <w:pStyle w:val="TOC2"/>
        <w:rPr>
          <w:del w:id="599" w:author="Desiree Sacher" w:date="2014-09-11T19:22:00Z"/>
          <w:rFonts w:asciiTheme="minorHAnsi" w:eastAsiaTheme="minorEastAsia" w:hAnsiTheme="minorHAnsi" w:cstheme="minorBidi"/>
          <w:noProof/>
          <w:lang w:eastAsia="de-CH"/>
        </w:rPr>
      </w:pPr>
      <w:del w:id="600" w:author="Desiree Sacher" w:date="2014-09-11T19:22:00Z">
        <w:r w:rsidRPr="007077BD" w:rsidDel="007077BD">
          <w:rPr>
            <w:noProof/>
            <w:rPrChange w:id="601" w:author="Desiree Sacher" w:date="2014-09-11T19:22:00Z">
              <w:rPr>
                <w:rStyle w:val="Hyperlink"/>
                <w:noProof/>
              </w:rPr>
            </w:rPrChange>
          </w:rPr>
          <w:delText>5.2.</w:delText>
        </w:r>
        <w:r w:rsidDel="007077BD">
          <w:rPr>
            <w:rFonts w:asciiTheme="minorHAnsi" w:eastAsiaTheme="minorEastAsia" w:hAnsiTheme="minorHAnsi" w:cstheme="minorBidi"/>
            <w:noProof/>
            <w:lang w:eastAsia="de-CH"/>
          </w:rPr>
          <w:tab/>
        </w:r>
        <w:r w:rsidRPr="007077BD" w:rsidDel="007077BD">
          <w:rPr>
            <w:noProof/>
            <w:rPrChange w:id="602" w:author="Desiree Sacher" w:date="2014-09-11T19:22:00Z">
              <w:rPr>
                <w:rStyle w:val="Hyperlink"/>
                <w:noProof/>
              </w:rPr>
            </w:rPrChange>
          </w:rPr>
          <w:delText>Dokumentieren von Herausforderungen beim Bauen eines RFID Readers</w:delText>
        </w:r>
        <w:r w:rsidDel="007077BD">
          <w:rPr>
            <w:noProof/>
            <w:webHidden/>
          </w:rPr>
          <w:tab/>
          <w:delText>34</w:delText>
        </w:r>
      </w:del>
    </w:p>
    <w:p w14:paraId="7535710C" w14:textId="77777777" w:rsidR="00C40B18" w:rsidDel="007077BD" w:rsidRDefault="00C40B18">
      <w:pPr>
        <w:pStyle w:val="TOC2"/>
        <w:rPr>
          <w:del w:id="603" w:author="Desiree Sacher" w:date="2014-09-11T19:22:00Z"/>
          <w:rFonts w:asciiTheme="minorHAnsi" w:eastAsiaTheme="minorEastAsia" w:hAnsiTheme="minorHAnsi" w:cstheme="minorBidi"/>
          <w:noProof/>
          <w:lang w:eastAsia="de-CH"/>
        </w:rPr>
      </w:pPr>
      <w:del w:id="604" w:author="Desiree Sacher" w:date="2014-09-11T19:22:00Z">
        <w:r w:rsidRPr="007077BD" w:rsidDel="007077BD">
          <w:rPr>
            <w:noProof/>
            <w:rPrChange w:id="605" w:author="Desiree Sacher" w:date="2014-09-11T19:22:00Z">
              <w:rPr>
                <w:rStyle w:val="Hyperlink"/>
                <w:noProof/>
              </w:rPr>
            </w:rPrChange>
          </w:rPr>
          <w:delText>5.3.</w:delText>
        </w:r>
        <w:r w:rsidDel="007077BD">
          <w:rPr>
            <w:rFonts w:asciiTheme="minorHAnsi" w:eastAsiaTheme="minorEastAsia" w:hAnsiTheme="minorHAnsi" w:cstheme="minorBidi"/>
            <w:noProof/>
            <w:lang w:eastAsia="de-CH"/>
          </w:rPr>
          <w:tab/>
        </w:r>
        <w:r w:rsidRPr="007077BD" w:rsidDel="007077BD">
          <w:rPr>
            <w:noProof/>
            <w:rPrChange w:id="606" w:author="Desiree Sacher" w:date="2014-09-11T19:22:00Z">
              <w:rPr>
                <w:rStyle w:val="Hyperlink"/>
                <w:noProof/>
              </w:rPr>
            </w:rPrChange>
          </w:rPr>
          <w:delText>Machbarkeitsanalyse zum Auslesen unserer neuen Campus Card</w:delText>
        </w:r>
        <w:r w:rsidDel="007077BD">
          <w:rPr>
            <w:noProof/>
            <w:webHidden/>
          </w:rPr>
          <w:tab/>
          <w:delText>35</w:delText>
        </w:r>
      </w:del>
    </w:p>
    <w:p w14:paraId="1E3ED72B" w14:textId="77777777" w:rsidR="00C40B18" w:rsidDel="007077BD" w:rsidRDefault="00C40B18">
      <w:pPr>
        <w:pStyle w:val="TOC2"/>
        <w:rPr>
          <w:del w:id="607" w:author="Desiree Sacher" w:date="2014-09-11T19:22:00Z"/>
          <w:rFonts w:asciiTheme="minorHAnsi" w:eastAsiaTheme="minorEastAsia" w:hAnsiTheme="minorHAnsi" w:cstheme="minorBidi"/>
          <w:noProof/>
          <w:lang w:eastAsia="de-CH"/>
        </w:rPr>
      </w:pPr>
      <w:del w:id="608" w:author="Desiree Sacher" w:date="2014-09-11T19:22:00Z">
        <w:r w:rsidRPr="007077BD" w:rsidDel="007077BD">
          <w:rPr>
            <w:noProof/>
            <w:rPrChange w:id="609" w:author="Desiree Sacher" w:date="2014-09-11T19:22:00Z">
              <w:rPr>
                <w:rStyle w:val="Hyperlink"/>
                <w:noProof/>
              </w:rPr>
            </w:rPrChange>
          </w:rPr>
          <w:delText>5.4.</w:delText>
        </w:r>
        <w:r w:rsidDel="007077BD">
          <w:rPr>
            <w:rFonts w:asciiTheme="minorHAnsi" w:eastAsiaTheme="minorEastAsia" w:hAnsiTheme="minorHAnsi" w:cstheme="minorBidi"/>
            <w:noProof/>
            <w:lang w:eastAsia="de-CH"/>
          </w:rPr>
          <w:tab/>
        </w:r>
        <w:r w:rsidRPr="007077BD" w:rsidDel="007077BD">
          <w:rPr>
            <w:noProof/>
            <w:rPrChange w:id="610" w:author="Desiree Sacher" w:date="2014-09-11T19:22:00Z">
              <w:rPr>
                <w:rStyle w:val="Hyperlink"/>
                <w:noProof/>
              </w:rPr>
            </w:rPrChange>
          </w:rPr>
          <w:delText>Spiel in Python und mit einem Arduino</w:delText>
        </w:r>
        <w:r w:rsidDel="007077BD">
          <w:rPr>
            <w:noProof/>
            <w:webHidden/>
          </w:rPr>
          <w:tab/>
          <w:delText>37</w:delText>
        </w:r>
      </w:del>
    </w:p>
    <w:p w14:paraId="6BD13F32" w14:textId="77777777" w:rsidR="00C40B18" w:rsidDel="007077BD" w:rsidRDefault="00C40B18">
      <w:pPr>
        <w:pStyle w:val="TOC1"/>
        <w:rPr>
          <w:del w:id="611" w:author="Desiree Sacher" w:date="2014-09-11T19:22:00Z"/>
          <w:rFonts w:asciiTheme="minorHAnsi" w:eastAsiaTheme="minorEastAsia" w:hAnsiTheme="minorHAnsi" w:cstheme="minorBidi"/>
          <w:noProof/>
          <w:lang w:eastAsia="de-CH"/>
        </w:rPr>
      </w:pPr>
      <w:del w:id="612" w:author="Desiree Sacher" w:date="2014-09-11T19:22:00Z">
        <w:r w:rsidRPr="007077BD" w:rsidDel="007077BD">
          <w:rPr>
            <w:noProof/>
            <w:rPrChange w:id="613" w:author="Desiree Sacher" w:date="2014-09-11T19:22:00Z">
              <w:rPr>
                <w:rStyle w:val="Hyperlink"/>
                <w:noProof/>
              </w:rPr>
            </w:rPrChange>
          </w:rPr>
          <w:delText>6.</w:delText>
        </w:r>
        <w:r w:rsidDel="007077BD">
          <w:rPr>
            <w:rFonts w:asciiTheme="minorHAnsi" w:eastAsiaTheme="minorEastAsia" w:hAnsiTheme="minorHAnsi" w:cstheme="minorBidi"/>
            <w:noProof/>
            <w:lang w:eastAsia="de-CH"/>
          </w:rPr>
          <w:tab/>
        </w:r>
        <w:r w:rsidRPr="007077BD" w:rsidDel="007077BD">
          <w:rPr>
            <w:noProof/>
            <w:rPrChange w:id="614" w:author="Desiree Sacher" w:date="2014-09-11T19:22:00Z">
              <w:rPr>
                <w:rStyle w:val="Hyperlink"/>
                <w:noProof/>
              </w:rPr>
            </w:rPrChange>
          </w:rPr>
          <w:delText>Schlussfolgerungen</w:delText>
        </w:r>
        <w:r w:rsidDel="007077BD">
          <w:rPr>
            <w:noProof/>
            <w:webHidden/>
          </w:rPr>
          <w:tab/>
          <w:delText>38</w:delText>
        </w:r>
      </w:del>
    </w:p>
    <w:p w14:paraId="5572524E" w14:textId="77777777" w:rsidR="00C40B18" w:rsidDel="007077BD" w:rsidRDefault="00C40B18">
      <w:pPr>
        <w:pStyle w:val="TOC1"/>
        <w:rPr>
          <w:del w:id="615" w:author="Desiree Sacher" w:date="2014-09-11T19:22:00Z"/>
          <w:rFonts w:asciiTheme="minorHAnsi" w:eastAsiaTheme="minorEastAsia" w:hAnsiTheme="minorHAnsi" w:cstheme="minorBidi"/>
          <w:noProof/>
          <w:lang w:eastAsia="de-CH"/>
        </w:rPr>
      </w:pPr>
      <w:del w:id="616" w:author="Desiree Sacher" w:date="2014-09-11T19:22:00Z">
        <w:r w:rsidRPr="007077BD" w:rsidDel="007077BD">
          <w:rPr>
            <w:noProof/>
            <w:rPrChange w:id="617" w:author="Desiree Sacher" w:date="2014-09-11T19:22:00Z">
              <w:rPr>
                <w:rStyle w:val="Hyperlink"/>
                <w:noProof/>
              </w:rPr>
            </w:rPrChange>
          </w:rPr>
          <w:delText>7.</w:delText>
        </w:r>
        <w:r w:rsidDel="007077BD">
          <w:rPr>
            <w:rFonts w:asciiTheme="minorHAnsi" w:eastAsiaTheme="minorEastAsia" w:hAnsiTheme="minorHAnsi" w:cstheme="minorBidi"/>
            <w:noProof/>
            <w:lang w:eastAsia="de-CH"/>
          </w:rPr>
          <w:tab/>
        </w:r>
        <w:r w:rsidRPr="007077BD" w:rsidDel="007077BD">
          <w:rPr>
            <w:noProof/>
            <w:rPrChange w:id="618" w:author="Desiree Sacher" w:date="2014-09-11T19:22:00Z">
              <w:rPr>
                <w:rStyle w:val="Hyperlink"/>
                <w:noProof/>
              </w:rPr>
            </w:rPrChange>
          </w:rPr>
          <w:delText>Literaturverzeichnis</w:delText>
        </w:r>
        <w:r w:rsidDel="007077BD">
          <w:rPr>
            <w:noProof/>
            <w:webHidden/>
          </w:rPr>
          <w:tab/>
          <w:delText>39</w:delText>
        </w:r>
      </w:del>
    </w:p>
    <w:p w14:paraId="1DCC5EF8" w14:textId="77777777" w:rsidR="00C40B18" w:rsidDel="007077BD" w:rsidRDefault="00C40B18">
      <w:pPr>
        <w:pStyle w:val="TOC1"/>
        <w:rPr>
          <w:del w:id="619" w:author="Desiree Sacher" w:date="2014-09-11T19:22:00Z"/>
          <w:rFonts w:asciiTheme="minorHAnsi" w:eastAsiaTheme="minorEastAsia" w:hAnsiTheme="minorHAnsi" w:cstheme="minorBidi"/>
          <w:noProof/>
          <w:lang w:eastAsia="de-CH"/>
        </w:rPr>
      </w:pPr>
      <w:del w:id="620" w:author="Desiree Sacher" w:date="2014-09-11T19:22:00Z">
        <w:r w:rsidRPr="007077BD" w:rsidDel="007077BD">
          <w:rPr>
            <w:noProof/>
            <w:rPrChange w:id="621" w:author="Desiree Sacher" w:date="2014-09-11T19:22:00Z">
              <w:rPr>
                <w:rStyle w:val="Hyperlink"/>
                <w:noProof/>
              </w:rPr>
            </w:rPrChange>
          </w:rPr>
          <w:delText>8.</w:delText>
        </w:r>
        <w:r w:rsidDel="007077BD">
          <w:rPr>
            <w:rFonts w:asciiTheme="minorHAnsi" w:eastAsiaTheme="minorEastAsia" w:hAnsiTheme="minorHAnsi" w:cstheme="minorBidi"/>
            <w:noProof/>
            <w:lang w:eastAsia="de-CH"/>
          </w:rPr>
          <w:tab/>
        </w:r>
        <w:r w:rsidRPr="007077BD" w:rsidDel="007077BD">
          <w:rPr>
            <w:noProof/>
            <w:rPrChange w:id="622" w:author="Desiree Sacher" w:date="2014-09-11T19:22:00Z">
              <w:rPr>
                <w:rStyle w:val="Hyperlink"/>
                <w:noProof/>
              </w:rPr>
            </w:rPrChange>
          </w:rPr>
          <w:delText>Anhang</w:delText>
        </w:r>
        <w:r w:rsidDel="007077BD">
          <w:rPr>
            <w:noProof/>
            <w:webHidden/>
          </w:rPr>
          <w:tab/>
          <w:delText>40</w:delText>
        </w:r>
      </w:del>
    </w:p>
    <w:p w14:paraId="44640166" w14:textId="77777777" w:rsidR="00C40B18" w:rsidDel="007077BD" w:rsidRDefault="00C40B18">
      <w:pPr>
        <w:pStyle w:val="TOC2"/>
        <w:rPr>
          <w:del w:id="623" w:author="Desiree Sacher" w:date="2014-09-11T19:22:00Z"/>
          <w:rFonts w:asciiTheme="minorHAnsi" w:eastAsiaTheme="minorEastAsia" w:hAnsiTheme="minorHAnsi" w:cstheme="minorBidi"/>
          <w:noProof/>
          <w:lang w:eastAsia="de-CH"/>
        </w:rPr>
      </w:pPr>
      <w:del w:id="624" w:author="Desiree Sacher" w:date="2014-09-11T19:22:00Z">
        <w:r w:rsidRPr="007077BD" w:rsidDel="007077BD">
          <w:rPr>
            <w:noProof/>
            <w:rPrChange w:id="625" w:author="Desiree Sacher" w:date="2014-09-11T19:22:00Z">
              <w:rPr>
                <w:rStyle w:val="Hyperlink"/>
                <w:noProof/>
              </w:rPr>
            </w:rPrChange>
          </w:rPr>
          <w:delText>8.1.</w:delText>
        </w:r>
        <w:r w:rsidDel="007077BD">
          <w:rPr>
            <w:rFonts w:asciiTheme="minorHAnsi" w:eastAsiaTheme="minorEastAsia" w:hAnsiTheme="minorHAnsi" w:cstheme="minorBidi"/>
            <w:noProof/>
            <w:lang w:eastAsia="de-CH"/>
          </w:rPr>
          <w:tab/>
        </w:r>
        <w:r w:rsidRPr="007077BD" w:rsidDel="007077BD">
          <w:rPr>
            <w:noProof/>
            <w:rPrChange w:id="626" w:author="Desiree Sacher" w:date="2014-09-11T19:22:00Z">
              <w:rPr>
                <w:rStyle w:val="Hyperlink"/>
                <w:noProof/>
              </w:rPr>
            </w:rPrChange>
          </w:rPr>
          <w:delText>Glossar</w:delText>
        </w:r>
        <w:r w:rsidDel="007077BD">
          <w:rPr>
            <w:noProof/>
            <w:webHidden/>
          </w:rPr>
          <w:tab/>
          <w:delText>40</w:delText>
        </w:r>
      </w:del>
    </w:p>
    <w:p w14:paraId="420ED2F4" w14:textId="77777777" w:rsidR="005279A3" w:rsidRPr="00CF25F1" w:rsidRDefault="006723BB" w:rsidP="00D81415">
      <w:pPr>
        <w:spacing w:before="0" w:after="0" w:line="240" w:lineRule="auto"/>
        <w:jc w:val="left"/>
      </w:pPr>
      <w:r w:rsidRPr="00CF25F1">
        <w:fldChar w:fldCharType="end"/>
      </w:r>
      <w:r w:rsidR="005279A3" w:rsidRPr="00CF25F1">
        <w:br w:type="page"/>
      </w:r>
    </w:p>
    <w:p w14:paraId="5BC68FD4" w14:textId="77777777" w:rsidR="00997F52" w:rsidRDefault="00997F52" w:rsidP="00997F52">
      <w:pPr>
        <w:pStyle w:val="Heading1"/>
        <w:numPr>
          <w:ilvl w:val="0"/>
          <w:numId w:val="0"/>
        </w:numPr>
      </w:pPr>
      <w:bookmarkStart w:id="627" w:name="_Toc398226707"/>
      <w:r>
        <w:lastRenderedPageBreak/>
        <w:t>Verzeichnisse</w:t>
      </w:r>
      <w:bookmarkEnd w:id="627"/>
    </w:p>
    <w:p w14:paraId="014D535F" w14:textId="268D4CB7" w:rsidR="00997F52" w:rsidRDefault="00997F52" w:rsidP="00997F52">
      <w:pPr>
        <w:pStyle w:val="Heading2"/>
        <w:numPr>
          <w:ilvl w:val="0"/>
          <w:numId w:val="0"/>
        </w:numPr>
      </w:pPr>
      <w:bookmarkStart w:id="628" w:name="_Toc398226708"/>
      <w:r>
        <w:t>Abbildungsverzeichnis</w:t>
      </w:r>
      <w:bookmarkEnd w:id="628"/>
    </w:p>
    <w:p w14:paraId="669F8BFC" w14:textId="77777777" w:rsidR="00500CEE" w:rsidRDefault="00134687">
      <w:pPr>
        <w:pStyle w:val="TableofFigures"/>
        <w:tabs>
          <w:tab w:val="right" w:leader="dot" w:pos="9062"/>
        </w:tabs>
        <w:rPr>
          <w:ins w:id="629" w:author="Desiree Sacher" w:date="2014-09-11T18:47:00Z"/>
          <w:rFonts w:asciiTheme="minorHAnsi" w:eastAsiaTheme="minorEastAsia" w:hAnsiTheme="minorHAnsi" w:cstheme="minorBidi"/>
          <w:noProof/>
          <w:lang w:eastAsia="de-CH"/>
        </w:rPr>
      </w:pPr>
      <w:r>
        <w:fldChar w:fldCharType="begin"/>
      </w:r>
      <w:r>
        <w:instrText xml:space="preserve"> TOC \h \z \c "Abbildung" </w:instrText>
      </w:r>
      <w:r>
        <w:fldChar w:fldCharType="separate"/>
      </w:r>
      <w:ins w:id="630" w:author="Desiree Sacher" w:date="2014-09-11T18:47:00Z">
        <w:r w:rsidR="00500CEE" w:rsidRPr="00C5536D">
          <w:rPr>
            <w:rStyle w:val="Hyperlink"/>
            <w:noProof/>
          </w:rPr>
          <w:fldChar w:fldCharType="begin"/>
        </w:r>
        <w:r w:rsidR="00500CEE" w:rsidRPr="00C5536D">
          <w:rPr>
            <w:rStyle w:val="Hyperlink"/>
            <w:noProof/>
          </w:rPr>
          <w:instrText xml:space="preserve"> </w:instrText>
        </w:r>
        <w:r w:rsidR="00500CEE">
          <w:rPr>
            <w:noProof/>
          </w:rPr>
          <w:instrText>HYPERLINK \l "_Toc398224574"</w:instrText>
        </w:r>
        <w:r w:rsidR="00500CEE" w:rsidRPr="00C5536D">
          <w:rPr>
            <w:rStyle w:val="Hyperlink"/>
            <w:noProof/>
          </w:rPr>
          <w:instrText xml:space="preserve"> </w:instrText>
        </w:r>
        <w:r w:rsidR="00500CEE" w:rsidRPr="00C5536D">
          <w:rPr>
            <w:rStyle w:val="Hyperlink"/>
            <w:noProof/>
          </w:rPr>
        </w:r>
        <w:r w:rsidR="00500CEE" w:rsidRPr="00C5536D">
          <w:rPr>
            <w:rStyle w:val="Hyperlink"/>
            <w:noProof/>
          </w:rPr>
          <w:fldChar w:fldCharType="separate"/>
        </w:r>
        <w:r w:rsidR="00500CEE" w:rsidRPr="00C5536D">
          <w:rPr>
            <w:rStyle w:val="Hyperlink"/>
            <w:noProof/>
          </w:rPr>
          <w:t>Abbildung 1: Aufgabenstellung</w:t>
        </w:r>
        <w:r w:rsidR="00500CEE">
          <w:rPr>
            <w:noProof/>
            <w:webHidden/>
          </w:rPr>
          <w:tab/>
        </w:r>
        <w:r w:rsidR="00500CEE">
          <w:rPr>
            <w:noProof/>
            <w:webHidden/>
          </w:rPr>
          <w:fldChar w:fldCharType="begin"/>
        </w:r>
        <w:r w:rsidR="00500CEE">
          <w:rPr>
            <w:noProof/>
            <w:webHidden/>
          </w:rPr>
          <w:instrText xml:space="preserve"> PAGEREF _Toc398224574 \h </w:instrText>
        </w:r>
        <w:r w:rsidR="00500CEE">
          <w:rPr>
            <w:noProof/>
            <w:webHidden/>
          </w:rPr>
        </w:r>
      </w:ins>
      <w:r w:rsidR="00500CEE">
        <w:rPr>
          <w:noProof/>
          <w:webHidden/>
        </w:rPr>
        <w:fldChar w:fldCharType="separate"/>
      </w:r>
      <w:ins w:id="631" w:author="Desiree Sacher" w:date="2014-09-11T18:47:00Z">
        <w:r w:rsidR="00500CEE">
          <w:rPr>
            <w:noProof/>
            <w:webHidden/>
          </w:rPr>
          <w:t>9</w:t>
        </w:r>
        <w:r w:rsidR="00500CEE">
          <w:rPr>
            <w:noProof/>
            <w:webHidden/>
          </w:rPr>
          <w:fldChar w:fldCharType="end"/>
        </w:r>
        <w:r w:rsidR="00500CEE" w:rsidRPr="00C5536D">
          <w:rPr>
            <w:rStyle w:val="Hyperlink"/>
            <w:noProof/>
          </w:rPr>
          <w:fldChar w:fldCharType="end"/>
        </w:r>
      </w:ins>
    </w:p>
    <w:p w14:paraId="11CA2F45" w14:textId="77777777" w:rsidR="00500CEE" w:rsidRDefault="00500CEE">
      <w:pPr>
        <w:pStyle w:val="TableofFigures"/>
        <w:tabs>
          <w:tab w:val="right" w:leader="dot" w:pos="9062"/>
        </w:tabs>
        <w:rPr>
          <w:ins w:id="632" w:author="Desiree Sacher" w:date="2014-09-11T18:47:00Z"/>
          <w:rFonts w:asciiTheme="minorHAnsi" w:eastAsiaTheme="minorEastAsia" w:hAnsiTheme="minorHAnsi" w:cstheme="minorBidi"/>
          <w:noProof/>
          <w:lang w:eastAsia="de-CH"/>
        </w:rPr>
      </w:pPr>
      <w:ins w:id="633" w:author="Desiree Sacher" w:date="2014-09-11T18:47:00Z">
        <w:r w:rsidRPr="00C5536D">
          <w:rPr>
            <w:rStyle w:val="Hyperlink"/>
            <w:noProof/>
          </w:rPr>
          <w:fldChar w:fldCharType="begin"/>
        </w:r>
        <w:r w:rsidRPr="00C5536D">
          <w:rPr>
            <w:rStyle w:val="Hyperlink"/>
            <w:noProof/>
          </w:rPr>
          <w:instrText xml:space="preserve"> </w:instrText>
        </w:r>
        <w:r>
          <w:rPr>
            <w:noProof/>
          </w:rPr>
          <w:instrText>HYPERLINK \l "_Toc398224575"</w:instrText>
        </w:r>
        <w:r w:rsidRPr="00C5536D">
          <w:rPr>
            <w:rStyle w:val="Hyperlink"/>
            <w:noProof/>
          </w:rPr>
          <w:instrText xml:space="preserve"> </w:instrText>
        </w:r>
        <w:r w:rsidRPr="00C5536D">
          <w:rPr>
            <w:rStyle w:val="Hyperlink"/>
            <w:noProof/>
          </w:rPr>
        </w:r>
        <w:r w:rsidRPr="00C5536D">
          <w:rPr>
            <w:rStyle w:val="Hyperlink"/>
            <w:noProof/>
          </w:rPr>
          <w:fldChar w:fldCharType="separate"/>
        </w:r>
        <w:r w:rsidRPr="00C5536D">
          <w:rPr>
            <w:rStyle w:val="Hyperlink"/>
            <w:noProof/>
          </w:rPr>
          <w:t>Abbildung 2: Übersicht RFID-Typen (aus RFID Handbuch - Finkenzeller, Abbildung 2.18)</w:t>
        </w:r>
        <w:r>
          <w:rPr>
            <w:noProof/>
            <w:webHidden/>
          </w:rPr>
          <w:tab/>
        </w:r>
        <w:r>
          <w:rPr>
            <w:noProof/>
            <w:webHidden/>
          </w:rPr>
          <w:fldChar w:fldCharType="begin"/>
        </w:r>
        <w:r>
          <w:rPr>
            <w:noProof/>
            <w:webHidden/>
          </w:rPr>
          <w:instrText xml:space="preserve"> PAGEREF _Toc398224575 \h </w:instrText>
        </w:r>
        <w:r>
          <w:rPr>
            <w:noProof/>
            <w:webHidden/>
          </w:rPr>
        </w:r>
      </w:ins>
      <w:r>
        <w:rPr>
          <w:noProof/>
          <w:webHidden/>
        </w:rPr>
        <w:fldChar w:fldCharType="separate"/>
      </w:r>
      <w:ins w:id="634" w:author="Desiree Sacher" w:date="2014-09-11T18:47:00Z">
        <w:r>
          <w:rPr>
            <w:noProof/>
            <w:webHidden/>
          </w:rPr>
          <w:t>14</w:t>
        </w:r>
        <w:r>
          <w:rPr>
            <w:noProof/>
            <w:webHidden/>
          </w:rPr>
          <w:fldChar w:fldCharType="end"/>
        </w:r>
        <w:r w:rsidRPr="00C5536D">
          <w:rPr>
            <w:rStyle w:val="Hyperlink"/>
            <w:noProof/>
          </w:rPr>
          <w:fldChar w:fldCharType="end"/>
        </w:r>
      </w:ins>
    </w:p>
    <w:p w14:paraId="1484330D" w14:textId="77777777" w:rsidR="00500CEE" w:rsidRDefault="00500CEE">
      <w:pPr>
        <w:pStyle w:val="TableofFigures"/>
        <w:tabs>
          <w:tab w:val="right" w:leader="dot" w:pos="9062"/>
        </w:tabs>
        <w:rPr>
          <w:ins w:id="635" w:author="Desiree Sacher" w:date="2014-09-11T18:47:00Z"/>
          <w:rFonts w:asciiTheme="minorHAnsi" w:eastAsiaTheme="minorEastAsia" w:hAnsiTheme="minorHAnsi" w:cstheme="minorBidi"/>
          <w:noProof/>
          <w:lang w:eastAsia="de-CH"/>
        </w:rPr>
      </w:pPr>
      <w:ins w:id="636" w:author="Desiree Sacher" w:date="2014-09-11T18:47:00Z">
        <w:r w:rsidRPr="00C5536D">
          <w:rPr>
            <w:rStyle w:val="Hyperlink"/>
            <w:noProof/>
          </w:rPr>
          <w:fldChar w:fldCharType="begin"/>
        </w:r>
        <w:r w:rsidRPr="00C5536D">
          <w:rPr>
            <w:rStyle w:val="Hyperlink"/>
            <w:noProof/>
          </w:rPr>
          <w:instrText xml:space="preserve"> </w:instrText>
        </w:r>
        <w:r>
          <w:rPr>
            <w:noProof/>
          </w:rPr>
          <w:instrText>HYPERLINK \l "_Toc398224576"</w:instrText>
        </w:r>
        <w:r w:rsidRPr="00C5536D">
          <w:rPr>
            <w:rStyle w:val="Hyperlink"/>
            <w:noProof/>
          </w:rPr>
          <w:instrText xml:space="preserve"> </w:instrText>
        </w:r>
        <w:r w:rsidRPr="00C5536D">
          <w:rPr>
            <w:rStyle w:val="Hyperlink"/>
            <w:noProof/>
          </w:rPr>
        </w:r>
        <w:r w:rsidRPr="00C5536D">
          <w:rPr>
            <w:rStyle w:val="Hyperlink"/>
            <w:noProof/>
          </w:rPr>
          <w:fldChar w:fldCharType="separate"/>
        </w:r>
        <w:r w:rsidRPr="00C5536D">
          <w:rPr>
            <w:rStyle w:val="Hyperlink"/>
            <w:noProof/>
          </w:rPr>
          <w:t>Abbildung 3: RFID-Kommunikationsprotokoll nach ISO 14443</w:t>
        </w:r>
        <w:r>
          <w:rPr>
            <w:noProof/>
            <w:webHidden/>
          </w:rPr>
          <w:tab/>
        </w:r>
        <w:r>
          <w:rPr>
            <w:noProof/>
            <w:webHidden/>
          </w:rPr>
          <w:fldChar w:fldCharType="begin"/>
        </w:r>
        <w:r>
          <w:rPr>
            <w:noProof/>
            <w:webHidden/>
          </w:rPr>
          <w:instrText xml:space="preserve"> PAGEREF _Toc398224576 \h </w:instrText>
        </w:r>
        <w:r>
          <w:rPr>
            <w:noProof/>
            <w:webHidden/>
          </w:rPr>
        </w:r>
      </w:ins>
      <w:r>
        <w:rPr>
          <w:noProof/>
          <w:webHidden/>
        </w:rPr>
        <w:fldChar w:fldCharType="separate"/>
      </w:r>
      <w:ins w:id="637" w:author="Desiree Sacher" w:date="2014-09-11T18:47:00Z">
        <w:r>
          <w:rPr>
            <w:noProof/>
            <w:webHidden/>
          </w:rPr>
          <w:t>15</w:t>
        </w:r>
        <w:r>
          <w:rPr>
            <w:noProof/>
            <w:webHidden/>
          </w:rPr>
          <w:fldChar w:fldCharType="end"/>
        </w:r>
        <w:r w:rsidRPr="00C5536D">
          <w:rPr>
            <w:rStyle w:val="Hyperlink"/>
            <w:noProof/>
          </w:rPr>
          <w:fldChar w:fldCharType="end"/>
        </w:r>
      </w:ins>
    </w:p>
    <w:p w14:paraId="2EA72A0E" w14:textId="77777777" w:rsidR="00500CEE" w:rsidRDefault="00500CEE">
      <w:pPr>
        <w:pStyle w:val="TableofFigures"/>
        <w:tabs>
          <w:tab w:val="right" w:leader="dot" w:pos="9062"/>
        </w:tabs>
        <w:rPr>
          <w:ins w:id="638" w:author="Desiree Sacher" w:date="2014-09-11T18:47:00Z"/>
          <w:rFonts w:asciiTheme="minorHAnsi" w:eastAsiaTheme="minorEastAsia" w:hAnsiTheme="minorHAnsi" w:cstheme="minorBidi"/>
          <w:noProof/>
          <w:lang w:eastAsia="de-CH"/>
        </w:rPr>
      </w:pPr>
      <w:ins w:id="639" w:author="Desiree Sacher" w:date="2014-09-11T18:47:00Z">
        <w:r w:rsidRPr="00C5536D">
          <w:rPr>
            <w:rStyle w:val="Hyperlink"/>
            <w:noProof/>
          </w:rPr>
          <w:fldChar w:fldCharType="begin"/>
        </w:r>
        <w:r w:rsidRPr="00C5536D">
          <w:rPr>
            <w:rStyle w:val="Hyperlink"/>
            <w:noProof/>
          </w:rPr>
          <w:instrText xml:space="preserve"> </w:instrText>
        </w:r>
        <w:r>
          <w:rPr>
            <w:noProof/>
          </w:rPr>
          <w:instrText>HYPERLINK \l "_Toc398224577"</w:instrText>
        </w:r>
        <w:r w:rsidRPr="00C5536D">
          <w:rPr>
            <w:rStyle w:val="Hyperlink"/>
            <w:noProof/>
          </w:rPr>
          <w:instrText xml:space="preserve"> </w:instrText>
        </w:r>
        <w:r w:rsidRPr="00C5536D">
          <w:rPr>
            <w:rStyle w:val="Hyperlink"/>
            <w:noProof/>
          </w:rPr>
        </w:r>
        <w:r w:rsidRPr="00C5536D">
          <w:rPr>
            <w:rStyle w:val="Hyperlink"/>
            <w:noProof/>
          </w:rPr>
          <w:fldChar w:fldCharType="separate"/>
        </w:r>
        <w:r w:rsidRPr="00C5536D">
          <w:rPr>
            <w:rStyle w:val="Hyperlink"/>
            <w:noProof/>
          </w:rPr>
          <w:t>Abbildung 4: Arduino UNO Version 3</w:t>
        </w:r>
        <w:r>
          <w:rPr>
            <w:noProof/>
            <w:webHidden/>
          </w:rPr>
          <w:tab/>
        </w:r>
        <w:r>
          <w:rPr>
            <w:noProof/>
            <w:webHidden/>
          </w:rPr>
          <w:fldChar w:fldCharType="begin"/>
        </w:r>
        <w:r>
          <w:rPr>
            <w:noProof/>
            <w:webHidden/>
          </w:rPr>
          <w:instrText xml:space="preserve"> PAGEREF _Toc398224577 \h </w:instrText>
        </w:r>
        <w:r>
          <w:rPr>
            <w:noProof/>
            <w:webHidden/>
          </w:rPr>
        </w:r>
      </w:ins>
      <w:r>
        <w:rPr>
          <w:noProof/>
          <w:webHidden/>
        </w:rPr>
        <w:fldChar w:fldCharType="separate"/>
      </w:r>
      <w:ins w:id="640" w:author="Desiree Sacher" w:date="2014-09-11T18:47:00Z">
        <w:r>
          <w:rPr>
            <w:noProof/>
            <w:webHidden/>
          </w:rPr>
          <w:t>16</w:t>
        </w:r>
        <w:r>
          <w:rPr>
            <w:noProof/>
            <w:webHidden/>
          </w:rPr>
          <w:fldChar w:fldCharType="end"/>
        </w:r>
        <w:r w:rsidRPr="00C5536D">
          <w:rPr>
            <w:rStyle w:val="Hyperlink"/>
            <w:noProof/>
          </w:rPr>
          <w:fldChar w:fldCharType="end"/>
        </w:r>
      </w:ins>
    </w:p>
    <w:p w14:paraId="5E0514A1" w14:textId="77777777" w:rsidR="00500CEE" w:rsidRDefault="00500CEE">
      <w:pPr>
        <w:pStyle w:val="TableofFigures"/>
        <w:tabs>
          <w:tab w:val="right" w:leader="dot" w:pos="9062"/>
        </w:tabs>
        <w:rPr>
          <w:ins w:id="641" w:author="Desiree Sacher" w:date="2014-09-11T18:47:00Z"/>
          <w:rFonts w:asciiTheme="minorHAnsi" w:eastAsiaTheme="minorEastAsia" w:hAnsiTheme="minorHAnsi" w:cstheme="minorBidi"/>
          <w:noProof/>
          <w:lang w:eastAsia="de-CH"/>
        </w:rPr>
      </w:pPr>
      <w:ins w:id="642" w:author="Desiree Sacher" w:date="2014-09-11T18:47:00Z">
        <w:r w:rsidRPr="00C5536D">
          <w:rPr>
            <w:rStyle w:val="Hyperlink"/>
            <w:noProof/>
          </w:rPr>
          <w:fldChar w:fldCharType="begin"/>
        </w:r>
        <w:r w:rsidRPr="00C5536D">
          <w:rPr>
            <w:rStyle w:val="Hyperlink"/>
            <w:noProof/>
          </w:rPr>
          <w:instrText xml:space="preserve"> </w:instrText>
        </w:r>
        <w:r>
          <w:rPr>
            <w:noProof/>
          </w:rPr>
          <w:instrText>HYPERLINK \l "_Toc398224578"</w:instrText>
        </w:r>
        <w:r w:rsidRPr="00C5536D">
          <w:rPr>
            <w:rStyle w:val="Hyperlink"/>
            <w:noProof/>
          </w:rPr>
          <w:instrText xml:space="preserve"> </w:instrText>
        </w:r>
        <w:r w:rsidRPr="00C5536D">
          <w:rPr>
            <w:rStyle w:val="Hyperlink"/>
            <w:noProof/>
          </w:rPr>
        </w:r>
        <w:r w:rsidRPr="00C5536D">
          <w:rPr>
            <w:rStyle w:val="Hyperlink"/>
            <w:noProof/>
          </w:rPr>
          <w:fldChar w:fldCharType="separate"/>
        </w:r>
        <w:r w:rsidRPr="00C5536D">
          <w:rPr>
            <w:rStyle w:val="Hyperlink"/>
            <w:noProof/>
          </w:rPr>
          <w:t>Abbildung 5: Arduino UNO mit einem XBee RFID Shield</w:t>
        </w:r>
        <w:r>
          <w:rPr>
            <w:noProof/>
            <w:webHidden/>
          </w:rPr>
          <w:tab/>
        </w:r>
        <w:r>
          <w:rPr>
            <w:noProof/>
            <w:webHidden/>
          </w:rPr>
          <w:fldChar w:fldCharType="begin"/>
        </w:r>
        <w:r>
          <w:rPr>
            <w:noProof/>
            <w:webHidden/>
          </w:rPr>
          <w:instrText xml:space="preserve"> PAGEREF _Toc398224578 \h </w:instrText>
        </w:r>
        <w:r>
          <w:rPr>
            <w:noProof/>
            <w:webHidden/>
          </w:rPr>
        </w:r>
      </w:ins>
      <w:r>
        <w:rPr>
          <w:noProof/>
          <w:webHidden/>
        </w:rPr>
        <w:fldChar w:fldCharType="separate"/>
      </w:r>
      <w:ins w:id="643" w:author="Desiree Sacher" w:date="2014-09-11T18:47:00Z">
        <w:r>
          <w:rPr>
            <w:noProof/>
            <w:webHidden/>
          </w:rPr>
          <w:t>17</w:t>
        </w:r>
        <w:r>
          <w:rPr>
            <w:noProof/>
            <w:webHidden/>
          </w:rPr>
          <w:fldChar w:fldCharType="end"/>
        </w:r>
        <w:r w:rsidRPr="00C5536D">
          <w:rPr>
            <w:rStyle w:val="Hyperlink"/>
            <w:noProof/>
          </w:rPr>
          <w:fldChar w:fldCharType="end"/>
        </w:r>
      </w:ins>
    </w:p>
    <w:p w14:paraId="03F55183" w14:textId="77777777" w:rsidR="00500CEE" w:rsidRDefault="00500CEE">
      <w:pPr>
        <w:pStyle w:val="TableofFigures"/>
        <w:tabs>
          <w:tab w:val="right" w:leader="dot" w:pos="9062"/>
        </w:tabs>
        <w:rPr>
          <w:ins w:id="644" w:author="Desiree Sacher" w:date="2014-09-11T18:47:00Z"/>
          <w:rFonts w:asciiTheme="minorHAnsi" w:eastAsiaTheme="minorEastAsia" w:hAnsiTheme="minorHAnsi" w:cstheme="minorBidi"/>
          <w:noProof/>
          <w:lang w:eastAsia="de-CH"/>
        </w:rPr>
      </w:pPr>
      <w:ins w:id="645" w:author="Desiree Sacher" w:date="2014-09-11T18:47:00Z">
        <w:r w:rsidRPr="00C5536D">
          <w:rPr>
            <w:rStyle w:val="Hyperlink"/>
            <w:noProof/>
          </w:rPr>
          <w:fldChar w:fldCharType="begin"/>
        </w:r>
        <w:r w:rsidRPr="00C5536D">
          <w:rPr>
            <w:rStyle w:val="Hyperlink"/>
            <w:noProof/>
          </w:rPr>
          <w:instrText xml:space="preserve"> </w:instrText>
        </w:r>
        <w:r>
          <w:rPr>
            <w:noProof/>
          </w:rPr>
          <w:instrText>HYPERLINK \l "_Toc398224579"</w:instrText>
        </w:r>
        <w:r w:rsidRPr="00C5536D">
          <w:rPr>
            <w:rStyle w:val="Hyperlink"/>
            <w:noProof/>
          </w:rPr>
          <w:instrText xml:space="preserve"> </w:instrText>
        </w:r>
        <w:r w:rsidRPr="00C5536D">
          <w:rPr>
            <w:rStyle w:val="Hyperlink"/>
            <w:noProof/>
          </w:rPr>
        </w:r>
        <w:r w:rsidRPr="00C5536D">
          <w:rPr>
            <w:rStyle w:val="Hyperlink"/>
            <w:noProof/>
          </w:rPr>
          <w:fldChar w:fldCharType="separate"/>
        </w:r>
        <w:r w:rsidRPr="00C5536D">
          <w:rPr>
            <w:rStyle w:val="Hyperlink"/>
            <w:noProof/>
          </w:rPr>
          <w:t>Abbildung 6: Spielhauptfenster nach Start mit zufällig gewählter Karte</w:t>
        </w:r>
        <w:r>
          <w:rPr>
            <w:noProof/>
            <w:webHidden/>
          </w:rPr>
          <w:tab/>
        </w:r>
        <w:r>
          <w:rPr>
            <w:noProof/>
            <w:webHidden/>
          </w:rPr>
          <w:fldChar w:fldCharType="begin"/>
        </w:r>
        <w:r>
          <w:rPr>
            <w:noProof/>
            <w:webHidden/>
          </w:rPr>
          <w:instrText xml:space="preserve"> PAGEREF _Toc398224579 \h </w:instrText>
        </w:r>
        <w:r>
          <w:rPr>
            <w:noProof/>
            <w:webHidden/>
          </w:rPr>
        </w:r>
      </w:ins>
      <w:r>
        <w:rPr>
          <w:noProof/>
          <w:webHidden/>
        </w:rPr>
        <w:fldChar w:fldCharType="separate"/>
      </w:r>
      <w:ins w:id="646" w:author="Desiree Sacher" w:date="2014-09-11T18:47:00Z">
        <w:r>
          <w:rPr>
            <w:noProof/>
            <w:webHidden/>
          </w:rPr>
          <w:t>18</w:t>
        </w:r>
        <w:r>
          <w:rPr>
            <w:noProof/>
            <w:webHidden/>
          </w:rPr>
          <w:fldChar w:fldCharType="end"/>
        </w:r>
        <w:r w:rsidRPr="00C5536D">
          <w:rPr>
            <w:rStyle w:val="Hyperlink"/>
            <w:noProof/>
          </w:rPr>
          <w:fldChar w:fldCharType="end"/>
        </w:r>
      </w:ins>
    </w:p>
    <w:p w14:paraId="7544CD14" w14:textId="77777777" w:rsidR="00500CEE" w:rsidRDefault="00500CEE">
      <w:pPr>
        <w:pStyle w:val="TableofFigures"/>
        <w:tabs>
          <w:tab w:val="right" w:leader="dot" w:pos="9062"/>
        </w:tabs>
        <w:rPr>
          <w:ins w:id="647" w:author="Desiree Sacher" w:date="2014-09-11T18:47:00Z"/>
          <w:rFonts w:asciiTheme="minorHAnsi" w:eastAsiaTheme="minorEastAsia" w:hAnsiTheme="minorHAnsi" w:cstheme="minorBidi"/>
          <w:noProof/>
          <w:lang w:eastAsia="de-CH"/>
        </w:rPr>
      </w:pPr>
      <w:ins w:id="648" w:author="Desiree Sacher" w:date="2014-09-11T18:47:00Z">
        <w:r w:rsidRPr="00C5536D">
          <w:rPr>
            <w:rStyle w:val="Hyperlink"/>
            <w:noProof/>
          </w:rPr>
          <w:fldChar w:fldCharType="begin"/>
        </w:r>
        <w:r w:rsidRPr="00C5536D">
          <w:rPr>
            <w:rStyle w:val="Hyperlink"/>
            <w:noProof/>
          </w:rPr>
          <w:instrText xml:space="preserve"> </w:instrText>
        </w:r>
        <w:r>
          <w:rPr>
            <w:noProof/>
          </w:rPr>
          <w:instrText>HYPERLINK \l "_Toc398224580"</w:instrText>
        </w:r>
        <w:r w:rsidRPr="00C5536D">
          <w:rPr>
            <w:rStyle w:val="Hyperlink"/>
            <w:noProof/>
          </w:rPr>
          <w:instrText xml:space="preserve"> </w:instrText>
        </w:r>
        <w:r w:rsidRPr="00C5536D">
          <w:rPr>
            <w:rStyle w:val="Hyperlink"/>
            <w:noProof/>
          </w:rPr>
        </w:r>
        <w:r w:rsidRPr="00C5536D">
          <w:rPr>
            <w:rStyle w:val="Hyperlink"/>
            <w:noProof/>
          </w:rPr>
          <w:fldChar w:fldCharType="separate"/>
        </w:r>
        <w:r w:rsidRPr="00C5536D">
          <w:rPr>
            <w:rStyle w:val="Hyperlink"/>
            <w:noProof/>
          </w:rPr>
          <w:t>Abbildung 7: GUI Hauptfenster Beschreibung</w:t>
        </w:r>
        <w:r>
          <w:rPr>
            <w:noProof/>
            <w:webHidden/>
          </w:rPr>
          <w:tab/>
        </w:r>
        <w:r>
          <w:rPr>
            <w:noProof/>
            <w:webHidden/>
          </w:rPr>
          <w:fldChar w:fldCharType="begin"/>
        </w:r>
        <w:r>
          <w:rPr>
            <w:noProof/>
            <w:webHidden/>
          </w:rPr>
          <w:instrText xml:space="preserve"> PAGEREF _Toc398224580 \h </w:instrText>
        </w:r>
        <w:r>
          <w:rPr>
            <w:noProof/>
            <w:webHidden/>
          </w:rPr>
        </w:r>
      </w:ins>
      <w:r>
        <w:rPr>
          <w:noProof/>
          <w:webHidden/>
        </w:rPr>
        <w:fldChar w:fldCharType="separate"/>
      </w:r>
      <w:ins w:id="649" w:author="Desiree Sacher" w:date="2014-09-11T18:47:00Z">
        <w:r>
          <w:rPr>
            <w:noProof/>
            <w:webHidden/>
          </w:rPr>
          <w:t>21</w:t>
        </w:r>
        <w:r>
          <w:rPr>
            <w:noProof/>
            <w:webHidden/>
          </w:rPr>
          <w:fldChar w:fldCharType="end"/>
        </w:r>
        <w:r w:rsidRPr="00C5536D">
          <w:rPr>
            <w:rStyle w:val="Hyperlink"/>
            <w:noProof/>
          </w:rPr>
          <w:fldChar w:fldCharType="end"/>
        </w:r>
      </w:ins>
    </w:p>
    <w:p w14:paraId="6B7C64D6" w14:textId="77777777" w:rsidR="00500CEE" w:rsidRDefault="00500CEE">
      <w:pPr>
        <w:pStyle w:val="TableofFigures"/>
        <w:tabs>
          <w:tab w:val="right" w:leader="dot" w:pos="9062"/>
        </w:tabs>
        <w:rPr>
          <w:ins w:id="650" w:author="Desiree Sacher" w:date="2014-09-11T18:47:00Z"/>
          <w:rFonts w:asciiTheme="minorHAnsi" w:eastAsiaTheme="minorEastAsia" w:hAnsiTheme="minorHAnsi" w:cstheme="minorBidi"/>
          <w:noProof/>
          <w:lang w:eastAsia="de-CH"/>
        </w:rPr>
      </w:pPr>
      <w:ins w:id="651" w:author="Desiree Sacher" w:date="2014-09-11T18:47:00Z">
        <w:r w:rsidRPr="00C5536D">
          <w:rPr>
            <w:rStyle w:val="Hyperlink"/>
            <w:noProof/>
          </w:rPr>
          <w:fldChar w:fldCharType="begin"/>
        </w:r>
        <w:r w:rsidRPr="00C5536D">
          <w:rPr>
            <w:rStyle w:val="Hyperlink"/>
            <w:noProof/>
          </w:rPr>
          <w:instrText xml:space="preserve"> </w:instrText>
        </w:r>
        <w:r>
          <w:rPr>
            <w:noProof/>
          </w:rPr>
          <w:instrText>HYPERLINK \l "_Toc398224581"</w:instrText>
        </w:r>
        <w:r w:rsidRPr="00C5536D">
          <w:rPr>
            <w:rStyle w:val="Hyperlink"/>
            <w:noProof/>
          </w:rPr>
          <w:instrText xml:space="preserve"> </w:instrText>
        </w:r>
        <w:r w:rsidRPr="00C5536D">
          <w:rPr>
            <w:rStyle w:val="Hyperlink"/>
            <w:noProof/>
          </w:rPr>
        </w:r>
        <w:r w:rsidRPr="00C5536D">
          <w:rPr>
            <w:rStyle w:val="Hyperlink"/>
            <w:noProof/>
          </w:rPr>
          <w:fldChar w:fldCharType="separate"/>
        </w:r>
        <w:r w:rsidRPr="00C5536D">
          <w:rPr>
            <w:rStyle w:val="Hyperlink"/>
            <w:noProof/>
          </w:rPr>
          <w:t>Abbildung 8: GUI-Konfiguration der seriellen Verbindung</w:t>
        </w:r>
        <w:r>
          <w:rPr>
            <w:noProof/>
            <w:webHidden/>
          </w:rPr>
          <w:tab/>
        </w:r>
        <w:r>
          <w:rPr>
            <w:noProof/>
            <w:webHidden/>
          </w:rPr>
          <w:fldChar w:fldCharType="begin"/>
        </w:r>
        <w:r>
          <w:rPr>
            <w:noProof/>
            <w:webHidden/>
          </w:rPr>
          <w:instrText xml:space="preserve"> PAGEREF _Toc398224581 \h </w:instrText>
        </w:r>
        <w:r>
          <w:rPr>
            <w:noProof/>
            <w:webHidden/>
          </w:rPr>
        </w:r>
      </w:ins>
      <w:r>
        <w:rPr>
          <w:noProof/>
          <w:webHidden/>
        </w:rPr>
        <w:fldChar w:fldCharType="separate"/>
      </w:r>
      <w:ins w:id="652" w:author="Desiree Sacher" w:date="2014-09-11T18:47:00Z">
        <w:r>
          <w:rPr>
            <w:noProof/>
            <w:webHidden/>
          </w:rPr>
          <w:t>21</w:t>
        </w:r>
        <w:r>
          <w:rPr>
            <w:noProof/>
            <w:webHidden/>
          </w:rPr>
          <w:fldChar w:fldCharType="end"/>
        </w:r>
        <w:r w:rsidRPr="00C5536D">
          <w:rPr>
            <w:rStyle w:val="Hyperlink"/>
            <w:noProof/>
          </w:rPr>
          <w:fldChar w:fldCharType="end"/>
        </w:r>
      </w:ins>
    </w:p>
    <w:p w14:paraId="1E35473A" w14:textId="77777777" w:rsidR="00500CEE" w:rsidRDefault="00500CEE">
      <w:pPr>
        <w:pStyle w:val="TableofFigures"/>
        <w:tabs>
          <w:tab w:val="right" w:leader="dot" w:pos="9062"/>
        </w:tabs>
        <w:rPr>
          <w:ins w:id="653" w:author="Desiree Sacher" w:date="2014-09-11T18:47:00Z"/>
          <w:rFonts w:asciiTheme="minorHAnsi" w:eastAsiaTheme="minorEastAsia" w:hAnsiTheme="minorHAnsi" w:cstheme="minorBidi"/>
          <w:noProof/>
          <w:lang w:eastAsia="de-CH"/>
        </w:rPr>
      </w:pPr>
      <w:ins w:id="654" w:author="Desiree Sacher" w:date="2014-09-11T18:47:00Z">
        <w:r w:rsidRPr="00C5536D">
          <w:rPr>
            <w:rStyle w:val="Hyperlink"/>
            <w:noProof/>
          </w:rPr>
          <w:fldChar w:fldCharType="begin"/>
        </w:r>
        <w:r w:rsidRPr="00C5536D">
          <w:rPr>
            <w:rStyle w:val="Hyperlink"/>
            <w:noProof/>
          </w:rPr>
          <w:instrText xml:space="preserve"> </w:instrText>
        </w:r>
        <w:r>
          <w:rPr>
            <w:noProof/>
          </w:rPr>
          <w:instrText>HYPERLINK \l "_Toc398224582"</w:instrText>
        </w:r>
        <w:r w:rsidRPr="00C5536D">
          <w:rPr>
            <w:rStyle w:val="Hyperlink"/>
            <w:noProof/>
          </w:rPr>
          <w:instrText xml:space="preserve"> </w:instrText>
        </w:r>
        <w:r w:rsidRPr="00C5536D">
          <w:rPr>
            <w:rStyle w:val="Hyperlink"/>
            <w:noProof/>
          </w:rPr>
        </w:r>
        <w:r w:rsidRPr="00C5536D">
          <w:rPr>
            <w:rStyle w:val="Hyperlink"/>
            <w:noProof/>
          </w:rPr>
          <w:fldChar w:fldCharType="separate"/>
        </w:r>
        <w:r w:rsidRPr="00C5536D">
          <w:rPr>
            <w:rStyle w:val="Hyperlink"/>
            <w:noProof/>
          </w:rPr>
          <w:t>Abbildung 9: MVC-Dateistruktur des Python-Programms</w:t>
        </w:r>
        <w:r>
          <w:rPr>
            <w:noProof/>
            <w:webHidden/>
          </w:rPr>
          <w:tab/>
        </w:r>
        <w:r>
          <w:rPr>
            <w:noProof/>
            <w:webHidden/>
          </w:rPr>
          <w:fldChar w:fldCharType="begin"/>
        </w:r>
        <w:r>
          <w:rPr>
            <w:noProof/>
            <w:webHidden/>
          </w:rPr>
          <w:instrText xml:space="preserve"> PAGEREF _Toc398224582 \h </w:instrText>
        </w:r>
        <w:r>
          <w:rPr>
            <w:noProof/>
            <w:webHidden/>
          </w:rPr>
        </w:r>
      </w:ins>
      <w:r>
        <w:rPr>
          <w:noProof/>
          <w:webHidden/>
        </w:rPr>
        <w:fldChar w:fldCharType="separate"/>
      </w:r>
      <w:ins w:id="655" w:author="Desiree Sacher" w:date="2014-09-11T18:47:00Z">
        <w:r>
          <w:rPr>
            <w:noProof/>
            <w:webHidden/>
          </w:rPr>
          <w:t>22</w:t>
        </w:r>
        <w:r>
          <w:rPr>
            <w:noProof/>
            <w:webHidden/>
          </w:rPr>
          <w:fldChar w:fldCharType="end"/>
        </w:r>
        <w:r w:rsidRPr="00C5536D">
          <w:rPr>
            <w:rStyle w:val="Hyperlink"/>
            <w:noProof/>
          </w:rPr>
          <w:fldChar w:fldCharType="end"/>
        </w:r>
      </w:ins>
    </w:p>
    <w:p w14:paraId="7CFA3BAE" w14:textId="77777777" w:rsidR="00500CEE" w:rsidRDefault="00500CEE">
      <w:pPr>
        <w:pStyle w:val="TableofFigures"/>
        <w:tabs>
          <w:tab w:val="right" w:leader="dot" w:pos="9062"/>
        </w:tabs>
        <w:rPr>
          <w:ins w:id="656" w:author="Desiree Sacher" w:date="2014-09-11T18:47:00Z"/>
          <w:rFonts w:asciiTheme="minorHAnsi" w:eastAsiaTheme="minorEastAsia" w:hAnsiTheme="minorHAnsi" w:cstheme="minorBidi"/>
          <w:noProof/>
          <w:lang w:eastAsia="de-CH"/>
        </w:rPr>
      </w:pPr>
      <w:ins w:id="657" w:author="Desiree Sacher" w:date="2014-09-11T18:47:00Z">
        <w:r w:rsidRPr="00C5536D">
          <w:rPr>
            <w:rStyle w:val="Hyperlink"/>
            <w:noProof/>
          </w:rPr>
          <w:fldChar w:fldCharType="begin"/>
        </w:r>
        <w:r w:rsidRPr="00C5536D">
          <w:rPr>
            <w:rStyle w:val="Hyperlink"/>
            <w:noProof/>
          </w:rPr>
          <w:instrText xml:space="preserve"> </w:instrText>
        </w:r>
        <w:r>
          <w:rPr>
            <w:noProof/>
          </w:rPr>
          <w:instrText>HYPERLINK \l "_Toc398224583"</w:instrText>
        </w:r>
        <w:r w:rsidRPr="00C5536D">
          <w:rPr>
            <w:rStyle w:val="Hyperlink"/>
            <w:noProof/>
          </w:rPr>
          <w:instrText xml:space="preserve"> </w:instrText>
        </w:r>
        <w:r w:rsidRPr="00C5536D">
          <w:rPr>
            <w:rStyle w:val="Hyperlink"/>
            <w:noProof/>
          </w:rPr>
        </w:r>
        <w:r w:rsidRPr="00C5536D">
          <w:rPr>
            <w:rStyle w:val="Hyperlink"/>
            <w:noProof/>
          </w:rPr>
          <w:fldChar w:fldCharType="separate"/>
        </w:r>
        <w:r w:rsidRPr="00C5536D">
          <w:rPr>
            <w:rStyle w:val="Hyperlink"/>
            <w:noProof/>
          </w:rPr>
          <w:t>Abbildung 10: UML-Klassendiagramm Singleton und dessen Anwenderklassen</w:t>
        </w:r>
        <w:r>
          <w:rPr>
            <w:noProof/>
            <w:webHidden/>
          </w:rPr>
          <w:tab/>
        </w:r>
        <w:r>
          <w:rPr>
            <w:noProof/>
            <w:webHidden/>
          </w:rPr>
          <w:fldChar w:fldCharType="begin"/>
        </w:r>
        <w:r>
          <w:rPr>
            <w:noProof/>
            <w:webHidden/>
          </w:rPr>
          <w:instrText xml:space="preserve"> PAGEREF _Toc398224583 \h </w:instrText>
        </w:r>
        <w:r>
          <w:rPr>
            <w:noProof/>
            <w:webHidden/>
          </w:rPr>
        </w:r>
      </w:ins>
      <w:r>
        <w:rPr>
          <w:noProof/>
          <w:webHidden/>
        </w:rPr>
        <w:fldChar w:fldCharType="separate"/>
      </w:r>
      <w:ins w:id="658" w:author="Desiree Sacher" w:date="2014-09-11T18:47:00Z">
        <w:r>
          <w:rPr>
            <w:noProof/>
            <w:webHidden/>
          </w:rPr>
          <w:t>23</w:t>
        </w:r>
        <w:r>
          <w:rPr>
            <w:noProof/>
            <w:webHidden/>
          </w:rPr>
          <w:fldChar w:fldCharType="end"/>
        </w:r>
        <w:r w:rsidRPr="00C5536D">
          <w:rPr>
            <w:rStyle w:val="Hyperlink"/>
            <w:noProof/>
          </w:rPr>
          <w:fldChar w:fldCharType="end"/>
        </w:r>
      </w:ins>
    </w:p>
    <w:p w14:paraId="26D08A95" w14:textId="77777777" w:rsidR="00500CEE" w:rsidRDefault="00500CEE">
      <w:pPr>
        <w:pStyle w:val="TableofFigures"/>
        <w:tabs>
          <w:tab w:val="right" w:leader="dot" w:pos="9062"/>
        </w:tabs>
        <w:rPr>
          <w:ins w:id="659" w:author="Desiree Sacher" w:date="2014-09-11T18:47:00Z"/>
          <w:rFonts w:asciiTheme="minorHAnsi" w:eastAsiaTheme="minorEastAsia" w:hAnsiTheme="minorHAnsi" w:cstheme="minorBidi"/>
          <w:noProof/>
          <w:lang w:eastAsia="de-CH"/>
        </w:rPr>
      </w:pPr>
      <w:ins w:id="660" w:author="Desiree Sacher" w:date="2014-09-11T18:47:00Z">
        <w:r w:rsidRPr="00C5536D">
          <w:rPr>
            <w:rStyle w:val="Hyperlink"/>
            <w:noProof/>
          </w:rPr>
          <w:fldChar w:fldCharType="begin"/>
        </w:r>
        <w:r w:rsidRPr="00C5536D">
          <w:rPr>
            <w:rStyle w:val="Hyperlink"/>
            <w:noProof/>
          </w:rPr>
          <w:instrText xml:space="preserve"> </w:instrText>
        </w:r>
        <w:r>
          <w:rPr>
            <w:noProof/>
          </w:rPr>
          <w:instrText>HYPERLINK \l "_Toc398224584"</w:instrText>
        </w:r>
        <w:r w:rsidRPr="00C5536D">
          <w:rPr>
            <w:rStyle w:val="Hyperlink"/>
            <w:noProof/>
          </w:rPr>
          <w:instrText xml:space="preserve"> </w:instrText>
        </w:r>
        <w:r w:rsidRPr="00C5536D">
          <w:rPr>
            <w:rStyle w:val="Hyperlink"/>
            <w:noProof/>
          </w:rPr>
        </w:r>
        <w:r w:rsidRPr="00C5536D">
          <w:rPr>
            <w:rStyle w:val="Hyperlink"/>
            <w:noProof/>
          </w:rPr>
          <w:fldChar w:fldCharType="separate"/>
        </w:r>
        <w:r w:rsidRPr="00C5536D">
          <w:rPr>
            <w:rStyle w:val="Hyperlink"/>
            <w:noProof/>
          </w:rPr>
          <w:t>Abbildung 11: UML-Klassendiagramm der Card Factory</w:t>
        </w:r>
        <w:r>
          <w:rPr>
            <w:noProof/>
            <w:webHidden/>
          </w:rPr>
          <w:tab/>
        </w:r>
        <w:r>
          <w:rPr>
            <w:noProof/>
            <w:webHidden/>
          </w:rPr>
          <w:fldChar w:fldCharType="begin"/>
        </w:r>
        <w:r>
          <w:rPr>
            <w:noProof/>
            <w:webHidden/>
          </w:rPr>
          <w:instrText xml:space="preserve"> PAGEREF _Toc398224584 \h </w:instrText>
        </w:r>
        <w:r>
          <w:rPr>
            <w:noProof/>
            <w:webHidden/>
          </w:rPr>
        </w:r>
      </w:ins>
      <w:r>
        <w:rPr>
          <w:noProof/>
          <w:webHidden/>
        </w:rPr>
        <w:fldChar w:fldCharType="separate"/>
      </w:r>
      <w:ins w:id="661" w:author="Desiree Sacher" w:date="2014-09-11T18:47:00Z">
        <w:r>
          <w:rPr>
            <w:noProof/>
            <w:webHidden/>
          </w:rPr>
          <w:t>24</w:t>
        </w:r>
        <w:r>
          <w:rPr>
            <w:noProof/>
            <w:webHidden/>
          </w:rPr>
          <w:fldChar w:fldCharType="end"/>
        </w:r>
        <w:r w:rsidRPr="00C5536D">
          <w:rPr>
            <w:rStyle w:val="Hyperlink"/>
            <w:noProof/>
          </w:rPr>
          <w:fldChar w:fldCharType="end"/>
        </w:r>
      </w:ins>
    </w:p>
    <w:p w14:paraId="29614016" w14:textId="77777777" w:rsidR="00500CEE" w:rsidRDefault="00500CEE">
      <w:pPr>
        <w:pStyle w:val="TableofFigures"/>
        <w:tabs>
          <w:tab w:val="right" w:leader="dot" w:pos="9062"/>
        </w:tabs>
        <w:rPr>
          <w:ins w:id="662" w:author="Desiree Sacher" w:date="2014-09-11T18:47:00Z"/>
          <w:rFonts w:asciiTheme="minorHAnsi" w:eastAsiaTheme="minorEastAsia" w:hAnsiTheme="minorHAnsi" w:cstheme="minorBidi"/>
          <w:noProof/>
          <w:lang w:eastAsia="de-CH"/>
        </w:rPr>
      </w:pPr>
      <w:ins w:id="663" w:author="Desiree Sacher" w:date="2014-09-11T18:47:00Z">
        <w:r w:rsidRPr="00C5536D">
          <w:rPr>
            <w:rStyle w:val="Hyperlink"/>
            <w:noProof/>
          </w:rPr>
          <w:fldChar w:fldCharType="begin"/>
        </w:r>
        <w:r w:rsidRPr="00C5536D">
          <w:rPr>
            <w:rStyle w:val="Hyperlink"/>
            <w:noProof/>
          </w:rPr>
          <w:instrText xml:space="preserve"> </w:instrText>
        </w:r>
        <w:r>
          <w:rPr>
            <w:noProof/>
          </w:rPr>
          <w:instrText>HYPERLINK \l "_Toc398224585"</w:instrText>
        </w:r>
        <w:r w:rsidRPr="00C5536D">
          <w:rPr>
            <w:rStyle w:val="Hyperlink"/>
            <w:noProof/>
          </w:rPr>
          <w:instrText xml:space="preserve"> </w:instrText>
        </w:r>
        <w:r w:rsidRPr="00C5536D">
          <w:rPr>
            <w:rStyle w:val="Hyperlink"/>
            <w:noProof/>
          </w:rPr>
        </w:r>
        <w:r w:rsidRPr="00C5536D">
          <w:rPr>
            <w:rStyle w:val="Hyperlink"/>
            <w:noProof/>
          </w:rPr>
          <w:fldChar w:fldCharType="separate"/>
        </w:r>
        <w:r w:rsidRPr="00C5536D">
          <w:rPr>
            <w:rStyle w:val="Hyperlink"/>
            <w:noProof/>
          </w:rPr>
          <w:t>Abbildung 12: UML-Klassendiagramm des umgesetzten Strategy Pattern</w:t>
        </w:r>
        <w:r>
          <w:rPr>
            <w:noProof/>
            <w:webHidden/>
          </w:rPr>
          <w:tab/>
        </w:r>
        <w:r>
          <w:rPr>
            <w:noProof/>
            <w:webHidden/>
          </w:rPr>
          <w:fldChar w:fldCharType="begin"/>
        </w:r>
        <w:r>
          <w:rPr>
            <w:noProof/>
            <w:webHidden/>
          </w:rPr>
          <w:instrText xml:space="preserve"> PAGEREF _Toc398224585 \h </w:instrText>
        </w:r>
        <w:r>
          <w:rPr>
            <w:noProof/>
            <w:webHidden/>
          </w:rPr>
        </w:r>
      </w:ins>
      <w:r>
        <w:rPr>
          <w:noProof/>
          <w:webHidden/>
        </w:rPr>
        <w:fldChar w:fldCharType="separate"/>
      </w:r>
      <w:ins w:id="664" w:author="Desiree Sacher" w:date="2014-09-11T18:47:00Z">
        <w:r>
          <w:rPr>
            <w:noProof/>
            <w:webHidden/>
          </w:rPr>
          <w:t>25</w:t>
        </w:r>
        <w:r>
          <w:rPr>
            <w:noProof/>
            <w:webHidden/>
          </w:rPr>
          <w:fldChar w:fldCharType="end"/>
        </w:r>
        <w:r w:rsidRPr="00C5536D">
          <w:rPr>
            <w:rStyle w:val="Hyperlink"/>
            <w:noProof/>
          </w:rPr>
          <w:fldChar w:fldCharType="end"/>
        </w:r>
      </w:ins>
    </w:p>
    <w:p w14:paraId="12E44A30" w14:textId="77777777" w:rsidR="00500CEE" w:rsidRDefault="00500CEE">
      <w:pPr>
        <w:pStyle w:val="TableofFigures"/>
        <w:tabs>
          <w:tab w:val="right" w:leader="dot" w:pos="9062"/>
        </w:tabs>
        <w:rPr>
          <w:ins w:id="665" w:author="Desiree Sacher" w:date="2014-09-11T18:47:00Z"/>
          <w:rFonts w:asciiTheme="minorHAnsi" w:eastAsiaTheme="minorEastAsia" w:hAnsiTheme="minorHAnsi" w:cstheme="minorBidi"/>
          <w:noProof/>
          <w:lang w:eastAsia="de-CH"/>
        </w:rPr>
      </w:pPr>
      <w:ins w:id="666" w:author="Desiree Sacher" w:date="2014-09-11T18:47:00Z">
        <w:r w:rsidRPr="00C5536D">
          <w:rPr>
            <w:rStyle w:val="Hyperlink"/>
            <w:noProof/>
          </w:rPr>
          <w:fldChar w:fldCharType="begin"/>
        </w:r>
        <w:r w:rsidRPr="00C5536D">
          <w:rPr>
            <w:rStyle w:val="Hyperlink"/>
            <w:noProof/>
          </w:rPr>
          <w:instrText xml:space="preserve"> </w:instrText>
        </w:r>
        <w:r>
          <w:rPr>
            <w:noProof/>
          </w:rPr>
          <w:instrText>HYPERLINK \l "_Toc398224586"</w:instrText>
        </w:r>
        <w:r w:rsidRPr="00C5536D">
          <w:rPr>
            <w:rStyle w:val="Hyperlink"/>
            <w:noProof/>
          </w:rPr>
          <w:instrText xml:space="preserve"> </w:instrText>
        </w:r>
        <w:r w:rsidRPr="00C5536D">
          <w:rPr>
            <w:rStyle w:val="Hyperlink"/>
            <w:noProof/>
          </w:rPr>
        </w:r>
        <w:r w:rsidRPr="00C5536D">
          <w:rPr>
            <w:rStyle w:val="Hyperlink"/>
            <w:noProof/>
          </w:rPr>
          <w:fldChar w:fldCharType="separate"/>
        </w:r>
        <w:r w:rsidRPr="00C5536D">
          <w:rPr>
            <w:rStyle w:val="Hyperlink"/>
            <w:noProof/>
          </w:rPr>
          <w:t>Abbildung 13: Flussdiagramm Spieldurchlauf</w:t>
        </w:r>
        <w:r>
          <w:rPr>
            <w:noProof/>
            <w:webHidden/>
          </w:rPr>
          <w:tab/>
        </w:r>
        <w:r>
          <w:rPr>
            <w:noProof/>
            <w:webHidden/>
          </w:rPr>
          <w:fldChar w:fldCharType="begin"/>
        </w:r>
        <w:r>
          <w:rPr>
            <w:noProof/>
            <w:webHidden/>
          </w:rPr>
          <w:instrText xml:space="preserve"> PAGEREF _Toc398224586 \h </w:instrText>
        </w:r>
        <w:r>
          <w:rPr>
            <w:noProof/>
            <w:webHidden/>
          </w:rPr>
        </w:r>
      </w:ins>
      <w:r>
        <w:rPr>
          <w:noProof/>
          <w:webHidden/>
        </w:rPr>
        <w:fldChar w:fldCharType="separate"/>
      </w:r>
      <w:ins w:id="667" w:author="Desiree Sacher" w:date="2014-09-11T18:47:00Z">
        <w:r>
          <w:rPr>
            <w:noProof/>
            <w:webHidden/>
          </w:rPr>
          <w:t>26</w:t>
        </w:r>
        <w:r>
          <w:rPr>
            <w:noProof/>
            <w:webHidden/>
          </w:rPr>
          <w:fldChar w:fldCharType="end"/>
        </w:r>
        <w:r w:rsidRPr="00C5536D">
          <w:rPr>
            <w:rStyle w:val="Hyperlink"/>
            <w:noProof/>
          </w:rPr>
          <w:fldChar w:fldCharType="end"/>
        </w:r>
      </w:ins>
    </w:p>
    <w:p w14:paraId="5AFEBDC5" w14:textId="77777777" w:rsidR="00500CEE" w:rsidRDefault="00500CEE">
      <w:pPr>
        <w:pStyle w:val="TableofFigures"/>
        <w:tabs>
          <w:tab w:val="right" w:leader="dot" w:pos="9062"/>
        </w:tabs>
        <w:rPr>
          <w:ins w:id="668" w:author="Desiree Sacher" w:date="2014-09-11T18:47:00Z"/>
          <w:rFonts w:asciiTheme="minorHAnsi" w:eastAsiaTheme="minorEastAsia" w:hAnsiTheme="minorHAnsi" w:cstheme="minorBidi"/>
          <w:noProof/>
          <w:lang w:eastAsia="de-CH"/>
        </w:rPr>
      </w:pPr>
      <w:ins w:id="669" w:author="Desiree Sacher" w:date="2014-09-11T18:47:00Z">
        <w:r w:rsidRPr="00C5536D">
          <w:rPr>
            <w:rStyle w:val="Hyperlink"/>
            <w:noProof/>
          </w:rPr>
          <w:fldChar w:fldCharType="begin"/>
        </w:r>
        <w:r w:rsidRPr="00C5536D">
          <w:rPr>
            <w:rStyle w:val="Hyperlink"/>
            <w:noProof/>
          </w:rPr>
          <w:instrText xml:space="preserve"> </w:instrText>
        </w:r>
        <w:r>
          <w:rPr>
            <w:noProof/>
          </w:rPr>
          <w:instrText>HYPERLINK \l "_Toc398224587"</w:instrText>
        </w:r>
        <w:r w:rsidRPr="00C5536D">
          <w:rPr>
            <w:rStyle w:val="Hyperlink"/>
            <w:noProof/>
          </w:rPr>
          <w:instrText xml:space="preserve"> </w:instrText>
        </w:r>
        <w:r w:rsidRPr="00C5536D">
          <w:rPr>
            <w:rStyle w:val="Hyperlink"/>
            <w:noProof/>
          </w:rPr>
        </w:r>
        <w:r w:rsidRPr="00C5536D">
          <w:rPr>
            <w:rStyle w:val="Hyperlink"/>
            <w:noProof/>
          </w:rPr>
          <w:fldChar w:fldCharType="separate"/>
        </w:r>
        <w:r w:rsidRPr="00C5536D">
          <w:rPr>
            <w:rStyle w:val="Hyperlink"/>
            <w:noProof/>
          </w:rPr>
          <w:t>Abbildung 14: UML Sequenzdiagramm Spieldurchlauf</w:t>
        </w:r>
        <w:r>
          <w:rPr>
            <w:noProof/>
            <w:webHidden/>
          </w:rPr>
          <w:tab/>
        </w:r>
        <w:r>
          <w:rPr>
            <w:noProof/>
            <w:webHidden/>
          </w:rPr>
          <w:fldChar w:fldCharType="begin"/>
        </w:r>
        <w:r>
          <w:rPr>
            <w:noProof/>
            <w:webHidden/>
          </w:rPr>
          <w:instrText xml:space="preserve"> PAGEREF _Toc398224587 \h </w:instrText>
        </w:r>
        <w:r>
          <w:rPr>
            <w:noProof/>
            <w:webHidden/>
          </w:rPr>
        </w:r>
      </w:ins>
      <w:r>
        <w:rPr>
          <w:noProof/>
          <w:webHidden/>
        </w:rPr>
        <w:fldChar w:fldCharType="separate"/>
      </w:r>
      <w:ins w:id="670" w:author="Desiree Sacher" w:date="2014-09-11T18:47:00Z">
        <w:r>
          <w:rPr>
            <w:noProof/>
            <w:webHidden/>
          </w:rPr>
          <w:t>27</w:t>
        </w:r>
        <w:r>
          <w:rPr>
            <w:noProof/>
            <w:webHidden/>
          </w:rPr>
          <w:fldChar w:fldCharType="end"/>
        </w:r>
        <w:r w:rsidRPr="00C5536D">
          <w:rPr>
            <w:rStyle w:val="Hyperlink"/>
            <w:noProof/>
          </w:rPr>
          <w:fldChar w:fldCharType="end"/>
        </w:r>
      </w:ins>
    </w:p>
    <w:p w14:paraId="79C32074" w14:textId="77777777" w:rsidR="00500CEE" w:rsidRDefault="00500CEE">
      <w:pPr>
        <w:pStyle w:val="TableofFigures"/>
        <w:tabs>
          <w:tab w:val="right" w:leader="dot" w:pos="9062"/>
        </w:tabs>
        <w:rPr>
          <w:ins w:id="671" w:author="Desiree Sacher" w:date="2014-09-11T18:47:00Z"/>
          <w:rFonts w:asciiTheme="minorHAnsi" w:eastAsiaTheme="minorEastAsia" w:hAnsiTheme="minorHAnsi" w:cstheme="minorBidi"/>
          <w:noProof/>
          <w:lang w:eastAsia="de-CH"/>
        </w:rPr>
      </w:pPr>
      <w:ins w:id="672" w:author="Desiree Sacher" w:date="2014-09-11T18:47:00Z">
        <w:r w:rsidRPr="00C5536D">
          <w:rPr>
            <w:rStyle w:val="Hyperlink"/>
            <w:noProof/>
          </w:rPr>
          <w:fldChar w:fldCharType="begin"/>
        </w:r>
        <w:r w:rsidRPr="00C5536D">
          <w:rPr>
            <w:rStyle w:val="Hyperlink"/>
            <w:noProof/>
          </w:rPr>
          <w:instrText xml:space="preserve"> </w:instrText>
        </w:r>
        <w:r>
          <w:rPr>
            <w:noProof/>
          </w:rPr>
          <w:instrText>HYPERLINK \l "_Toc398224588"</w:instrText>
        </w:r>
        <w:r w:rsidRPr="00C5536D">
          <w:rPr>
            <w:rStyle w:val="Hyperlink"/>
            <w:noProof/>
          </w:rPr>
          <w:instrText xml:space="preserve"> </w:instrText>
        </w:r>
        <w:r w:rsidRPr="00C5536D">
          <w:rPr>
            <w:rStyle w:val="Hyperlink"/>
            <w:noProof/>
          </w:rPr>
        </w:r>
        <w:r w:rsidRPr="00C5536D">
          <w:rPr>
            <w:rStyle w:val="Hyperlink"/>
            <w:noProof/>
          </w:rPr>
          <w:fldChar w:fldCharType="separate"/>
        </w:r>
        <w:r w:rsidRPr="00C5536D">
          <w:rPr>
            <w:rStyle w:val="Hyperlink"/>
            <w:noProof/>
          </w:rPr>
          <w:t>Abbildung 15: Flussdiagrammzur Konfiguration der Seriellen Verbindung</w:t>
        </w:r>
        <w:r>
          <w:rPr>
            <w:noProof/>
            <w:webHidden/>
          </w:rPr>
          <w:tab/>
        </w:r>
        <w:r>
          <w:rPr>
            <w:noProof/>
            <w:webHidden/>
          </w:rPr>
          <w:fldChar w:fldCharType="begin"/>
        </w:r>
        <w:r>
          <w:rPr>
            <w:noProof/>
            <w:webHidden/>
          </w:rPr>
          <w:instrText xml:space="preserve"> PAGEREF _Toc398224588 \h </w:instrText>
        </w:r>
        <w:r>
          <w:rPr>
            <w:noProof/>
            <w:webHidden/>
          </w:rPr>
        </w:r>
      </w:ins>
      <w:r>
        <w:rPr>
          <w:noProof/>
          <w:webHidden/>
        </w:rPr>
        <w:fldChar w:fldCharType="separate"/>
      </w:r>
      <w:ins w:id="673" w:author="Desiree Sacher" w:date="2014-09-11T18:47:00Z">
        <w:r>
          <w:rPr>
            <w:noProof/>
            <w:webHidden/>
          </w:rPr>
          <w:t>28</w:t>
        </w:r>
        <w:r>
          <w:rPr>
            <w:noProof/>
            <w:webHidden/>
          </w:rPr>
          <w:fldChar w:fldCharType="end"/>
        </w:r>
        <w:r w:rsidRPr="00C5536D">
          <w:rPr>
            <w:rStyle w:val="Hyperlink"/>
            <w:noProof/>
          </w:rPr>
          <w:fldChar w:fldCharType="end"/>
        </w:r>
      </w:ins>
    </w:p>
    <w:p w14:paraId="4DC105F0" w14:textId="77777777" w:rsidR="00500CEE" w:rsidRDefault="00500CEE">
      <w:pPr>
        <w:pStyle w:val="TableofFigures"/>
        <w:tabs>
          <w:tab w:val="right" w:leader="dot" w:pos="9062"/>
        </w:tabs>
        <w:rPr>
          <w:ins w:id="674" w:author="Desiree Sacher" w:date="2014-09-11T18:47:00Z"/>
          <w:rFonts w:asciiTheme="minorHAnsi" w:eastAsiaTheme="minorEastAsia" w:hAnsiTheme="minorHAnsi" w:cstheme="minorBidi"/>
          <w:noProof/>
          <w:lang w:eastAsia="de-CH"/>
        </w:rPr>
      </w:pPr>
      <w:ins w:id="675" w:author="Desiree Sacher" w:date="2014-09-11T18:47:00Z">
        <w:r w:rsidRPr="00C5536D">
          <w:rPr>
            <w:rStyle w:val="Hyperlink"/>
            <w:noProof/>
          </w:rPr>
          <w:fldChar w:fldCharType="begin"/>
        </w:r>
        <w:r w:rsidRPr="00C5536D">
          <w:rPr>
            <w:rStyle w:val="Hyperlink"/>
            <w:noProof/>
          </w:rPr>
          <w:instrText xml:space="preserve"> </w:instrText>
        </w:r>
        <w:r>
          <w:rPr>
            <w:noProof/>
          </w:rPr>
          <w:instrText>HYPERLINK \l "_Toc398224589"</w:instrText>
        </w:r>
        <w:r w:rsidRPr="00C5536D">
          <w:rPr>
            <w:rStyle w:val="Hyperlink"/>
            <w:noProof/>
          </w:rPr>
          <w:instrText xml:space="preserve"> </w:instrText>
        </w:r>
        <w:r w:rsidRPr="00C5536D">
          <w:rPr>
            <w:rStyle w:val="Hyperlink"/>
            <w:noProof/>
          </w:rPr>
        </w:r>
        <w:r w:rsidRPr="00C5536D">
          <w:rPr>
            <w:rStyle w:val="Hyperlink"/>
            <w:noProof/>
          </w:rPr>
          <w:fldChar w:fldCharType="separate"/>
        </w:r>
        <w:r w:rsidRPr="00C5536D">
          <w:rPr>
            <w:rStyle w:val="Hyperlink"/>
            <w:noProof/>
          </w:rPr>
          <w:t>Abbildung 16: UML Sequenzdiagramm Serielle Interface Aktualisierung</w:t>
        </w:r>
        <w:r>
          <w:rPr>
            <w:noProof/>
            <w:webHidden/>
          </w:rPr>
          <w:tab/>
        </w:r>
        <w:r>
          <w:rPr>
            <w:noProof/>
            <w:webHidden/>
          </w:rPr>
          <w:fldChar w:fldCharType="begin"/>
        </w:r>
        <w:r>
          <w:rPr>
            <w:noProof/>
            <w:webHidden/>
          </w:rPr>
          <w:instrText xml:space="preserve"> PAGEREF _Toc398224589 \h </w:instrText>
        </w:r>
        <w:r>
          <w:rPr>
            <w:noProof/>
            <w:webHidden/>
          </w:rPr>
        </w:r>
      </w:ins>
      <w:r>
        <w:rPr>
          <w:noProof/>
          <w:webHidden/>
        </w:rPr>
        <w:fldChar w:fldCharType="separate"/>
      </w:r>
      <w:ins w:id="676" w:author="Desiree Sacher" w:date="2014-09-11T18:47:00Z">
        <w:r>
          <w:rPr>
            <w:noProof/>
            <w:webHidden/>
          </w:rPr>
          <w:t>29</w:t>
        </w:r>
        <w:r>
          <w:rPr>
            <w:noProof/>
            <w:webHidden/>
          </w:rPr>
          <w:fldChar w:fldCharType="end"/>
        </w:r>
        <w:r w:rsidRPr="00C5536D">
          <w:rPr>
            <w:rStyle w:val="Hyperlink"/>
            <w:noProof/>
          </w:rPr>
          <w:fldChar w:fldCharType="end"/>
        </w:r>
      </w:ins>
    </w:p>
    <w:p w14:paraId="010DB583" w14:textId="77777777" w:rsidR="00500CEE" w:rsidRDefault="00500CEE">
      <w:pPr>
        <w:pStyle w:val="TableofFigures"/>
        <w:tabs>
          <w:tab w:val="right" w:leader="dot" w:pos="9062"/>
        </w:tabs>
        <w:rPr>
          <w:ins w:id="677" w:author="Desiree Sacher" w:date="2014-09-11T18:47:00Z"/>
          <w:rFonts w:asciiTheme="minorHAnsi" w:eastAsiaTheme="minorEastAsia" w:hAnsiTheme="minorHAnsi" w:cstheme="minorBidi"/>
          <w:noProof/>
          <w:lang w:eastAsia="de-CH"/>
        </w:rPr>
      </w:pPr>
      <w:ins w:id="678" w:author="Desiree Sacher" w:date="2014-09-11T18:47:00Z">
        <w:r w:rsidRPr="00C5536D">
          <w:rPr>
            <w:rStyle w:val="Hyperlink"/>
            <w:noProof/>
          </w:rPr>
          <w:fldChar w:fldCharType="begin"/>
        </w:r>
        <w:r w:rsidRPr="00C5536D">
          <w:rPr>
            <w:rStyle w:val="Hyperlink"/>
            <w:noProof/>
          </w:rPr>
          <w:instrText xml:space="preserve"> </w:instrText>
        </w:r>
        <w:r>
          <w:rPr>
            <w:noProof/>
          </w:rPr>
          <w:instrText>HYPERLINK \l "_Toc398224590"</w:instrText>
        </w:r>
        <w:r w:rsidRPr="00C5536D">
          <w:rPr>
            <w:rStyle w:val="Hyperlink"/>
            <w:noProof/>
          </w:rPr>
          <w:instrText xml:space="preserve"> </w:instrText>
        </w:r>
        <w:r w:rsidRPr="00C5536D">
          <w:rPr>
            <w:rStyle w:val="Hyperlink"/>
            <w:noProof/>
          </w:rPr>
        </w:r>
        <w:r w:rsidRPr="00C5536D">
          <w:rPr>
            <w:rStyle w:val="Hyperlink"/>
            <w:noProof/>
          </w:rPr>
          <w:fldChar w:fldCharType="separate"/>
        </w:r>
        <w:r w:rsidRPr="00C5536D">
          <w:rPr>
            <w:rStyle w:val="Hyperlink"/>
            <w:noProof/>
          </w:rPr>
          <w:t>Abbildung 17: GamePlayMode-Dialog</w:t>
        </w:r>
        <w:r>
          <w:rPr>
            <w:noProof/>
            <w:webHidden/>
          </w:rPr>
          <w:tab/>
        </w:r>
        <w:r>
          <w:rPr>
            <w:noProof/>
            <w:webHidden/>
          </w:rPr>
          <w:fldChar w:fldCharType="begin"/>
        </w:r>
        <w:r>
          <w:rPr>
            <w:noProof/>
            <w:webHidden/>
          </w:rPr>
          <w:instrText xml:space="preserve"> PAGEREF _Toc398224590 \h </w:instrText>
        </w:r>
        <w:r>
          <w:rPr>
            <w:noProof/>
            <w:webHidden/>
          </w:rPr>
        </w:r>
      </w:ins>
      <w:r>
        <w:rPr>
          <w:noProof/>
          <w:webHidden/>
        </w:rPr>
        <w:fldChar w:fldCharType="separate"/>
      </w:r>
      <w:ins w:id="679" w:author="Desiree Sacher" w:date="2014-09-11T18:47:00Z">
        <w:r>
          <w:rPr>
            <w:noProof/>
            <w:webHidden/>
          </w:rPr>
          <w:t>29</w:t>
        </w:r>
        <w:r>
          <w:rPr>
            <w:noProof/>
            <w:webHidden/>
          </w:rPr>
          <w:fldChar w:fldCharType="end"/>
        </w:r>
        <w:r w:rsidRPr="00C5536D">
          <w:rPr>
            <w:rStyle w:val="Hyperlink"/>
            <w:noProof/>
          </w:rPr>
          <w:fldChar w:fldCharType="end"/>
        </w:r>
      </w:ins>
    </w:p>
    <w:p w14:paraId="05F91698" w14:textId="77777777" w:rsidR="00500CEE" w:rsidRDefault="00500CEE">
      <w:pPr>
        <w:pStyle w:val="TableofFigures"/>
        <w:tabs>
          <w:tab w:val="right" w:leader="dot" w:pos="9062"/>
        </w:tabs>
        <w:rPr>
          <w:ins w:id="680" w:author="Desiree Sacher" w:date="2014-09-11T18:47:00Z"/>
          <w:rFonts w:asciiTheme="minorHAnsi" w:eastAsiaTheme="minorEastAsia" w:hAnsiTheme="minorHAnsi" w:cstheme="minorBidi"/>
          <w:noProof/>
          <w:lang w:eastAsia="de-CH"/>
        </w:rPr>
      </w:pPr>
      <w:ins w:id="681" w:author="Desiree Sacher" w:date="2014-09-11T18:47:00Z">
        <w:r w:rsidRPr="00C5536D">
          <w:rPr>
            <w:rStyle w:val="Hyperlink"/>
            <w:noProof/>
          </w:rPr>
          <w:fldChar w:fldCharType="begin"/>
        </w:r>
        <w:r w:rsidRPr="00C5536D">
          <w:rPr>
            <w:rStyle w:val="Hyperlink"/>
            <w:noProof/>
          </w:rPr>
          <w:instrText xml:space="preserve"> </w:instrText>
        </w:r>
        <w:r>
          <w:rPr>
            <w:noProof/>
          </w:rPr>
          <w:instrText>HYPERLINK \l "_Toc398224591"</w:instrText>
        </w:r>
        <w:r w:rsidRPr="00C5536D">
          <w:rPr>
            <w:rStyle w:val="Hyperlink"/>
            <w:noProof/>
          </w:rPr>
          <w:instrText xml:space="preserve"> </w:instrText>
        </w:r>
        <w:r w:rsidRPr="00C5536D">
          <w:rPr>
            <w:rStyle w:val="Hyperlink"/>
            <w:noProof/>
          </w:rPr>
        </w:r>
        <w:r w:rsidRPr="00C5536D">
          <w:rPr>
            <w:rStyle w:val="Hyperlink"/>
            <w:noProof/>
          </w:rPr>
          <w:fldChar w:fldCharType="separate"/>
        </w:r>
        <w:r w:rsidRPr="00C5536D">
          <w:rPr>
            <w:rStyle w:val="Hyperlink"/>
            <w:noProof/>
          </w:rPr>
          <w:t>Abbildung 18: Flussdiagramm zur Wahl des Spielmodus</w:t>
        </w:r>
        <w:r>
          <w:rPr>
            <w:noProof/>
            <w:webHidden/>
          </w:rPr>
          <w:tab/>
        </w:r>
        <w:r>
          <w:rPr>
            <w:noProof/>
            <w:webHidden/>
          </w:rPr>
          <w:fldChar w:fldCharType="begin"/>
        </w:r>
        <w:r>
          <w:rPr>
            <w:noProof/>
            <w:webHidden/>
          </w:rPr>
          <w:instrText xml:space="preserve"> PAGEREF _Toc398224591 \h </w:instrText>
        </w:r>
        <w:r>
          <w:rPr>
            <w:noProof/>
            <w:webHidden/>
          </w:rPr>
        </w:r>
      </w:ins>
      <w:r>
        <w:rPr>
          <w:noProof/>
          <w:webHidden/>
        </w:rPr>
        <w:fldChar w:fldCharType="separate"/>
      </w:r>
      <w:ins w:id="682" w:author="Desiree Sacher" w:date="2014-09-11T18:47:00Z">
        <w:r>
          <w:rPr>
            <w:noProof/>
            <w:webHidden/>
          </w:rPr>
          <w:t>30</w:t>
        </w:r>
        <w:r>
          <w:rPr>
            <w:noProof/>
            <w:webHidden/>
          </w:rPr>
          <w:fldChar w:fldCharType="end"/>
        </w:r>
        <w:r w:rsidRPr="00C5536D">
          <w:rPr>
            <w:rStyle w:val="Hyperlink"/>
            <w:noProof/>
          </w:rPr>
          <w:fldChar w:fldCharType="end"/>
        </w:r>
      </w:ins>
    </w:p>
    <w:p w14:paraId="3FE47AF2" w14:textId="77777777" w:rsidR="00500CEE" w:rsidRDefault="00500CEE">
      <w:pPr>
        <w:pStyle w:val="TableofFigures"/>
        <w:tabs>
          <w:tab w:val="right" w:leader="dot" w:pos="9062"/>
        </w:tabs>
        <w:rPr>
          <w:ins w:id="683" w:author="Desiree Sacher" w:date="2014-09-11T18:47:00Z"/>
          <w:rFonts w:asciiTheme="minorHAnsi" w:eastAsiaTheme="minorEastAsia" w:hAnsiTheme="minorHAnsi" w:cstheme="minorBidi"/>
          <w:noProof/>
          <w:lang w:eastAsia="de-CH"/>
        </w:rPr>
      </w:pPr>
      <w:ins w:id="684" w:author="Desiree Sacher" w:date="2014-09-11T18:47:00Z">
        <w:r w:rsidRPr="00C5536D">
          <w:rPr>
            <w:rStyle w:val="Hyperlink"/>
            <w:noProof/>
          </w:rPr>
          <w:fldChar w:fldCharType="begin"/>
        </w:r>
        <w:r w:rsidRPr="00C5536D">
          <w:rPr>
            <w:rStyle w:val="Hyperlink"/>
            <w:noProof/>
          </w:rPr>
          <w:instrText xml:space="preserve"> </w:instrText>
        </w:r>
        <w:r>
          <w:rPr>
            <w:noProof/>
          </w:rPr>
          <w:instrText>HYPERLINK \l "_Toc398224592"</w:instrText>
        </w:r>
        <w:r w:rsidRPr="00C5536D">
          <w:rPr>
            <w:rStyle w:val="Hyperlink"/>
            <w:noProof/>
          </w:rPr>
          <w:instrText xml:space="preserve"> </w:instrText>
        </w:r>
        <w:r w:rsidRPr="00C5536D">
          <w:rPr>
            <w:rStyle w:val="Hyperlink"/>
            <w:noProof/>
          </w:rPr>
        </w:r>
        <w:r w:rsidRPr="00C5536D">
          <w:rPr>
            <w:rStyle w:val="Hyperlink"/>
            <w:noProof/>
          </w:rPr>
          <w:fldChar w:fldCharType="separate"/>
        </w:r>
        <w:r w:rsidRPr="00C5536D">
          <w:rPr>
            <w:rStyle w:val="Hyperlink"/>
            <w:noProof/>
          </w:rPr>
          <w:t>Abbildung 19: Sequenzdiagramm Spielmodus Dialog</w:t>
        </w:r>
        <w:r>
          <w:rPr>
            <w:noProof/>
            <w:webHidden/>
          </w:rPr>
          <w:tab/>
        </w:r>
        <w:r>
          <w:rPr>
            <w:noProof/>
            <w:webHidden/>
          </w:rPr>
          <w:fldChar w:fldCharType="begin"/>
        </w:r>
        <w:r>
          <w:rPr>
            <w:noProof/>
            <w:webHidden/>
          </w:rPr>
          <w:instrText xml:space="preserve"> PAGEREF _Toc398224592 \h </w:instrText>
        </w:r>
        <w:r>
          <w:rPr>
            <w:noProof/>
            <w:webHidden/>
          </w:rPr>
        </w:r>
      </w:ins>
      <w:r>
        <w:rPr>
          <w:noProof/>
          <w:webHidden/>
        </w:rPr>
        <w:fldChar w:fldCharType="separate"/>
      </w:r>
      <w:ins w:id="685" w:author="Desiree Sacher" w:date="2014-09-11T18:47:00Z">
        <w:r>
          <w:rPr>
            <w:noProof/>
            <w:webHidden/>
          </w:rPr>
          <w:t>31</w:t>
        </w:r>
        <w:r>
          <w:rPr>
            <w:noProof/>
            <w:webHidden/>
          </w:rPr>
          <w:fldChar w:fldCharType="end"/>
        </w:r>
        <w:r w:rsidRPr="00C5536D">
          <w:rPr>
            <w:rStyle w:val="Hyperlink"/>
            <w:noProof/>
          </w:rPr>
          <w:fldChar w:fldCharType="end"/>
        </w:r>
      </w:ins>
    </w:p>
    <w:p w14:paraId="3B4D5DF4" w14:textId="77777777" w:rsidR="00500CEE" w:rsidRDefault="00500CEE">
      <w:pPr>
        <w:pStyle w:val="TableofFigures"/>
        <w:tabs>
          <w:tab w:val="right" w:leader="dot" w:pos="9062"/>
        </w:tabs>
        <w:rPr>
          <w:ins w:id="686" w:author="Desiree Sacher" w:date="2014-09-11T18:47:00Z"/>
          <w:rFonts w:asciiTheme="minorHAnsi" w:eastAsiaTheme="minorEastAsia" w:hAnsiTheme="minorHAnsi" w:cstheme="minorBidi"/>
          <w:noProof/>
          <w:lang w:eastAsia="de-CH"/>
        </w:rPr>
      </w:pPr>
      <w:ins w:id="687" w:author="Desiree Sacher" w:date="2014-09-11T18:47:00Z">
        <w:r w:rsidRPr="00C5536D">
          <w:rPr>
            <w:rStyle w:val="Hyperlink"/>
            <w:noProof/>
          </w:rPr>
          <w:fldChar w:fldCharType="begin"/>
        </w:r>
        <w:r w:rsidRPr="00C5536D">
          <w:rPr>
            <w:rStyle w:val="Hyperlink"/>
            <w:noProof/>
          </w:rPr>
          <w:instrText xml:space="preserve"> </w:instrText>
        </w:r>
        <w:r>
          <w:rPr>
            <w:noProof/>
          </w:rPr>
          <w:instrText>HYPERLINK \l "_Toc398224593"</w:instrText>
        </w:r>
        <w:r w:rsidRPr="00C5536D">
          <w:rPr>
            <w:rStyle w:val="Hyperlink"/>
            <w:noProof/>
          </w:rPr>
          <w:instrText xml:space="preserve"> </w:instrText>
        </w:r>
        <w:r w:rsidRPr="00C5536D">
          <w:rPr>
            <w:rStyle w:val="Hyperlink"/>
            <w:noProof/>
          </w:rPr>
        </w:r>
        <w:r w:rsidRPr="00C5536D">
          <w:rPr>
            <w:rStyle w:val="Hyperlink"/>
            <w:noProof/>
          </w:rPr>
          <w:fldChar w:fldCharType="separate"/>
        </w:r>
        <w:r w:rsidRPr="00C5536D">
          <w:rPr>
            <w:rStyle w:val="Hyperlink"/>
            <w:noProof/>
          </w:rPr>
          <w:t>Abbildung 20: UML-Klassendiagramm „TimeMeasure</w:t>
        </w:r>
        <w:r>
          <w:rPr>
            <w:noProof/>
            <w:webHidden/>
          </w:rPr>
          <w:tab/>
        </w:r>
        <w:r>
          <w:rPr>
            <w:noProof/>
            <w:webHidden/>
          </w:rPr>
          <w:fldChar w:fldCharType="begin"/>
        </w:r>
        <w:r>
          <w:rPr>
            <w:noProof/>
            <w:webHidden/>
          </w:rPr>
          <w:instrText xml:space="preserve"> PAGEREF _Toc398224593 \h </w:instrText>
        </w:r>
        <w:r>
          <w:rPr>
            <w:noProof/>
            <w:webHidden/>
          </w:rPr>
        </w:r>
      </w:ins>
      <w:r>
        <w:rPr>
          <w:noProof/>
          <w:webHidden/>
        </w:rPr>
        <w:fldChar w:fldCharType="separate"/>
      </w:r>
      <w:ins w:id="688" w:author="Desiree Sacher" w:date="2014-09-11T18:47:00Z">
        <w:r>
          <w:rPr>
            <w:noProof/>
            <w:webHidden/>
          </w:rPr>
          <w:t>32</w:t>
        </w:r>
        <w:r>
          <w:rPr>
            <w:noProof/>
            <w:webHidden/>
          </w:rPr>
          <w:fldChar w:fldCharType="end"/>
        </w:r>
        <w:r w:rsidRPr="00C5536D">
          <w:rPr>
            <w:rStyle w:val="Hyperlink"/>
            <w:noProof/>
          </w:rPr>
          <w:fldChar w:fldCharType="end"/>
        </w:r>
      </w:ins>
    </w:p>
    <w:p w14:paraId="221A3189" w14:textId="77777777" w:rsidR="00500CEE" w:rsidRDefault="00500CEE">
      <w:pPr>
        <w:pStyle w:val="TableofFigures"/>
        <w:tabs>
          <w:tab w:val="right" w:leader="dot" w:pos="9062"/>
        </w:tabs>
        <w:rPr>
          <w:ins w:id="689" w:author="Desiree Sacher" w:date="2014-09-11T18:47:00Z"/>
          <w:rFonts w:asciiTheme="minorHAnsi" w:eastAsiaTheme="minorEastAsia" w:hAnsiTheme="minorHAnsi" w:cstheme="minorBidi"/>
          <w:noProof/>
          <w:lang w:eastAsia="de-CH"/>
        </w:rPr>
      </w:pPr>
      <w:ins w:id="690" w:author="Desiree Sacher" w:date="2014-09-11T18:47:00Z">
        <w:r w:rsidRPr="00C5536D">
          <w:rPr>
            <w:rStyle w:val="Hyperlink"/>
            <w:noProof/>
          </w:rPr>
          <w:fldChar w:fldCharType="begin"/>
        </w:r>
        <w:r w:rsidRPr="00C5536D">
          <w:rPr>
            <w:rStyle w:val="Hyperlink"/>
            <w:noProof/>
          </w:rPr>
          <w:instrText xml:space="preserve"> </w:instrText>
        </w:r>
        <w:r>
          <w:rPr>
            <w:noProof/>
          </w:rPr>
          <w:instrText>HYPERLINK \l "_Toc398224594"</w:instrText>
        </w:r>
        <w:r w:rsidRPr="00C5536D">
          <w:rPr>
            <w:rStyle w:val="Hyperlink"/>
            <w:noProof/>
          </w:rPr>
          <w:instrText xml:space="preserve"> </w:instrText>
        </w:r>
        <w:r w:rsidRPr="00C5536D">
          <w:rPr>
            <w:rStyle w:val="Hyperlink"/>
            <w:noProof/>
          </w:rPr>
        </w:r>
        <w:r w:rsidRPr="00C5536D">
          <w:rPr>
            <w:rStyle w:val="Hyperlink"/>
            <w:noProof/>
          </w:rPr>
          <w:fldChar w:fldCharType="separate"/>
        </w:r>
        <w:r w:rsidRPr="00C5536D">
          <w:rPr>
            <w:rStyle w:val="Hyperlink"/>
            <w:noProof/>
          </w:rPr>
          <w:t>Abbildung 21: UML-Klassendiagramm RFIDReader</w:t>
        </w:r>
        <w:r>
          <w:rPr>
            <w:noProof/>
            <w:webHidden/>
          </w:rPr>
          <w:tab/>
        </w:r>
        <w:r>
          <w:rPr>
            <w:noProof/>
            <w:webHidden/>
          </w:rPr>
          <w:fldChar w:fldCharType="begin"/>
        </w:r>
        <w:r>
          <w:rPr>
            <w:noProof/>
            <w:webHidden/>
          </w:rPr>
          <w:instrText xml:space="preserve"> PAGEREF _Toc398224594 \h </w:instrText>
        </w:r>
        <w:r>
          <w:rPr>
            <w:noProof/>
            <w:webHidden/>
          </w:rPr>
        </w:r>
      </w:ins>
      <w:r>
        <w:rPr>
          <w:noProof/>
          <w:webHidden/>
        </w:rPr>
        <w:fldChar w:fldCharType="separate"/>
      </w:r>
      <w:ins w:id="691" w:author="Desiree Sacher" w:date="2014-09-11T18:47:00Z">
        <w:r>
          <w:rPr>
            <w:noProof/>
            <w:webHidden/>
          </w:rPr>
          <w:t>33</w:t>
        </w:r>
        <w:r>
          <w:rPr>
            <w:noProof/>
            <w:webHidden/>
          </w:rPr>
          <w:fldChar w:fldCharType="end"/>
        </w:r>
        <w:r w:rsidRPr="00C5536D">
          <w:rPr>
            <w:rStyle w:val="Hyperlink"/>
            <w:noProof/>
          </w:rPr>
          <w:fldChar w:fldCharType="end"/>
        </w:r>
      </w:ins>
    </w:p>
    <w:p w14:paraId="61EB0AB7" w14:textId="77777777" w:rsidR="00500CEE" w:rsidRDefault="00500CEE">
      <w:pPr>
        <w:pStyle w:val="TableofFigures"/>
        <w:tabs>
          <w:tab w:val="right" w:leader="dot" w:pos="9062"/>
        </w:tabs>
        <w:rPr>
          <w:ins w:id="692" w:author="Desiree Sacher" w:date="2014-09-11T18:47:00Z"/>
          <w:rFonts w:asciiTheme="minorHAnsi" w:eastAsiaTheme="minorEastAsia" w:hAnsiTheme="minorHAnsi" w:cstheme="minorBidi"/>
          <w:noProof/>
          <w:lang w:eastAsia="de-CH"/>
        </w:rPr>
      </w:pPr>
      <w:ins w:id="693" w:author="Desiree Sacher" w:date="2014-09-11T18:47:00Z">
        <w:r w:rsidRPr="00C5536D">
          <w:rPr>
            <w:rStyle w:val="Hyperlink"/>
            <w:noProof/>
          </w:rPr>
          <w:fldChar w:fldCharType="begin"/>
        </w:r>
        <w:r w:rsidRPr="00C5536D">
          <w:rPr>
            <w:rStyle w:val="Hyperlink"/>
            <w:noProof/>
          </w:rPr>
          <w:instrText xml:space="preserve"> </w:instrText>
        </w:r>
        <w:r>
          <w:rPr>
            <w:noProof/>
          </w:rPr>
          <w:instrText>HYPERLINK \l "_Toc398224595"</w:instrText>
        </w:r>
        <w:r w:rsidRPr="00C5536D">
          <w:rPr>
            <w:rStyle w:val="Hyperlink"/>
            <w:noProof/>
          </w:rPr>
          <w:instrText xml:space="preserve"> </w:instrText>
        </w:r>
        <w:r w:rsidRPr="00C5536D">
          <w:rPr>
            <w:rStyle w:val="Hyperlink"/>
            <w:noProof/>
          </w:rPr>
        </w:r>
        <w:r w:rsidRPr="00C5536D">
          <w:rPr>
            <w:rStyle w:val="Hyperlink"/>
            <w:noProof/>
          </w:rPr>
          <w:fldChar w:fldCharType="separate"/>
        </w:r>
        <w:r w:rsidRPr="00C5536D">
          <w:rPr>
            <w:rStyle w:val="Hyperlink"/>
            <w:noProof/>
          </w:rPr>
          <w:t>Abbildung 22: Source Code Ausschnitt "pickle"</w:t>
        </w:r>
        <w:r>
          <w:rPr>
            <w:noProof/>
            <w:webHidden/>
          </w:rPr>
          <w:tab/>
        </w:r>
        <w:r>
          <w:rPr>
            <w:noProof/>
            <w:webHidden/>
          </w:rPr>
          <w:fldChar w:fldCharType="begin"/>
        </w:r>
        <w:r>
          <w:rPr>
            <w:noProof/>
            <w:webHidden/>
          </w:rPr>
          <w:instrText xml:space="preserve"> PAGEREF _Toc398224595 \h </w:instrText>
        </w:r>
        <w:r>
          <w:rPr>
            <w:noProof/>
            <w:webHidden/>
          </w:rPr>
        </w:r>
      </w:ins>
      <w:r>
        <w:rPr>
          <w:noProof/>
          <w:webHidden/>
        </w:rPr>
        <w:fldChar w:fldCharType="separate"/>
      </w:r>
      <w:ins w:id="694" w:author="Desiree Sacher" w:date="2014-09-11T18:47:00Z">
        <w:r>
          <w:rPr>
            <w:noProof/>
            <w:webHidden/>
          </w:rPr>
          <w:t>34</w:t>
        </w:r>
        <w:r>
          <w:rPr>
            <w:noProof/>
            <w:webHidden/>
          </w:rPr>
          <w:fldChar w:fldCharType="end"/>
        </w:r>
        <w:r w:rsidRPr="00C5536D">
          <w:rPr>
            <w:rStyle w:val="Hyperlink"/>
            <w:noProof/>
          </w:rPr>
          <w:fldChar w:fldCharType="end"/>
        </w:r>
      </w:ins>
    </w:p>
    <w:p w14:paraId="1107064B" w14:textId="77777777" w:rsidR="00500CEE" w:rsidRDefault="00500CEE">
      <w:pPr>
        <w:pStyle w:val="TableofFigures"/>
        <w:tabs>
          <w:tab w:val="right" w:leader="dot" w:pos="9062"/>
        </w:tabs>
        <w:rPr>
          <w:ins w:id="695" w:author="Desiree Sacher" w:date="2014-09-11T18:47:00Z"/>
          <w:rFonts w:asciiTheme="minorHAnsi" w:eastAsiaTheme="minorEastAsia" w:hAnsiTheme="minorHAnsi" w:cstheme="minorBidi"/>
          <w:noProof/>
          <w:lang w:eastAsia="de-CH"/>
        </w:rPr>
      </w:pPr>
      <w:ins w:id="696" w:author="Desiree Sacher" w:date="2014-09-11T18:47:00Z">
        <w:r w:rsidRPr="00C5536D">
          <w:rPr>
            <w:rStyle w:val="Hyperlink"/>
            <w:noProof/>
          </w:rPr>
          <w:fldChar w:fldCharType="begin"/>
        </w:r>
        <w:r w:rsidRPr="00C5536D">
          <w:rPr>
            <w:rStyle w:val="Hyperlink"/>
            <w:noProof/>
          </w:rPr>
          <w:instrText xml:space="preserve"> </w:instrText>
        </w:r>
        <w:r>
          <w:rPr>
            <w:noProof/>
          </w:rPr>
          <w:instrText>HYPERLINK \l "_Toc398224596"</w:instrText>
        </w:r>
        <w:r w:rsidRPr="00C5536D">
          <w:rPr>
            <w:rStyle w:val="Hyperlink"/>
            <w:noProof/>
          </w:rPr>
          <w:instrText xml:space="preserve"> </w:instrText>
        </w:r>
        <w:r w:rsidRPr="00C5536D">
          <w:rPr>
            <w:rStyle w:val="Hyperlink"/>
            <w:noProof/>
          </w:rPr>
        </w:r>
        <w:r w:rsidRPr="00C5536D">
          <w:rPr>
            <w:rStyle w:val="Hyperlink"/>
            <w:noProof/>
          </w:rPr>
          <w:fldChar w:fldCharType="separate"/>
        </w:r>
        <w:r w:rsidRPr="00C5536D">
          <w:rPr>
            <w:rStyle w:val="Hyperlink"/>
            <w:noProof/>
          </w:rPr>
          <w:t>Abbildung 23: UML-Klassendiagramm MainGUI</w:t>
        </w:r>
        <w:r>
          <w:rPr>
            <w:noProof/>
            <w:webHidden/>
          </w:rPr>
          <w:tab/>
        </w:r>
        <w:r>
          <w:rPr>
            <w:noProof/>
            <w:webHidden/>
          </w:rPr>
          <w:fldChar w:fldCharType="begin"/>
        </w:r>
        <w:r>
          <w:rPr>
            <w:noProof/>
            <w:webHidden/>
          </w:rPr>
          <w:instrText xml:space="preserve"> PAGEREF _Toc398224596 \h </w:instrText>
        </w:r>
        <w:r>
          <w:rPr>
            <w:noProof/>
            <w:webHidden/>
          </w:rPr>
        </w:r>
      </w:ins>
      <w:r>
        <w:rPr>
          <w:noProof/>
          <w:webHidden/>
        </w:rPr>
        <w:fldChar w:fldCharType="separate"/>
      </w:r>
      <w:ins w:id="697" w:author="Desiree Sacher" w:date="2014-09-11T18:47:00Z">
        <w:r>
          <w:rPr>
            <w:noProof/>
            <w:webHidden/>
          </w:rPr>
          <w:t>34</w:t>
        </w:r>
        <w:r>
          <w:rPr>
            <w:noProof/>
            <w:webHidden/>
          </w:rPr>
          <w:fldChar w:fldCharType="end"/>
        </w:r>
        <w:r w:rsidRPr="00C5536D">
          <w:rPr>
            <w:rStyle w:val="Hyperlink"/>
            <w:noProof/>
          </w:rPr>
          <w:fldChar w:fldCharType="end"/>
        </w:r>
      </w:ins>
    </w:p>
    <w:p w14:paraId="55892FBB" w14:textId="77777777" w:rsidR="00500CEE" w:rsidRDefault="00500CEE">
      <w:pPr>
        <w:pStyle w:val="TableofFigures"/>
        <w:tabs>
          <w:tab w:val="right" w:leader="dot" w:pos="9062"/>
        </w:tabs>
        <w:rPr>
          <w:ins w:id="698" w:author="Desiree Sacher" w:date="2014-09-11T18:47:00Z"/>
          <w:rFonts w:asciiTheme="minorHAnsi" w:eastAsiaTheme="minorEastAsia" w:hAnsiTheme="minorHAnsi" w:cstheme="minorBidi"/>
          <w:noProof/>
          <w:lang w:eastAsia="de-CH"/>
        </w:rPr>
      </w:pPr>
      <w:ins w:id="699" w:author="Desiree Sacher" w:date="2014-09-11T18:47:00Z">
        <w:r w:rsidRPr="00C5536D">
          <w:rPr>
            <w:rStyle w:val="Hyperlink"/>
            <w:noProof/>
          </w:rPr>
          <w:fldChar w:fldCharType="begin"/>
        </w:r>
        <w:r w:rsidRPr="00C5536D">
          <w:rPr>
            <w:rStyle w:val="Hyperlink"/>
            <w:noProof/>
          </w:rPr>
          <w:instrText xml:space="preserve"> </w:instrText>
        </w:r>
        <w:r>
          <w:rPr>
            <w:noProof/>
          </w:rPr>
          <w:instrText>HYPERLINK \l "_Toc398224597"</w:instrText>
        </w:r>
        <w:r w:rsidRPr="00C5536D">
          <w:rPr>
            <w:rStyle w:val="Hyperlink"/>
            <w:noProof/>
          </w:rPr>
          <w:instrText xml:space="preserve"> </w:instrText>
        </w:r>
        <w:r w:rsidRPr="00C5536D">
          <w:rPr>
            <w:rStyle w:val="Hyperlink"/>
            <w:noProof/>
          </w:rPr>
        </w:r>
        <w:r w:rsidRPr="00C5536D">
          <w:rPr>
            <w:rStyle w:val="Hyperlink"/>
            <w:noProof/>
          </w:rPr>
          <w:fldChar w:fldCharType="separate"/>
        </w:r>
        <w:r w:rsidRPr="00C5536D">
          <w:rPr>
            <w:rStyle w:val="Hyperlink"/>
            <w:noProof/>
          </w:rPr>
          <w:t>Abbildung 24: UML-Klassendiagramme der Dialog GUIs</w:t>
        </w:r>
        <w:r>
          <w:rPr>
            <w:noProof/>
            <w:webHidden/>
          </w:rPr>
          <w:tab/>
        </w:r>
        <w:r>
          <w:rPr>
            <w:noProof/>
            <w:webHidden/>
          </w:rPr>
          <w:fldChar w:fldCharType="begin"/>
        </w:r>
        <w:r>
          <w:rPr>
            <w:noProof/>
            <w:webHidden/>
          </w:rPr>
          <w:instrText xml:space="preserve"> PAGEREF _Toc398224597 \h </w:instrText>
        </w:r>
        <w:r>
          <w:rPr>
            <w:noProof/>
            <w:webHidden/>
          </w:rPr>
        </w:r>
      </w:ins>
      <w:r>
        <w:rPr>
          <w:noProof/>
          <w:webHidden/>
        </w:rPr>
        <w:fldChar w:fldCharType="separate"/>
      </w:r>
      <w:ins w:id="700" w:author="Desiree Sacher" w:date="2014-09-11T18:47:00Z">
        <w:r>
          <w:rPr>
            <w:noProof/>
            <w:webHidden/>
          </w:rPr>
          <w:t>35</w:t>
        </w:r>
        <w:r>
          <w:rPr>
            <w:noProof/>
            <w:webHidden/>
          </w:rPr>
          <w:fldChar w:fldCharType="end"/>
        </w:r>
        <w:r w:rsidRPr="00C5536D">
          <w:rPr>
            <w:rStyle w:val="Hyperlink"/>
            <w:noProof/>
          </w:rPr>
          <w:fldChar w:fldCharType="end"/>
        </w:r>
      </w:ins>
    </w:p>
    <w:p w14:paraId="0AF8F387" w14:textId="77777777" w:rsidR="00500CEE" w:rsidRDefault="00500CEE">
      <w:pPr>
        <w:pStyle w:val="TableofFigures"/>
        <w:tabs>
          <w:tab w:val="right" w:leader="dot" w:pos="9062"/>
        </w:tabs>
        <w:rPr>
          <w:ins w:id="701" w:author="Desiree Sacher" w:date="2014-09-11T18:47:00Z"/>
          <w:rFonts w:asciiTheme="minorHAnsi" w:eastAsiaTheme="minorEastAsia" w:hAnsiTheme="minorHAnsi" w:cstheme="minorBidi"/>
          <w:noProof/>
          <w:lang w:eastAsia="de-CH"/>
        </w:rPr>
      </w:pPr>
      <w:ins w:id="702" w:author="Desiree Sacher" w:date="2014-09-11T18:47:00Z">
        <w:r w:rsidRPr="00C5536D">
          <w:rPr>
            <w:rStyle w:val="Hyperlink"/>
            <w:noProof/>
          </w:rPr>
          <w:fldChar w:fldCharType="begin"/>
        </w:r>
        <w:r w:rsidRPr="00C5536D">
          <w:rPr>
            <w:rStyle w:val="Hyperlink"/>
            <w:noProof/>
          </w:rPr>
          <w:instrText xml:space="preserve"> </w:instrText>
        </w:r>
        <w:r>
          <w:rPr>
            <w:noProof/>
          </w:rPr>
          <w:instrText>HYPERLINK \l "_Toc398224598"</w:instrText>
        </w:r>
        <w:r w:rsidRPr="00C5536D">
          <w:rPr>
            <w:rStyle w:val="Hyperlink"/>
            <w:noProof/>
          </w:rPr>
          <w:instrText xml:space="preserve"> </w:instrText>
        </w:r>
        <w:r w:rsidRPr="00C5536D">
          <w:rPr>
            <w:rStyle w:val="Hyperlink"/>
            <w:noProof/>
          </w:rPr>
        </w:r>
        <w:r w:rsidRPr="00C5536D">
          <w:rPr>
            <w:rStyle w:val="Hyperlink"/>
            <w:noProof/>
          </w:rPr>
          <w:fldChar w:fldCharType="separate"/>
        </w:r>
        <w:r w:rsidRPr="00C5536D">
          <w:rPr>
            <w:rStyle w:val="Hyperlink"/>
            <w:noProof/>
          </w:rPr>
          <w:t>Abbildung 25: Source Code zur Methode play() der Klasse GameStrategyEasy</w:t>
        </w:r>
        <w:r>
          <w:rPr>
            <w:noProof/>
            <w:webHidden/>
          </w:rPr>
          <w:tab/>
        </w:r>
        <w:r>
          <w:rPr>
            <w:noProof/>
            <w:webHidden/>
          </w:rPr>
          <w:fldChar w:fldCharType="begin"/>
        </w:r>
        <w:r>
          <w:rPr>
            <w:noProof/>
            <w:webHidden/>
          </w:rPr>
          <w:instrText xml:space="preserve"> PAGEREF _Toc398224598 \h </w:instrText>
        </w:r>
        <w:r>
          <w:rPr>
            <w:noProof/>
            <w:webHidden/>
          </w:rPr>
        </w:r>
      </w:ins>
      <w:r>
        <w:rPr>
          <w:noProof/>
          <w:webHidden/>
        </w:rPr>
        <w:fldChar w:fldCharType="separate"/>
      </w:r>
      <w:ins w:id="703" w:author="Desiree Sacher" w:date="2014-09-11T18:47:00Z">
        <w:r>
          <w:rPr>
            <w:noProof/>
            <w:webHidden/>
          </w:rPr>
          <w:t>36</w:t>
        </w:r>
        <w:r>
          <w:rPr>
            <w:noProof/>
            <w:webHidden/>
          </w:rPr>
          <w:fldChar w:fldCharType="end"/>
        </w:r>
        <w:r w:rsidRPr="00C5536D">
          <w:rPr>
            <w:rStyle w:val="Hyperlink"/>
            <w:noProof/>
          </w:rPr>
          <w:fldChar w:fldCharType="end"/>
        </w:r>
      </w:ins>
    </w:p>
    <w:p w14:paraId="0BA32650" w14:textId="77777777" w:rsidR="00500CEE" w:rsidRDefault="00500CEE">
      <w:pPr>
        <w:pStyle w:val="TableofFigures"/>
        <w:tabs>
          <w:tab w:val="right" w:leader="dot" w:pos="9062"/>
        </w:tabs>
        <w:rPr>
          <w:ins w:id="704" w:author="Desiree Sacher" w:date="2014-09-11T18:47:00Z"/>
          <w:rFonts w:asciiTheme="minorHAnsi" w:eastAsiaTheme="minorEastAsia" w:hAnsiTheme="minorHAnsi" w:cstheme="minorBidi"/>
          <w:noProof/>
          <w:lang w:eastAsia="de-CH"/>
        </w:rPr>
      </w:pPr>
      <w:ins w:id="705" w:author="Desiree Sacher" w:date="2014-09-11T18:47:00Z">
        <w:r w:rsidRPr="00C5536D">
          <w:rPr>
            <w:rStyle w:val="Hyperlink"/>
            <w:noProof/>
          </w:rPr>
          <w:fldChar w:fldCharType="begin"/>
        </w:r>
        <w:r w:rsidRPr="00C5536D">
          <w:rPr>
            <w:rStyle w:val="Hyperlink"/>
            <w:noProof/>
          </w:rPr>
          <w:instrText xml:space="preserve"> </w:instrText>
        </w:r>
        <w:r>
          <w:rPr>
            <w:noProof/>
          </w:rPr>
          <w:instrText>HYPERLINK \l "_Toc398224599"</w:instrText>
        </w:r>
        <w:r w:rsidRPr="00C5536D">
          <w:rPr>
            <w:rStyle w:val="Hyperlink"/>
            <w:noProof/>
          </w:rPr>
          <w:instrText xml:space="preserve"> </w:instrText>
        </w:r>
        <w:r w:rsidRPr="00C5536D">
          <w:rPr>
            <w:rStyle w:val="Hyperlink"/>
            <w:noProof/>
          </w:rPr>
        </w:r>
        <w:r w:rsidRPr="00C5536D">
          <w:rPr>
            <w:rStyle w:val="Hyperlink"/>
            <w:noProof/>
          </w:rPr>
          <w:fldChar w:fldCharType="separate"/>
        </w:r>
        <w:r w:rsidRPr="00C5536D">
          <w:rPr>
            <w:rStyle w:val="Hyperlink"/>
            <w:noProof/>
          </w:rPr>
          <w:t>Abbildung 26: Source Code des GamePlayManagers</w:t>
        </w:r>
        <w:r>
          <w:rPr>
            <w:noProof/>
            <w:webHidden/>
          </w:rPr>
          <w:tab/>
        </w:r>
        <w:r>
          <w:rPr>
            <w:noProof/>
            <w:webHidden/>
          </w:rPr>
          <w:fldChar w:fldCharType="begin"/>
        </w:r>
        <w:r>
          <w:rPr>
            <w:noProof/>
            <w:webHidden/>
          </w:rPr>
          <w:instrText xml:space="preserve"> PAGEREF _Toc398224599 \h </w:instrText>
        </w:r>
        <w:r>
          <w:rPr>
            <w:noProof/>
            <w:webHidden/>
          </w:rPr>
        </w:r>
      </w:ins>
      <w:r>
        <w:rPr>
          <w:noProof/>
          <w:webHidden/>
        </w:rPr>
        <w:fldChar w:fldCharType="separate"/>
      </w:r>
      <w:ins w:id="706" w:author="Desiree Sacher" w:date="2014-09-11T18:47:00Z">
        <w:r>
          <w:rPr>
            <w:noProof/>
            <w:webHidden/>
          </w:rPr>
          <w:t>38</w:t>
        </w:r>
        <w:r>
          <w:rPr>
            <w:noProof/>
            <w:webHidden/>
          </w:rPr>
          <w:fldChar w:fldCharType="end"/>
        </w:r>
        <w:r w:rsidRPr="00C5536D">
          <w:rPr>
            <w:rStyle w:val="Hyperlink"/>
            <w:noProof/>
          </w:rPr>
          <w:fldChar w:fldCharType="end"/>
        </w:r>
      </w:ins>
    </w:p>
    <w:p w14:paraId="0D017B3F" w14:textId="77777777" w:rsidR="00500CEE" w:rsidRDefault="00500CEE">
      <w:pPr>
        <w:pStyle w:val="TableofFigures"/>
        <w:tabs>
          <w:tab w:val="right" w:leader="dot" w:pos="9062"/>
        </w:tabs>
        <w:rPr>
          <w:ins w:id="707" w:author="Desiree Sacher" w:date="2014-09-11T18:47:00Z"/>
          <w:rFonts w:asciiTheme="minorHAnsi" w:eastAsiaTheme="minorEastAsia" w:hAnsiTheme="minorHAnsi" w:cstheme="minorBidi"/>
          <w:noProof/>
          <w:lang w:eastAsia="de-CH"/>
        </w:rPr>
      </w:pPr>
      <w:ins w:id="708" w:author="Desiree Sacher" w:date="2014-09-11T18:47:00Z">
        <w:r w:rsidRPr="00C5536D">
          <w:rPr>
            <w:rStyle w:val="Hyperlink"/>
            <w:noProof/>
          </w:rPr>
          <w:fldChar w:fldCharType="begin"/>
        </w:r>
        <w:r w:rsidRPr="00C5536D">
          <w:rPr>
            <w:rStyle w:val="Hyperlink"/>
            <w:noProof/>
          </w:rPr>
          <w:instrText xml:space="preserve"> </w:instrText>
        </w:r>
        <w:r>
          <w:rPr>
            <w:noProof/>
          </w:rPr>
          <w:instrText>HYPERLINK \l "_Toc398224600"</w:instrText>
        </w:r>
        <w:r w:rsidRPr="00C5536D">
          <w:rPr>
            <w:rStyle w:val="Hyperlink"/>
            <w:noProof/>
          </w:rPr>
          <w:instrText xml:space="preserve"> </w:instrText>
        </w:r>
        <w:r w:rsidRPr="00C5536D">
          <w:rPr>
            <w:rStyle w:val="Hyperlink"/>
            <w:noProof/>
          </w:rPr>
        </w:r>
        <w:r w:rsidRPr="00C5536D">
          <w:rPr>
            <w:rStyle w:val="Hyperlink"/>
            <w:noProof/>
          </w:rPr>
          <w:fldChar w:fldCharType="separate"/>
        </w:r>
        <w:r w:rsidRPr="00C5536D">
          <w:rPr>
            <w:rStyle w:val="Hyperlink"/>
            <w:noProof/>
          </w:rPr>
          <w:t>Abbildung 27: Test Klasse des Card Manager</w:t>
        </w:r>
        <w:r>
          <w:rPr>
            <w:noProof/>
            <w:webHidden/>
          </w:rPr>
          <w:tab/>
        </w:r>
        <w:r>
          <w:rPr>
            <w:noProof/>
            <w:webHidden/>
          </w:rPr>
          <w:fldChar w:fldCharType="begin"/>
        </w:r>
        <w:r>
          <w:rPr>
            <w:noProof/>
            <w:webHidden/>
          </w:rPr>
          <w:instrText xml:space="preserve"> PAGEREF _Toc398224600 \h </w:instrText>
        </w:r>
        <w:r>
          <w:rPr>
            <w:noProof/>
            <w:webHidden/>
          </w:rPr>
        </w:r>
      </w:ins>
      <w:r>
        <w:rPr>
          <w:noProof/>
          <w:webHidden/>
        </w:rPr>
        <w:fldChar w:fldCharType="separate"/>
      </w:r>
      <w:ins w:id="709" w:author="Desiree Sacher" w:date="2014-09-11T18:47:00Z">
        <w:r>
          <w:rPr>
            <w:noProof/>
            <w:webHidden/>
          </w:rPr>
          <w:t>39</w:t>
        </w:r>
        <w:r>
          <w:rPr>
            <w:noProof/>
            <w:webHidden/>
          </w:rPr>
          <w:fldChar w:fldCharType="end"/>
        </w:r>
        <w:r w:rsidRPr="00C5536D">
          <w:rPr>
            <w:rStyle w:val="Hyperlink"/>
            <w:noProof/>
          </w:rPr>
          <w:fldChar w:fldCharType="end"/>
        </w:r>
      </w:ins>
    </w:p>
    <w:p w14:paraId="0CE1CB80" w14:textId="77777777" w:rsidR="00500CEE" w:rsidRDefault="00500CEE">
      <w:pPr>
        <w:pStyle w:val="TableofFigures"/>
        <w:tabs>
          <w:tab w:val="right" w:leader="dot" w:pos="9062"/>
        </w:tabs>
        <w:rPr>
          <w:ins w:id="710" w:author="Desiree Sacher" w:date="2014-09-11T18:47:00Z"/>
          <w:rFonts w:asciiTheme="minorHAnsi" w:eastAsiaTheme="minorEastAsia" w:hAnsiTheme="minorHAnsi" w:cstheme="minorBidi"/>
          <w:noProof/>
          <w:lang w:eastAsia="de-CH"/>
        </w:rPr>
      </w:pPr>
      <w:ins w:id="711" w:author="Desiree Sacher" w:date="2014-09-11T18:47:00Z">
        <w:r w:rsidRPr="00C5536D">
          <w:rPr>
            <w:rStyle w:val="Hyperlink"/>
            <w:noProof/>
          </w:rPr>
          <w:fldChar w:fldCharType="begin"/>
        </w:r>
        <w:r w:rsidRPr="00C5536D">
          <w:rPr>
            <w:rStyle w:val="Hyperlink"/>
            <w:noProof/>
          </w:rPr>
          <w:instrText xml:space="preserve"> </w:instrText>
        </w:r>
        <w:r>
          <w:rPr>
            <w:noProof/>
          </w:rPr>
          <w:instrText>HYPERLINK \l "_Toc398224601"</w:instrText>
        </w:r>
        <w:r w:rsidRPr="00C5536D">
          <w:rPr>
            <w:rStyle w:val="Hyperlink"/>
            <w:noProof/>
          </w:rPr>
          <w:instrText xml:space="preserve"> </w:instrText>
        </w:r>
        <w:r w:rsidRPr="00C5536D">
          <w:rPr>
            <w:rStyle w:val="Hyperlink"/>
            <w:noProof/>
          </w:rPr>
        </w:r>
        <w:r w:rsidRPr="00C5536D">
          <w:rPr>
            <w:rStyle w:val="Hyperlink"/>
            <w:noProof/>
          </w:rPr>
          <w:fldChar w:fldCharType="separate"/>
        </w:r>
        <w:r w:rsidRPr="00C5536D">
          <w:rPr>
            <w:rStyle w:val="Hyperlink"/>
            <w:noProof/>
          </w:rPr>
          <w:t>Abbildung 28: Ausschnitt aus der Dokumentation zum Seeed Studio Reader</w:t>
        </w:r>
        <w:r>
          <w:rPr>
            <w:noProof/>
            <w:webHidden/>
          </w:rPr>
          <w:tab/>
        </w:r>
        <w:r>
          <w:rPr>
            <w:noProof/>
            <w:webHidden/>
          </w:rPr>
          <w:fldChar w:fldCharType="begin"/>
        </w:r>
        <w:r>
          <w:rPr>
            <w:noProof/>
            <w:webHidden/>
          </w:rPr>
          <w:instrText xml:space="preserve"> PAGEREF _Toc398224601 \h </w:instrText>
        </w:r>
        <w:r>
          <w:rPr>
            <w:noProof/>
            <w:webHidden/>
          </w:rPr>
        </w:r>
      </w:ins>
      <w:r>
        <w:rPr>
          <w:noProof/>
          <w:webHidden/>
        </w:rPr>
        <w:fldChar w:fldCharType="separate"/>
      </w:r>
      <w:ins w:id="712" w:author="Desiree Sacher" w:date="2014-09-11T18:47:00Z">
        <w:r>
          <w:rPr>
            <w:noProof/>
            <w:webHidden/>
          </w:rPr>
          <w:t>42</w:t>
        </w:r>
        <w:r>
          <w:rPr>
            <w:noProof/>
            <w:webHidden/>
          </w:rPr>
          <w:fldChar w:fldCharType="end"/>
        </w:r>
        <w:r w:rsidRPr="00C5536D">
          <w:rPr>
            <w:rStyle w:val="Hyperlink"/>
            <w:noProof/>
          </w:rPr>
          <w:fldChar w:fldCharType="end"/>
        </w:r>
      </w:ins>
    </w:p>
    <w:p w14:paraId="4D489609" w14:textId="77777777" w:rsidR="00500CEE" w:rsidRDefault="00500CEE">
      <w:pPr>
        <w:pStyle w:val="TableofFigures"/>
        <w:tabs>
          <w:tab w:val="right" w:leader="dot" w:pos="9062"/>
        </w:tabs>
        <w:rPr>
          <w:ins w:id="713" w:author="Desiree Sacher" w:date="2014-09-11T18:47:00Z"/>
          <w:rFonts w:asciiTheme="minorHAnsi" w:eastAsiaTheme="minorEastAsia" w:hAnsiTheme="minorHAnsi" w:cstheme="minorBidi"/>
          <w:noProof/>
          <w:lang w:eastAsia="de-CH"/>
        </w:rPr>
      </w:pPr>
      <w:ins w:id="714" w:author="Desiree Sacher" w:date="2014-09-11T18:47:00Z">
        <w:r w:rsidRPr="00C5536D">
          <w:rPr>
            <w:rStyle w:val="Hyperlink"/>
            <w:noProof/>
          </w:rPr>
          <w:fldChar w:fldCharType="begin"/>
        </w:r>
        <w:r w:rsidRPr="00C5536D">
          <w:rPr>
            <w:rStyle w:val="Hyperlink"/>
            <w:noProof/>
          </w:rPr>
          <w:instrText xml:space="preserve"> </w:instrText>
        </w:r>
        <w:r>
          <w:rPr>
            <w:noProof/>
          </w:rPr>
          <w:instrText>HYPERLINK \l "_Toc398224602"</w:instrText>
        </w:r>
        <w:r w:rsidRPr="00C5536D">
          <w:rPr>
            <w:rStyle w:val="Hyperlink"/>
            <w:noProof/>
          </w:rPr>
          <w:instrText xml:space="preserve"> </w:instrText>
        </w:r>
        <w:r w:rsidRPr="00C5536D">
          <w:rPr>
            <w:rStyle w:val="Hyperlink"/>
            <w:noProof/>
          </w:rPr>
        </w:r>
        <w:r w:rsidRPr="00C5536D">
          <w:rPr>
            <w:rStyle w:val="Hyperlink"/>
            <w:noProof/>
          </w:rPr>
          <w:fldChar w:fldCharType="separate"/>
        </w:r>
        <w:r w:rsidRPr="00C5536D">
          <w:rPr>
            <w:rStyle w:val="Hyperlink"/>
            <w:noProof/>
            <w:lang w:val="en-US"/>
          </w:rPr>
          <w:t>Abbildung 29: Success Story InterCard - ZHAW</w:t>
        </w:r>
        <w:r>
          <w:rPr>
            <w:noProof/>
            <w:webHidden/>
          </w:rPr>
          <w:tab/>
        </w:r>
        <w:r>
          <w:rPr>
            <w:noProof/>
            <w:webHidden/>
          </w:rPr>
          <w:fldChar w:fldCharType="begin"/>
        </w:r>
        <w:r>
          <w:rPr>
            <w:noProof/>
            <w:webHidden/>
          </w:rPr>
          <w:instrText xml:space="preserve"> PAGEREF _Toc398224602 \h </w:instrText>
        </w:r>
        <w:r>
          <w:rPr>
            <w:noProof/>
            <w:webHidden/>
          </w:rPr>
        </w:r>
      </w:ins>
      <w:r>
        <w:rPr>
          <w:noProof/>
          <w:webHidden/>
        </w:rPr>
        <w:fldChar w:fldCharType="separate"/>
      </w:r>
      <w:ins w:id="715" w:author="Desiree Sacher" w:date="2014-09-11T18:47:00Z">
        <w:r>
          <w:rPr>
            <w:noProof/>
            <w:webHidden/>
          </w:rPr>
          <w:t>43</w:t>
        </w:r>
        <w:r>
          <w:rPr>
            <w:noProof/>
            <w:webHidden/>
          </w:rPr>
          <w:fldChar w:fldCharType="end"/>
        </w:r>
        <w:r w:rsidRPr="00C5536D">
          <w:rPr>
            <w:rStyle w:val="Hyperlink"/>
            <w:noProof/>
          </w:rPr>
          <w:fldChar w:fldCharType="end"/>
        </w:r>
      </w:ins>
    </w:p>
    <w:p w14:paraId="74B0BB5F" w14:textId="77777777" w:rsidR="00500CEE" w:rsidRDefault="00500CEE">
      <w:pPr>
        <w:pStyle w:val="TableofFigures"/>
        <w:tabs>
          <w:tab w:val="right" w:leader="dot" w:pos="9062"/>
        </w:tabs>
        <w:rPr>
          <w:ins w:id="716" w:author="Desiree Sacher" w:date="2014-09-11T18:47:00Z"/>
          <w:rFonts w:asciiTheme="minorHAnsi" w:eastAsiaTheme="minorEastAsia" w:hAnsiTheme="minorHAnsi" w:cstheme="minorBidi"/>
          <w:noProof/>
          <w:lang w:eastAsia="de-CH"/>
        </w:rPr>
      </w:pPr>
      <w:ins w:id="717" w:author="Desiree Sacher" w:date="2014-09-11T18:47:00Z">
        <w:r w:rsidRPr="00C5536D">
          <w:rPr>
            <w:rStyle w:val="Hyperlink"/>
            <w:noProof/>
          </w:rPr>
          <w:fldChar w:fldCharType="begin"/>
        </w:r>
        <w:r w:rsidRPr="00C5536D">
          <w:rPr>
            <w:rStyle w:val="Hyperlink"/>
            <w:noProof/>
          </w:rPr>
          <w:instrText xml:space="preserve"> </w:instrText>
        </w:r>
        <w:r>
          <w:rPr>
            <w:noProof/>
          </w:rPr>
          <w:instrText>HYPERLINK \l "_Toc398224603"</w:instrText>
        </w:r>
        <w:r w:rsidRPr="00C5536D">
          <w:rPr>
            <w:rStyle w:val="Hyperlink"/>
            <w:noProof/>
          </w:rPr>
          <w:instrText xml:space="preserve"> </w:instrText>
        </w:r>
        <w:r w:rsidRPr="00C5536D">
          <w:rPr>
            <w:rStyle w:val="Hyperlink"/>
            <w:noProof/>
          </w:rPr>
        </w:r>
        <w:r w:rsidRPr="00C5536D">
          <w:rPr>
            <w:rStyle w:val="Hyperlink"/>
            <w:noProof/>
          </w:rPr>
          <w:fldChar w:fldCharType="separate"/>
        </w:r>
        <w:r w:rsidRPr="00C5536D">
          <w:rPr>
            <w:rStyle w:val="Hyperlink"/>
            <w:noProof/>
          </w:rPr>
          <w:t>Abbildung 30: Kartentypen im Angebot von InterCard</w:t>
        </w:r>
        <w:r>
          <w:rPr>
            <w:noProof/>
            <w:webHidden/>
          </w:rPr>
          <w:tab/>
        </w:r>
        <w:r>
          <w:rPr>
            <w:noProof/>
            <w:webHidden/>
          </w:rPr>
          <w:fldChar w:fldCharType="begin"/>
        </w:r>
        <w:r>
          <w:rPr>
            <w:noProof/>
            <w:webHidden/>
          </w:rPr>
          <w:instrText xml:space="preserve"> PAGEREF _Toc398224603 \h </w:instrText>
        </w:r>
        <w:r>
          <w:rPr>
            <w:noProof/>
            <w:webHidden/>
          </w:rPr>
        </w:r>
      </w:ins>
      <w:r>
        <w:rPr>
          <w:noProof/>
          <w:webHidden/>
        </w:rPr>
        <w:fldChar w:fldCharType="separate"/>
      </w:r>
      <w:ins w:id="718" w:author="Desiree Sacher" w:date="2014-09-11T18:47:00Z">
        <w:r>
          <w:rPr>
            <w:noProof/>
            <w:webHidden/>
          </w:rPr>
          <w:t>44</w:t>
        </w:r>
        <w:r>
          <w:rPr>
            <w:noProof/>
            <w:webHidden/>
          </w:rPr>
          <w:fldChar w:fldCharType="end"/>
        </w:r>
        <w:r w:rsidRPr="00C5536D">
          <w:rPr>
            <w:rStyle w:val="Hyperlink"/>
            <w:noProof/>
          </w:rPr>
          <w:fldChar w:fldCharType="end"/>
        </w:r>
      </w:ins>
    </w:p>
    <w:p w14:paraId="3B111F20" w14:textId="77777777" w:rsidR="00500CEE" w:rsidRDefault="00500CEE">
      <w:pPr>
        <w:pStyle w:val="TableofFigures"/>
        <w:tabs>
          <w:tab w:val="right" w:leader="dot" w:pos="9062"/>
        </w:tabs>
        <w:rPr>
          <w:ins w:id="719" w:author="Desiree Sacher" w:date="2014-09-11T18:47:00Z"/>
          <w:rFonts w:asciiTheme="minorHAnsi" w:eastAsiaTheme="minorEastAsia" w:hAnsiTheme="minorHAnsi" w:cstheme="minorBidi"/>
          <w:noProof/>
          <w:lang w:eastAsia="de-CH"/>
        </w:rPr>
      </w:pPr>
      <w:ins w:id="720" w:author="Desiree Sacher" w:date="2014-09-11T18:47:00Z">
        <w:r w:rsidRPr="00C5536D">
          <w:rPr>
            <w:rStyle w:val="Hyperlink"/>
            <w:noProof/>
          </w:rPr>
          <w:fldChar w:fldCharType="begin"/>
        </w:r>
        <w:r w:rsidRPr="00C5536D">
          <w:rPr>
            <w:rStyle w:val="Hyperlink"/>
            <w:noProof/>
          </w:rPr>
          <w:instrText xml:space="preserve"> </w:instrText>
        </w:r>
        <w:r>
          <w:rPr>
            <w:noProof/>
          </w:rPr>
          <w:instrText>HYPERLINK \l "_Toc398224604"</w:instrText>
        </w:r>
        <w:r w:rsidRPr="00C5536D">
          <w:rPr>
            <w:rStyle w:val="Hyperlink"/>
            <w:noProof/>
          </w:rPr>
          <w:instrText xml:space="preserve"> </w:instrText>
        </w:r>
        <w:r w:rsidRPr="00C5536D">
          <w:rPr>
            <w:rStyle w:val="Hyperlink"/>
            <w:noProof/>
          </w:rPr>
        </w:r>
        <w:r w:rsidRPr="00C5536D">
          <w:rPr>
            <w:rStyle w:val="Hyperlink"/>
            <w:noProof/>
          </w:rPr>
          <w:fldChar w:fldCharType="separate"/>
        </w:r>
        <w:r w:rsidRPr="00C5536D">
          <w:rPr>
            <w:rStyle w:val="Hyperlink"/>
            <w:noProof/>
          </w:rPr>
          <w:t>Abbildung 31: Auszug aus dem technischen Prospekt der InterCard</w:t>
        </w:r>
        <w:r>
          <w:rPr>
            <w:noProof/>
            <w:webHidden/>
          </w:rPr>
          <w:tab/>
        </w:r>
        <w:r>
          <w:rPr>
            <w:noProof/>
            <w:webHidden/>
          </w:rPr>
          <w:fldChar w:fldCharType="begin"/>
        </w:r>
        <w:r>
          <w:rPr>
            <w:noProof/>
            <w:webHidden/>
          </w:rPr>
          <w:instrText xml:space="preserve"> PAGEREF _Toc398224604 \h </w:instrText>
        </w:r>
        <w:r>
          <w:rPr>
            <w:noProof/>
            <w:webHidden/>
          </w:rPr>
        </w:r>
      </w:ins>
      <w:r>
        <w:rPr>
          <w:noProof/>
          <w:webHidden/>
        </w:rPr>
        <w:fldChar w:fldCharType="separate"/>
      </w:r>
      <w:ins w:id="721" w:author="Desiree Sacher" w:date="2014-09-11T18:47:00Z">
        <w:r>
          <w:rPr>
            <w:noProof/>
            <w:webHidden/>
          </w:rPr>
          <w:t>45</w:t>
        </w:r>
        <w:r>
          <w:rPr>
            <w:noProof/>
            <w:webHidden/>
          </w:rPr>
          <w:fldChar w:fldCharType="end"/>
        </w:r>
        <w:r w:rsidRPr="00C5536D">
          <w:rPr>
            <w:rStyle w:val="Hyperlink"/>
            <w:noProof/>
          </w:rPr>
          <w:fldChar w:fldCharType="end"/>
        </w:r>
      </w:ins>
    </w:p>
    <w:p w14:paraId="6F5C583E" w14:textId="77777777" w:rsidR="00134687" w:rsidDel="00500CEE" w:rsidRDefault="00134687">
      <w:pPr>
        <w:pStyle w:val="TableofFigures"/>
        <w:tabs>
          <w:tab w:val="right" w:leader="dot" w:pos="9062"/>
        </w:tabs>
        <w:rPr>
          <w:del w:id="722" w:author="Desiree Sacher" w:date="2014-09-11T18:46:00Z"/>
          <w:rFonts w:asciiTheme="minorHAnsi" w:eastAsiaTheme="minorEastAsia" w:hAnsiTheme="minorHAnsi" w:cstheme="minorBidi"/>
          <w:noProof/>
          <w:lang w:eastAsia="de-CH"/>
        </w:rPr>
      </w:pPr>
      <w:del w:id="723" w:author="Desiree Sacher" w:date="2014-09-11T18:46:00Z">
        <w:r w:rsidRPr="00500CEE" w:rsidDel="00500CEE">
          <w:rPr>
            <w:noProof/>
            <w:rPrChange w:id="724" w:author="Desiree Sacher" w:date="2014-09-11T18:46:00Z">
              <w:rPr>
                <w:rStyle w:val="Hyperlink"/>
                <w:noProof/>
              </w:rPr>
            </w:rPrChange>
          </w:rPr>
          <w:delText>Abbildung 1: Aufgabenstellung</w:delText>
        </w:r>
        <w:r w:rsidDel="00500CEE">
          <w:rPr>
            <w:noProof/>
            <w:webHidden/>
          </w:rPr>
          <w:tab/>
        </w:r>
        <w:r w:rsidR="00C57CA5" w:rsidDel="00500CEE">
          <w:rPr>
            <w:noProof/>
            <w:webHidden/>
          </w:rPr>
          <w:delText>8</w:delText>
        </w:r>
      </w:del>
    </w:p>
    <w:p w14:paraId="44B23DA1" w14:textId="77777777" w:rsidR="00134687" w:rsidDel="00500CEE" w:rsidRDefault="00134687">
      <w:pPr>
        <w:pStyle w:val="TableofFigures"/>
        <w:tabs>
          <w:tab w:val="right" w:leader="dot" w:pos="9062"/>
        </w:tabs>
        <w:rPr>
          <w:del w:id="725" w:author="Desiree Sacher" w:date="2014-09-11T18:46:00Z"/>
          <w:rFonts w:asciiTheme="minorHAnsi" w:eastAsiaTheme="minorEastAsia" w:hAnsiTheme="minorHAnsi" w:cstheme="minorBidi"/>
          <w:noProof/>
          <w:lang w:eastAsia="de-CH"/>
        </w:rPr>
      </w:pPr>
      <w:del w:id="726" w:author="Desiree Sacher" w:date="2014-09-11T18:46:00Z">
        <w:r w:rsidRPr="00500CEE" w:rsidDel="00500CEE">
          <w:rPr>
            <w:noProof/>
            <w:rPrChange w:id="727" w:author="Desiree Sacher" w:date="2014-09-11T18:46:00Z">
              <w:rPr>
                <w:rStyle w:val="Hyperlink"/>
                <w:noProof/>
              </w:rPr>
            </w:rPrChange>
          </w:rPr>
          <w:delText>Abbildung 2: Übersicht RFID Typen, aus dem RFID Handbuch - Finkenzeller, Abbildung 2.18</w:delText>
        </w:r>
        <w:r w:rsidDel="00500CEE">
          <w:rPr>
            <w:noProof/>
            <w:webHidden/>
          </w:rPr>
          <w:tab/>
        </w:r>
        <w:r w:rsidR="00C57CA5" w:rsidDel="00500CEE">
          <w:rPr>
            <w:noProof/>
            <w:webHidden/>
          </w:rPr>
          <w:delText>11</w:delText>
        </w:r>
      </w:del>
    </w:p>
    <w:p w14:paraId="04F3341D" w14:textId="77777777" w:rsidR="00134687" w:rsidDel="00500CEE" w:rsidRDefault="00134687">
      <w:pPr>
        <w:pStyle w:val="TableofFigures"/>
        <w:tabs>
          <w:tab w:val="right" w:leader="dot" w:pos="9062"/>
        </w:tabs>
        <w:rPr>
          <w:del w:id="728" w:author="Desiree Sacher" w:date="2014-09-11T18:46:00Z"/>
          <w:rFonts w:asciiTheme="minorHAnsi" w:eastAsiaTheme="minorEastAsia" w:hAnsiTheme="minorHAnsi" w:cstheme="minorBidi"/>
          <w:noProof/>
          <w:lang w:eastAsia="de-CH"/>
        </w:rPr>
      </w:pPr>
      <w:del w:id="729" w:author="Desiree Sacher" w:date="2014-09-11T18:46:00Z">
        <w:r w:rsidRPr="00500CEE" w:rsidDel="00500CEE">
          <w:rPr>
            <w:noProof/>
            <w:rPrChange w:id="730" w:author="Desiree Sacher" w:date="2014-09-11T18:46:00Z">
              <w:rPr>
                <w:rStyle w:val="Hyperlink"/>
                <w:noProof/>
              </w:rPr>
            </w:rPrChange>
          </w:rPr>
          <w:delText>Abbildung 3: RFID Kommunikationsprotokoll nach ISO 14443</w:delText>
        </w:r>
        <w:r w:rsidDel="00500CEE">
          <w:rPr>
            <w:noProof/>
            <w:webHidden/>
          </w:rPr>
          <w:tab/>
        </w:r>
        <w:r w:rsidR="00C57CA5" w:rsidDel="00500CEE">
          <w:rPr>
            <w:noProof/>
            <w:webHidden/>
          </w:rPr>
          <w:delText>12</w:delText>
        </w:r>
      </w:del>
    </w:p>
    <w:p w14:paraId="01230239" w14:textId="77777777" w:rsidR="00134687" w:rsidDel="00500CEE" w:rsidRDefault="00134687">
      <w:pPr>
        <w:pStyle w:val="TableofFigures"/>
        <w:tabs>
          <w:tab w:val="right" w:leader="dot" w:pos="9062"/>
        </w:tabs>
        <w:rPr>
          <w:del w:id="731" w:author="Desiree Sacher" w:date="2014-09-11T18:46:00Z"/>
          <w:rFonts w:asciiTheme="minorHAnsi" w:eastAsiaTheme="minorEastAsia" w:hAnsiTheme="minorHAnsi" w:cstheme="minorBidi"/>
          <w:noProof/>
          <w:lang w:eastAsia="de-CH"/>
        </w:rPr>
      </w:pPr>
      <w:del w:id="732" w:author="Desiree Sacher" w:date="2014-09-11T18:46:00Z">
        <w:r w:rsidRPr="00500CEE" w:rsidDel="00500CEE">
          <w:rPr>
            <w:noProof/>
            <w:rPrChange w:id="733" w:author="Desiree Sacher" w:date="2014-09-11T18:46:00Z">
              <w:rPr>
                <w:rStyle w:val="Hyperlink"/>
                <w:noProof/>
              </w:rPr>
            </w:rPrChange>
          </w:rPr>
          <w:delText>Abbildung 4: Arduino UNO Version 3</w:delText>
        </w:r>
        <w:r w:rsidDel="00500CEE">
          <w:rPr>
            <w:noProof/>
            <w:webHidden/>
          </w:rPr>
          <w:tab/>
        </w:r>
        <w:r w:rsidR="00C57CA5" w:rsidDel="00500CEE">
          <w:rPr>
            <w:noProof/>
            <w:webHidden/>
          </w:rPr>
          <w:delText>13</w:delText>
        </w:r>
      </w:del>
    </w:p>
    <w:p w14:paraId="3718F556" w14:textId="77777777" w:rsidR="00134687" w:rsidDel="00500CEE" w:rsidRDefault="00134687">
      <w:pPr>
        <w:pStyle w:val="TableofFigures"/>
        <w:tabs>
          <w:tab w:val="right" w:leader="dot" w:pos="9062"/>
        </w:tabs>
        <w:rPr>
          <w:del w:id="734" w:author="Desiree Sacher" w:date="2014-09-11T18:46:00Z"/>
          <w:rFonts w:asciiTheme="minorHAnsi" w:eastAsiaTheme="minorEastAsia" w:hAnsiTheme="minorHAnsi" w:cstheme="minorBidi"/>
          <w:noProof/>
          <w:lang w:eastAsia="de-CH"/>
        </w:rPr>
      </w:pPr>
      <w:del w:id="735" w:author="Desiree Sacher" w:date="2014-09-11T18:46:00Z">
        <w:r w:rsidRPr="00500CEE" w:rsidDel="00500CEE">
          <w:rPr>
            <w:noProof/>
            <w:rPrChange w:id="736" w:author="Desiree Sacher" w:date="2014-09-11T18:46:00Z">
              <w:rPr>
                <w:rStyle w:val="Hyperlink"/>
                <w:noProof/>
              </w:rPr>
            </w:rPrChange>
          </w:rPr>
          <w:delText>Abbildung 5: Arduino UNO mit einem XBee RFID Shield</w:delText>
        </w:r>
        <w:r w:rsidDel="00500CEE">
          <w:rPr>
            <w:noProof/>
            <w:webHidden/>
          </w:rPr>
          <w:tab/>
        </w:r>
        <w:r w:rsidR="00C57CA5" w:rsidDel="00500CEE">
          <w:rPr>
            <w:noProof/>
            <w:webHidden/>
          </w:rPr>
          <w:delText>13</w:delText>
        </w:r>
      </w:del>
    </w:p>
    <w:p w14:paraId="5388B9A9" w14:textId="77777777" w:rsidR="00134687" w:rsidDel="00500CEE" w:rsidRDefault="00134687">
      <w:pPr>
        <w:pStyle w:val="TableofFigures"/>
        <w:tabs>
          <w:tab w:val="right" w:leader="dot" w:pos="9062"/>
        </w:tabs>
        <w:rPr>
          <w:del w:id="737" w:author="Desiree Sacher" w:date="2014-09-11T18:46:00Z"/>
          <w:rFonts w:asciiTheme="minorHAnsi" w:eastAsiaTheme="minorEastAsia" w:hAnsiTheme="minorHAnsi" w:cstheme="minorBidi"/>
          <w:noProof/>
          <w:lang w:eastAsia="de-CH"/>
        </w:rPr>
      </w:pPr>
      <w:del w:id="738" w:author="Desiree Sacher" w:date="2014-09-11T18:46:00Z">
        <w:r w:rsidRPr="00500CEE" w:rsidDel="00500CEE">
          <w:rPr>
            <w:noProof/>
            <w:rPrChange w:id="739" w:author="Desiree Sacher" w:date="2014-09-11T18:46:00Z">
              <w:rPr>
                <w:rStyle w:val="Hyperlink"/>
                <w:noProof/>
              </w:rPr>
            </w:rPrChange>
          </w:rPr>
          <w:delText>Abbildung 6: UML RFIDReaderClass</w:delText>
        </w:r>
        <w:r w:rsidDel="00500CEE">
          <w:rPr>
            <w:noProof/>
            <w:webHidden/>
          </w:rPr>
          <w:tab/>
        </w:r>
        <w:r w:rsidR="00C57CA5" w:rsidDel="00500CEE">
          <w:rPr>
            <w:noProof/>
            <w:webHidden/>
          </w:rPr>
          <w:delText>16</w:delText>
        </w:r>
      </w:del>
    </w:p>
    <w:p w14:paraId="3F477065" w14:textId="77777777" w:rsidR="00134687" w:rsidDel="00500CEE" w:rsidRDefault="00134687">
      <w:pPr>
        <w:pStyle w:val="TableofFigures"/>
        <w:tabs>
          <w:tab w:val="right" w:leader="dot" w:pos="9062"/>
        </w:tabs>
        <w:rPr>
          <w:del w:id="740" w:author="Desiree Sacher" w:date="2014-09-11T18:46:00Z"/>
          <w:rFonts w:asciiTheme="minorHAnsi" w:eastAsiaTheme="minorEastAsia" w:hAnsiTheme="minorHAnsi" w:cstheme="minorBidi"/>
          <w:noProof/>
          <w:lang w:eastAsia="de-CH"/>
        </w:rPr>
      </w:pPr>
      <w:del w:id="741" w:author="Desiree Sacher" w:date="2014-09-11T18:46:00Z">
        <w:r w:rsidRPr="00500CEE" w:rsidDel="00500CEE">
          <w:rPr>
            <w:noProof/>
            <w:rPrChange w:id="742" w:author="Desiree Sacher" w:date="2014-09-11T18:46:00Z">
              <w:rPr>
                <w:rStyle w:val="Hyperlink"/>
                <w:noProof/>
              </w:rPr>
            </w:rPrChange>
          </w:rPr>
          <w:delText>Abbildung 7: UML Karten Factory</w:delText>
        </w:r>
        <w:r w:rsidDel="00500CEE">
          <w:rPr>
            <w:noProof/>
            <w:webHidden/>
          </w:rPr>
          <w:tab/>
        </w:r>
        <w:r w:rsidR="00C57CA5" w:rsidDel="00500CEE">
          <w:rPr>
            <w:noProof/>
            <w:webHidden/>
          </w:rPr>
          <w:delText>17</w:delText>
        </w:r>
      </w:del>
    </w:p>
    <w:p w14:paraId="32AFB107" w14:textId="77777777" w:rsidR="00134687" w:rsidDel="00500CEE" w:rsidRDefault="00134687">
      <w:pPr>
        <w:pStyle w:val="TableofFigures"/>
        <w:tabs>
          <w:tab w:val="right" w:leader="dot" w:pos="9062"/>
        </w:tabs>
        <w:rPr>
          <w:del w:id="743" w:author="Desiree Sacher" w:date="2014-09-11T18:46:00Z"/>
          <w:rFonts w:asciiTheme="minorHAnsi" w:eastAsiaTheme="minorEastAsia" w:hAnsiTheme="minorHAnsi" w:cstheme="minorBidi"/>
          <w:noProof/>
          <w:lang w:eastAsia="de-CH"/>
        </w:rPr>
      </w:pPr>
      <w:del w:id="744" w:author="Desiree Sacher" w:date="2014-09-11T18:46:00Z">
        <w:r w:rsidRPr="00500CEE" w:rsidDel="00500CEE">
          <w:rPr>
            <w:noProof/>
            <w:rPrChange w:id="745" w:author="Desiree Sacher" w:date="2014-09-11T18:46:00Z">
              <w:rPr>
                <w:rStyle w:val="Hyperlink"/>
                <w:noProof/>
              </w:rPr>
            </w:rPrChange>
          </w:rPr>
          <w:delText>Abbildung 8: UML CardManager</w:delText>
        </w:r>
        <w:r w:rsidDel="00500CEE">
          <w:rPr>
            <w:noProof/>
            <w:webHidden/>
          </w:rPr>
          <w:tab/>
        </w:r>
        <w:r w:rsidR="00C57CA5" w:rsidDel="00500CEE">
          <w:rPr>
            <w:noProof/>
            <w:webHidden/>
          </w:rPr>
          <w:delText>17</w:delText>
        </w:r>
      </w:del>
    </w:p>
    <w:p w14:paraId="19272752" w14:textId="77777777" w:rsidR="00134687" w:rsidDel="00500CEE" w:rsidRDefault="00134687">
      <w:pPr>
        <w:pStyle w:val="TableofFigures"/>
        <w:tabs>
          <w:tab w:val="right" w:leader="dot" w:pos="9062"/>
        </w:tabs>
        <w:rPr>
          <w:del w:id="746" w:author="Desiree Sacher" w:date="2014-09-11T18:46:00Z"/>
          <w:rFonts w:asciiTheme="minorHAnsi" w:eastAsiaTheme="minorEastAsia" w:hAnsiTheme="minorHAnsi" w:cstheme="minorBidi"/>
          <w:noProof/>
          <w:lang w:eastAsia="de-CH"/>
        </w:rPr>
      </w:pPr>
      <w:del w:id="747" w:author="Desiree Sacher" w:date="2014-09-11T18:46:00Z">
        <w:r w:rsidRPr="00500CEE" w:rsidDel="00500CEE">
          <w:rPr>
            <w:noProof/>
            <w:rPrChange w:id="748" w:author="Desiree Sacher" w:date="2014-09-11T18:46:00Z">
              <w:rPr>
                <w:rStyle w:val="Hyperlink"/>
                <w:noProof/>
              </w:rPr>
            </w:rPrChange>
          </w:rPr>
          <w:delText>Abbildung 9: UML timeMeasureClass</w:delText>
        </w:r>
        <w:r w:rsidDel="00500CEE">
          <w:rPr>
            <w:noProof/>
            <w:webHidden/>
          </w:rPr>
          <w:tab/>
        </w:r>
        <w:r w:rsidR="00C57CA5" w:rsidDel="00500CEE">
          <w:rPr>
            <w:noProof/>
            <w:webHidden/>
          </w:rPr>
          <w:delText>17</w:delText>
        </w:r>
      </w:del>
    </w:p>
    <w:p w14:paraId="0E1C3D19" w14:textId="77777777" w:rsidR="00134687" w:rsidDel="00500CEE" w:rsidRDefault="00134687">
      <w:pPr>
        <w:pStyle w:val="TableofFigures"/>
        <w:tabs>
          <w:tab w:val="right" w:leader="dot" w:pos="9062"/>
        </w:tabs>
        <w:rPr>
          <w:del w:id="749" w:author="Desiree Sacher" w:date="2014-09-11T18:46:00Z"/>
          <w:rFonts w:asciiTheme="minorHAnsi" w:eastAsiaTheme="minorEastAsia" w:hAnsiTheme="minorHAnsi" w:cstheme="minorBidi"/>
          <w:noProof/>
          <w:lang w:eastAsia="de-CH"/>
        </w:rPr>
      </w:pPr>
      <w:del w:id="750" w:author="Desiree Sacher" w:date="2014-09-11T18:46:00Z">
        <w:r w:rsidRPr="00500CEE" w:rsidDel="00500CEE">
          <w:rPr>
            <w:noProof/>
            <w:rPrChange w:id="751" w:author="Desiree Sacher" w:date="2014-09-11T18:46:00Z">
              <w:rPr>
                <w:rStyle w:val="Hyperlink"/>
                <w:noProof/>
              </w:rPr>
            </w:rPrChange>
          </w:rPr>
          <w:delText>Abbildung 10: UML GamePlayManager</w:delText>
        </w:r>
        <w:r w:rsidDel="00500CEE">
          <w:rPr>
            <w:noProof/>
            <w:webHidden/>
          </w:rPr>
          <w:tab/>
        </w:r>
        <w:r w:rsidR="00C57CA5" w:rsidDel="00500CEE">
          <w:rPr>
            <w:noProof/>
            <w:webHidden/>
          </w:rPr>
          <w:delText>18</w:delText>
        </w:r>
      </w:del>
    </w:p>
    <w:p w14:paraId="6C60A66C" w14:textId="77777777" w:rsidR="00134687" w:rsidDel="00500CEE" w:rsidRDefault="00134687">
      <w:pPr>
        <w:pStyle w:val="TableofFigures"/>
        <w:tabs>
          <w:tab w:val="right" w:leader="dot" w:pos="9062"/>
        </w:tabs>
        <w:rPr>
          <w:del w:id="752" w:author="Desiree Sacher" w:date="2014-09-11T18:46:00Z"/>
          <w:rFonts w:asciiTheme="minorHAnsi" w:eastAsiaTheme="minorEastAsia" w:hAnsiTheme="minorHAnsi" w:cstheme="minorBidi"/>
          <w:noProof/>
          <w:lang w:eastAsia="de-CH"/>
        </w:rPr>
      </w:pPr>
      <w:del w:id="753" w:author="Desiree Sacher" w:date="2014-09-11T18:46:00Z">
        <w:r w:rsidRPr="00500CEE" w:rsidDel="00500CEE">
          <w:rPr>
            <w:noProof/>
            <w:rPrChange w:id="754" w:author="Desiree Sacher" w:date="2014-09-11T18:46:00Z">
              <w:rPr>
                <w:rStyle w:val="Hyperlink"/>
                <w:noProof/>
              </w:rPr>
            </w:rPrChange>
          </w:rPr>
          <w:delText>Abbildung 11: UML GamePlayStrategy</w:delText>
        </w:r>
        <w:r w:rsidDel="00500CEE">
          <w:rPr>
            <w:noProof/>
            <w:webHidden/>
          </w:rPr>
          <w:tab/>
        </w:r>
        <w:r w:rsidR="00C57CA5" w:rsidDel="00500CEE">
          <w:rPr>
            <w:noProof/>
            <w:webHidden/>
          </w:rPr>
          <w:delText>18</w:delText>
        </w:r>
      </w:del>
    </w:p>
    <w:p w14:paraId="52DD5BDE" w14:textId="77777777" w:rsidR="00134687" w:rsidDel="00500CEE" w:rsidRDefault="00134687">
      <w:pPr>
        <w:pStyle w:val="TableofFigures"/>
        <w:tabs>
          <w:tab w:val="right" w:leader="dot" w:pos="9062"/>
        </w:tabs>
        <w:rPr>
          <w:del w:id="755" w:author="Desiree Sacher" w:date="2014-09-11T18:46:00Z"/>
          <w:rFonts w:asciiTheme="minorHAnsi" w:eastAsiaTheme="minorEastAsia" w:hAnsiTheme="minorHAnsi" w:cstheme="minorBidi"/>
          <w:noProof/>
          <w:lang w:eastAsia="de-CH"/>
        </w:rPr>
      </w:pPr>
      <w:del w:id="756" w:author="Desiree Sacher" w:date="2014-09-11T18:46:00Z">
        <w:r w:rsidRPr="00500CEE" w:rsidDel="00500CEE">
          <w:rPr>
            <w:noProof/>
            <w:rPrChange w:id="757" w:author="Desiree Sacher" w:date="2014-09-11T18:46:00Z">
              <w:rPr>
                <w:rStyle w:val="Hyperlink"/>
                <w:noProof/>
              </w:rPr>
            </w:rPrChange>
          </w:rPr>
          <w:delText>Abbildung 12: UML MainGUI</w:delText>
        </w:r>
        <w:r w:rsidDel="00500CEE">
          <w:rPr>
            <w:noProof/>
            <w:webHidden/>
          </w:rPr>
          <w:tab/>
        </w:r>
        <w:r w:rsidR="00C57CA5" w:rsidDel="00500CEE">
          <w:rPr>
            <w:noProof/>
            <w:webHidden/>
          </w:rPr>
          <w:delText>19</w:delText>
        </w:r>
      </w:del>
    </w:p>
    <w:p w14:paraId="111A3D60" w14:textId="77777777" w:rsidR="00134687" w:rsidDel="00500CEE" w:rsidRDefault="00134687">
      <w:pPr>
        <w:pStyle w:val="TableofFigures"/>
        <w:tabs>
          <w:tab w:val="right" w:leader="dot" w:pos="9062"/>
        </w:tabs>
        <w:rPr>
          <w:del w:id="758" w:author="Desiree Sacher" w:date="2014-09-11T18:46:00Z"/>
          <w:rFonts w:asciiTheme="minorHAnsi" w:eastAsiaTheme="minorEastAsia" w:hAnsiTheme="minorHAnsi" w:cstheme="minorBidi"/>
          <w:noProof/>
          <w:lang w:eastAsia="de-CH"/>
        </w:rPr>
      </w:pPr>
      <w:del w:id="759" w:author="Desiree Sacher" w:date="2014-09-11T18:46:00Z">
        <w:r w:rsidRPr="00500CEE" w:rsidDel="00500CEE">
          <w:rPr>
            <w:noProof/>
            <w:rPrChange w:id="760" w:author="Desiree Sacher" w:date="2014-09-11T18:46:00Z">
              <w:rPr>
                <w:rStyle w:val="Hyperlink"/>
                <w:noProof/>
              </w:rPr>
            </w:rPrChange>
          </w:rPr>
          <w:delText>Abbildung 13: UML Dialog GUIs</w:delText>
        </w:r>
        <w:r w:rsidDel="00500CEE">
          <w:rPr>
            <w:noProof/>
            <w:webHidden/>
          </w:rPr>
          <w:tab/>
        </w:r>
        <w:r w:rsidR="00C57CA5" w:rsidDel="00500CEE">
          <w:rPr>
            <w:noProof/>
            <w:webHidden/>
          </w:rPr>
          <w:delText>20</w:delText>
        </w:r>
      </w:del>
    </w:p>
    <w:p w14:paraId="36B14AAA" w14:textId="77777777" w:rsidR="00134687" w:rsidDel="00500CEE" w:rsidRDefault="00134687">
      <w:pPr>
        <w:pStyle w:val="TableofFigures"/>
        <w:tabs>
          <w:tab w:val="right" w:leader="dot" w:pos="9062"/>
        </w:tabs>
        <w:rPr>
          <w:del w:id="761" w:author="Desiree Sacher" w:date="2014-09-11T18:46:00Z"/>
          <w:rFonts w:asciiTheme="minorHAnsi" w:eastAsiaTheme="minorEastAsia" w:hAnsiTheme="minorHAnsi" w:cstheme="minorBidi"/>
          <w:noProof/>
          <w:lang w:eastAsia="de-CH"/>
        </w:rPr>
      </w:pPr>
      <w:del w:id="762" w:author="Desiree Sacher" w:date="2014-09-11T18:46:00Z">
        <w:r w:rsidRPr="00500CEE" w:rsidDel="00500CEE">
          <w:rPr>
            <w:noProof/>
            <w:rPrChange w:id="763" w:author="Desiree Sacher" w:date="2014-09-11T18:46:00Z">
              <w:rPr>
                <w:rStyle w:val="Hyperlink"/>
                <w:noProof/>
              </w:rPr>
            </w:rPrChange>
          </w:rPr>
          <w:delText>Abbildung 14: Flow Chart Bedienung Spiel Start</w:delText>
        </w:r>
        <w:r w:rsidDel="00500CEE">
          <w:rPr>
            <w:noProof/>
            <w:webHidden/>
          </w:rPr>
          <w:tab/>
        </w:r>
        <w:r w:rsidR="00C57CA5" w:rsidDel="00500CEE">
          <w:rPr>
            <w:noProof/>
            <w:webHidden/>
          </w:rPr>
          <w:delText>21</w:delText>
        </w:r>
      </w:del>
    </w:p>
    <w:p w14:paraId="4A8A3DD7" w14:textId="77777777" w:rsidR="00134687" w:rsidDel="00500CEE" w:rsidRDefault="00134687">
      <w:pPr>
        <w:pStyle w:val="TableofFigures"/>
        <w:tabs>
          <w:tab w:val="right" w:leader="dot" w:pos="9062"/>
        </w:tabs>
        <w:rPr>
          <w:del w:id="764" w:author="Desiree Sacher" w:date="2014-09-11T18:46:00Z"/>
          <w:rFonts w:asciiTheme="minorHAnsi" w:eastAsiaTheme="minorEastAsia" w:hAnsiTheme="minorHAnsi" w:cstheme="minorBidi"/>
          <w:noProof/>
          <w:lang w:eastAsia="de-CH"/>
        </w:rPr>
      </w:pPr>
      <w:del w:id="765" w:author="Desiree Sacher" w:date="2014-09-11T18:46:00Z">
        <w:r w:rsidRPr="00500CEE" w:rsidDel="00500CEE">
          <w:rPr>
            <w:noProof/>
            <w:rPrChange w:id="766" w:author="Desiree Sacher" w:date="2014-09-11T18:46:00Z">
              <w:rPr>
                <w:rStyle w:val="Hyperlink"/>
                <w:noProof/>
              </w:rPr>
            </w:rPrChange>
          </w:rPr>
          <w:delText>Abbildung 15: Flow Chart Bedienung Kartenkonfiguration</w:delText>
        </w:r>
        <w:r w:rsidDel="00500CEE">
          <w:rPr>
            <w:noProof/>
            <w:webHidden/>
          </w:rPr>
          <w:tab/>
        </w:r>
        <w:r w:rsidR="00C57CA5" w:rsidDel="00500CEE">
          <w:rPr>
            <w:noProof/>
            <w:webHidden/>
          </w:rPr>
          <w:delText>22</w:delText>
        </w:r>
      </w:del>
    </w:p>
    <w:p w14:paraId="34733207" w14:textId="77777777" w:rsidR="00134687" w:rsidDel="00500CEE" w:rsidRDefault="00134687">
      <w:pPr>
        <w:pStyle w:val="TableofFigures"/>
        <w:tabs>
          <w:tab w:val="right" w:leader="dot" w:pos="9062"/>
        </w:tabs>
        <w:rPr>
          <w:del w:id="767" w:author="Desiree Sacher" w:date="2014-09-11T18:46:00Z"/>
          <w:rFonts w:asciiTheme="minorHAnsi" w:eastAsiaTheme="minorEastAsia" w:hAnsiTheme="minorHAnsi" w:cstheme="minorBidi"/>
          <w:noProof/>
          <w:lang w:eastAsia="de-CH"/>
        </w:rPr>
      </w:pPr>
      <w:del w:id="768" w:author="Desiree Sacher" w:date="2014-09-11T18:46:00Z">
        <w:r w:rsidRPr="00500CEE" w:rsidDel="00500CEE">
          <w:rPr>
            <w:noProof/>
            <w:rPrChange w:id="769" w:author="Desiree Sacher" w:date="2014-09-11T18:46:00Z">
              <w:rPr>
                <w:rStyle w:val="Hyperlink"/>
                <w:noProof/>
              </w:rPr>
            </w:rPrChange>
          </w:rPr>
          <w:delText>Abbildung 16: Flow Chart Bedienung Konfiguration Serielle Verbindung</w:delText>
        </w:r>
        <w:r w:rsidDel="00500CEE">
          <w:rPr>
            <w:noProof/>
            <w:webHidden/>
          </w:rPr>
          <w:tab/>
        </w:r>
        <w:r w:rsidR="00C57CA5" w:rsidDel="00500CEE">
          <w:rPr>
            <w:noProof/>
            <w:webHidden/>
          </w:rPr>
          <w:delText>23</w:delText>
        </w:r>
      </w:del>
    </w:p>
    <w:p w14:paraId="425316FA" w14:textId="77777777" w:rsidR="00134687" w:rsidDel="00500CEE" w:rsidRDefault="00134687">
      <w:pPr>
        <w:pStyle w:val="TableofFigures"/>
        <w:tabs>
          <w:tab w:val="right" w:leader="dot" w:pos="9062"/>
        </w:tabs>
        <w:rPr>
          <w:del w:id="770" w:author="Desiree Sacher" w:date="2014-09-11T18:46:00Z"/>
          <w:rFonts w:asciiTheme="minorHAnsi" w:eastAsiaTheme="minorEastAsia" w:hAnsiTheme="minorHAnsi" w:cstheme="minorBidi"/>
          <w:noProof/>
          <w:lang w:eastAsia="de-CH"/>
        </w:rPr>
      </w:pPr>
      <w:del w:id="771" w:author="Desiree Sacher" w:date="2014-09-11T18:46:00Z">
        <w:r w:rsidRPr="00500CEE" w:rsidDel="00500CEE">
          <w:rPr>
            <w:noProof/>
            <w:rPrChange w:id="772" w:author="Desiree Sacher" w:date="2014-09-11T18:46:00Z">
              <w:rPr>
                <w:rStyle w:val="Hyperlink"/>
                <w:noProof/>
              </w:rPr>
            </w:rPrChange>
          </w:rPr>
          <w:delText>Abbildung 17: Flow Chart Bedienung Spielmoduswahl</w:delText>
        </w:r>
        <w:r w:rsidDel="00500CEE">
          <w:rPr>
            <w:noProof/>
            <w:webHidden/>
          </w:rPr>
          <w:tab/>
        </w:r>
        <w:r w:rsidR="00C57CA5" w:rsidDel="00500CEE">
          <w:rPr>
            <w:noProof/>
            <w:webHidden/>
          </w:rPr>
          <w:delText>24</w:delText>
        </w:r>
      </w:del>
    </w:p>
    <w:p w14:paraId="08A545E5" w14:textId="77777777" w:rsidR="00134687" w:rsidDel="00500CEE" w:rsidRDefault="00134687">
      <w:pPr>
        <w:pStyle w:val="TableofFigures"/>
        <w:tabs>
          <w:tab w:val="right" w:leader="dot" w:pos="9062"/>
        </w:tabs>
        <w:rPr>
          <w:del w:id="773" w:author="Desiree Sacher" w:date="2014-09-11T18:46:00Z"/>
          <w:rFonts w:asciiTheme="minorHAnsi" w:eastAsiaTheme="minorEastAsia" w:hAnsiTheme="minorHAnsi" w:cstheme="minorBidi"/>
          <w:noProof/>
          <w:lang w:eastAsia="de-CH"/>
        </w:rPr>
      </w:pPr>
      <w:del w:id="774" w:author="Desiree Sacher" w:date="2014-09-11T18:46:00Z">
        <w:r w:rsidRPr="00500CEE" w:rsidDel="00500CEE">
          <w:rPr>
            <w:noProof/>
            <w:rPrChange w:id="775" w:author="Desiree Sacher" w:date="2014-09-11T18:46:00Z">
              <w:rPr>
                <w:rStyle w:val="Hyperlink"/>
                <w:noProof/>
              </w:rPr>
            </w:rPrChange>
          </w:rPr>
          <w:delText>Abbildung 18: Kartentypen im Angebot von InterCard</w:delText>
        </w:r>
        <w:r w:rsidDel="00500CEE">
          <w:rPr>
            <w:noProof/>
            <w:webHidden/>
          </w:rPr>
          <w:tab/>
        </w:r>
        <w:r w:rsidR="00C57CA5" w:rsidDel="00500CEE">
          <w:rPr>
            <w:noProof/>
            <w:webHidden/>
          </w:rPr>
          <w:delText>29</w:delText>
        </w:r>
      </w:del>
    </w:p>
    <w:p w14:paraId="3C2CD213" w14:textId="77777777" w:rsidR="00134687" w:rsidRPr="00134687" w:rsidRDefault="00134687" w:rsidP="00134687">
      <w:r>
        <w:fldChar w:fldCharType="end"/>
      </w:r>
    </w:p>
    <w:p w14:paraId="792BF61A" w14:textId="15C4D955" w:rsidR="00997F52" w:rsidRDefault="00997F52" w:rsidP="00997F52">
      <w:pPr>
        <w:pStyle w:val="Heading2"/>
        <w:numPr>
          <w:ilvl w:val="0"/>
          <w:numId w:val="0"/>
        </w:numPr>
      </w:pPr>
      <w:bookmarkStart w:id="776" w:name="_Toc398226709"/>
      <w:r>
        <w:lastRenderedPageBreak/>
        <w:t>Tabellenverzeichnis</w:t>
      </w:r>
      <w:bookmarkEnd w:id="776"/>
    </w:p>
    <w:p w14:paraId="5B7F513C" w14:textId="77777777" w:rsidR="00500CEE" w:rsidRDefault="00134687">
      <w:pPr>
        <w:pStyle w:val="TableofFigures"/>
        <w:tabs>
          <w:tab w:val="right" w:leader="dot" w:pos="9062"/>
        </w:tabs>
        <w:rPr>
          <w:ins w:id="777" w:author="Desiree Sacher" w:date="2014-09-11T18:49:00Z"/>
          <w:rFonts w:asciiTheme="minorHAnsi" w:eastAsiaTheme="minorEastAsia" w:hAnsiTheme="minorHAnsi" w:cstheme="minorBidi"/>
          <w:noProof/>
          <w:lang w:eastAsia="de-CH"/>
        </w:rPr>
      </w:pPr>
      <w:r>
        <w:fldChar w:fldCharType="begin"/>
      </w:r>
      <w:r>
        <w:instrText xml:space="preserve"> TOC \h \z \c "Tabelle" </w:instrText>
      </w:r>
      <w:r>
        <w:fldChar w:fldCharType="separate"/>
      </w:r>
      <w:ins w:id="778" w:author="Desiree Sacher" w:date="2014-09-11T18:49:00Z">
        <w:r w:rsidR="00500CEE" w:rsidRPr="00A81041">
          <w:rPr>
            <w:rStyle w:val="Hyperlink"/>
            <w:noProof/>
          </w:rPr>
          <w:fldChar w:fldCharType="begin"/>
        </w:r>
        <w:r w:rsidR="00500CEE" w:rsidRPr="00A81041">
          <w:rPr>
            <w:rStyle w:val="Hyperlink"/>
            <w:noProof/>
          </w:rPr>
          <w:instrText xml:space="preserve"> </w:instrText>
        </w:r>
        <w:r w:rsidR="00500CEE">
          <w:rPr>
            <w:noProof/>
          </w:rPr>
          <w:instrText>HYPERLINK \l "_Toc398224705"</w:instrText>
        </w:r>
        <w:r w:rsidR="00500CEE" w:rsidRPr="00A81041">
          <w:rPr>
            <w:rStyle w:val="Hyperlink"/>
            <w:noProof/>
          </w:rPr>
          <w:instrText xml:space="preserve"> </w:instrText>
        </w:r>
        <w:r w:rsidR="00500CEE" w:rsidRPr="00A81041">
          <w:rPr>
            <w:rStyle w:val="Hyperlink"/>
            <w:noProof/>
          </w:rPr>
        </w:r>
        <w:r w:rsidR="00500CEE" w:rsidRPr="00A81041">
          <w:rPr>
            <w:rStyle w:val="Hyperlink"/>
            <w:noProof/>
          </w:rPr>
          <w:fldChar w:fldCharType="separate"/>
        </w:r>
        <w:r w:rsidR="00500CEE" w:rsidRPr="00A81041">
          <w:rPr>
            <w:rStyle w:val="Hyperlink"/>
            <w:noProof/>
          </w:rPr>
          <w:t>Tabelle 1: Arbeitsschritte des Phase 1 des Projekts</w:t>
        </w:r>
        <w:r w:rsidR="00500CEE">
          <w:rPr>
            <w:noProof/>
            <w:webHidden/>
          </w:rPr>
          <w:tab/>
        </w:r>
        <w:r w:rsidR="00500CEE">
          <w:rPr>
            <w:noProof/>
            <w:webHidden/>
          </w:rPr>
          <w:fldChar w:fldCharType="begin"/>
        </w:r>
        <w:r w:rsidR="00500CEE">
          <w:rPr>
            <w:noProof/>
            <w:webHidden/>
          </w:rPr>
          <w:instrText xml:space="preserve"> PAGEREF _Toc398224705 \h </w:instrText>
        </w:r>
        <w:r w:rsidR="00500CEE">
          <w:rPr>
            <w:noProof/>
            <w:webHidden/>
          </w:rPr>
        </w:r>
      </w:ins>
      <w:r w:rsidR="00500CEE">
        <w:rPr>
          <w:noProof/>
          <w:webHidden/>
        </w:rPr>
        <w:fldChar w:fldCharType="separate"/>
      </w:r>
      <w:ins w:id="779" w:author="Desiree Sacher" w:date="2014-09-11T18:49:00Z">
        <w:r w:rsidR="00500CEE">
          <w:rPr>
            <w:noProof/>
            <w:webHidden/>
          </w:rPr>
          <w:t>9</w:t>
        </w:r>
        <w:r w:rsidR="00500CEE">
          <w:rPr>
            <w:noProof/>
            <w:webHidden/>
          </w:rPr>
          <w:fldChar w:fldCharType="end"/>
        </w:r>
        <w:r w:rsidR="00500CEE" w:rsidRPr="00A81041">
          <w:rPr>
            <w:rStyle w:val="Hyperlink"/>
            <w:noProof/>
          </w:rPr>
          <w:fldChar w:fldCharType="end"/>
        </w:r>
      </w:ins>
    </w:p>
    <w:p w14:paraId="3E5C58DE" w14:textId="77777777" w:rsidR="00500CEE" w:rsidRDefault="00500CEE">
      <w:pPr>
        <w:pStyle w:val="TableofFigures"/>
        <w:tabs>
          <w:tab w:val="right" w:leader="dot" w:pos="9062"/>
        </w:tabs>
        <w:rPr>
          <w:ins w:id="780" w:author="Desiree Sacher" w:date="2014-09-11T18:49:00Z"/>
          <w:rFonts w:asciiTheme="minorHAnsi" w:eastAsiaTheme="minorEastAsia" w:hAnsiTheme="minorHAnsi" w:cstheme="minorBidi"/>
          <w:noProof/>
          <w:lang w:eastAsia="de-CH"/>
        </w:rPr>
      </w:pPr>
      <w:ins w:id="781" w:author="Desiree Sacher" w:date="2014-09-11T18:49:00Z">
        <w:r w:rsidRPr="00A81041">
          <w:rPr>
            <w:rStyle w:val="Hyperlink"/>
            <w:noProof/>
          </w:rPr>
          <w:fldChar w:fldCharType="begin"/>
        </w:r>
        <w:r w:rsidRPr="00A81041">
          <w:rPr>
            <w:rStyle w:val="Hyperlink"/>
            <w:noProof/>
          </w:rPr>
          <w:instrText xml:space="preserve"> </w:instrText>
        </w:r>
        <w:r>
          <w:rPr>
            <w:noProof/>
          </w:rPr>
          <w:instrText>HYPERLINK \l "_Toc398224706"</w:instrText>
        </w:r>
        <w:r w:rsidRPr="00A81041">
          <w:rPr>
            <w:rStyle w:val="Hyperlink"/>
            <w:noProof/>
          </w:rPr>
          <w:instrText xml:space="preserve"> </w:instrText>
        </w:r>
        <w:r w:rsidRPr="00A81041">
          <w:rPr>
            <w:rStyle w:val="Hyperlink"/>
            <w:noProof/>
          </w:rPr>
        </w:r>
        <w:r w:rsidRPr="00A81041">
          <w:rPr>
            <w:rStyle w:val="Hyperlink"/>
            <w:noProof/>
          </w:rPr>
          <w:fldChar w:fldCharType="separate"/>
        </w:r>
        <w:r w:rsidRPr="00A81041">
          <w:rPr>
            <w:rStyle w:val="Hyperlink"/>
            <w:noProof/>
          </w:rPr>
          <w:t>Tabelle 2: Arbeitsschritte der Phase 2 des Projekts</w:t>
        </w:r>
        <w:r>
          <w:rPr>
            <w:noProof/>
            <w:webHidden/>
          </w:rPr>
          <w:tab/>
        </w:r>
        <w:r>
          <w:rPr>
            <w:noProof/>
            <w:webHidden/>
          </w:rPr>
          <w:fldChar w:fldCharType="begin"/>
        </w:r>
        <w:r>
          <w:rPr>
            <w:noProof/>
            <w:webHidden/>
          </w:rPr>
          <w:instrText xml:space="preserve"> PAGEREF _Toc398224706 \h </w:instrText>
        </w:r>
        <w:r>
          <w:rPr>
            <w:noProof/>
            <w:webHidden/>
          </w:rPr>
        </w:r>
      </w:ins>
      <w:r>
        <w:rPr>
          <w:noProof/>
          <w:webHidden/>
        </w:rPr>
        <w:fldChar w:fldCharType="separate"/>
      </w:r>
      <w:ins w:id="782" w:author="Desiree Sacher" w:date="2014-09-11T18:49:00Z">
        <w:r>
          <w:rPr>
            <w:noProof/>
            <w:webHidden/>
          </w:rPr>
          <w:t>10</w:t>
        </w:r>
        <w:r>
          <w:rPr>
            <w:noProof/>
            <w:webHidden/>
          </w:rPr>
          <w:fldChar w:fldCharType="end"/>
        </w:r>
        <w:r w:rsidRPr="00A81041">
          <w:rPr>
            <w:rStyle w:val="Hyperlink"/>
            <w:noProof/>
          </w:rPr>
          <w:fldChar w:fldCharType="end"/>
        </w:r>
      </w:ins>
    </w:p>
    <w:p w14:paraId="77CA0FF7" w14:textId="77777777" w:rsidR="00500CEE" w:rsidRDefault="00500CEE">
      <w:pPr>
        <w:pStyle w:val="TableofFigures"/>
        <w:tabs>
          <w:tab w:val="right" w:leader="dot" w:pos="9062"/>
        </w:tabs>
        <w:rPr>
          <w:ins w:id="783" w:author="Desiree Sacher" w:date="2014-09-11T18:49:00Z"/>
          <w:rFonts w:asciiTheme="minorHAnsi" w:eastAsiaTheme="minorEastAsia" w:hAnsiTheme="minorHAnsi" w:cstheme="minorBidi"/>
          <w:noProof/>
          <w:lang w:eastAsia="de-CH"/>
        </w:rPr>
      </w:pPr>
      <w:ins w:id="784" w:author="Desiree Sacher" w:date="2014-09-11T18:49:00Z">
        <w:r w:rsidRPr="00A81041">
          <w:rPr>
            <w:rStyle w:val="Hyperlink"/>
            <w:noProof/>
          </w:rPr>
          <w:fldChar w:fldCharType="begin"/>
        </w:r>
        <w:r w:rsidRPr="00A81041">
          <w:rPr>
            <w:rStyle w:val="Hyperlink"/>
            <w:noProof/>
          </w:rPr>
          <w:instrText xml:space="preserve"> </w:instrText>
        </w:r>
        <w:r>
          <w:rPr>
            <w:noProof/>
          </w:rPr>
          <w:instrText>HYPERLINK \l "_Toc398224707"</w:instrText>
        </w:r>
        <w:r w:rsidRPr="00A81041">
          <w:rPr>
            <w:rStyle w:val="Hyperlink"/>
            <w:noProof/>
          </w:rPr>
          <w:instrText xml:space="preserve"> </w:instrText>
        </w:r>
        <w:r w:rsidRPr="00A81041">
          <w:rPr>
            <w:rStyle w:val="Hyperlink"/>
            <w:noProof/>
          </w:rPr>
        </w:r>
        <w:r w:rsidRPr="00A81041">
          <w:rPr>
            <w:rStyle w:val="Hyperlink"/>
            <w:noProof/>
          </w:rPr>
          <w:fldChar w:fldCharType="separate"/>
        </w:r>
        <w:r w:rsidRPr="00A81041">
          <w:rPr>
            <w:rStyle w:val="Hyperlink"/>
            <w:noProof/>
          </w:rPr>
          <w:t>Tabelle 3: Projekttermine</w:t>
        </w:r>
        <w:r>
          <w:rPr>
            <w:noProof/>
            <w:webHidden/>
          </w:rPr>
          <w:tab/>
        </w:r>
        <w:r>
          <w:rPr>
            <w:noProof/>
            <w:webHidden/>
          </w:rPr>
          <w:fldChar w:fldCharType="begin"/>
        </w:r>
        <w:r>
          <w:rPr>
            <w:noProof/>
            <w:webHidden/>
          </w:rPr>
          <w:instrText xml:space="preserve"> PAGEREF _Toc398224707 \h </w:instrText>
        </w:r>
        <w:r>
          <w:rPr>
            <w:noProof/>
            <w:webHidden/>
          </w:rPr>
        </w:r>
      </w:ins>
      <w:r>
        <w:rPr>
          <w:noProof/>
          <w:webHidden/>
        </w:rPr>
        <w:fldChar w:fldCharType="separate"/>
      </w:r>
      <w:ins w:id="785" w:author="Desiree Sacher" w:date="2014-09-11T18:49:00Z">
        <w:r>
          <w:rPr>
            <w:noProof/>
            <w:webHidden/>
          </w:rPr>
          <w:t>11</w:t>
        </w:r>
        <w:r>
          <w:rPr>
            <w:noProof/>
            <w:webHidden/>
          </w:rPr>
          <w:fldChar w:fldCharType="end"/>
        </w:r>
        <w:r w:rsidRPr="00A81041">
          <w:rPr>
            <w:rStyle w:val="Hyperlink"/>
            <w:noProof/>
          </w:rPr>
          <w:fldChar w:fldCharType="end"/>
        </w:r>
      </w:ins>
    </w:p>
    <w:p w14:paraId="1DD37656" w14:textId="77777777" w:rsidR="00500CEE" w:rsidRDefault="00500CEE">
      <w:pPr>
        <w:pStyle w:val="TableofFigures"/>
        <w:tabs>
          <w:tab w:val="right" w:leader="dot" w:pos="9062"/>
        </w:tabs>
        <w:rPr>
          <w:ins w:id="786" w:author="Desiree Sacher" w:date="2014-09-11T18:49:00Z"/>
          <w:rFonts w:asciiTheme="minorHAnsi" w:eastAsiaTheme="minorEastAsia" w:hAnsiTheme="minorHAnsi" w:cstheme="minorBidi"/>
          <w:noProof/>
          <w:lang w:eastAsia="de-CH"/>
        </w:rPr>
      </w:pPr>
      <w:ins w:id="787" w:author="Desiree Sacher" w:date="2014-09-11T18:49:00Z">
        <w:r w:rsidRPr="00A81041">
          <w:rPr>
            <w:rStyle w:val="Hyperlink"/>
            <w:noProof/>
          </w:rPr>
          <w:fldChar w:fldCharType="begin"/>
        </w:r>
        <w:r w:rsidRPr="00A81041">
          <w:rPr>
            <w:rStyle w:val="Hyperlink"/>
            <w:noProof/>
          </w:rPr>
          <w:instrText xml:space="preserve"> </w:instrText>
        </w:r>
        <w:r>
          <w:rPr>
            <w:noProof/>
          </w:rPr>
          <w:instrText>HYPERLINK \l "_Toc398224708"</w:instrText>
        </w:r>
        <w:r w:rsidRPr="00A81041">
          <w:rPr>
            <w:rStyle w:val="Hyperlink"/>
            <w:noProof/>
          </w:rPr>
          <w:instrText xml:space="preserve"> </w:instrText>
        </w:r>
        <w:r w:rsidRPr="00A81041">
          <w:rPr>
            <w:rStyle w:val="Hyperlink"/>
            <w:noProof/>
          </w:rPr>
        </w:r>
        <w:r w:rsidRPr="00A81041">
          <w:rPr>
            <w:rStyle w:val="Hyperlink"/>
            <w:noProof/>
          </w:rPr>
          <w:fldChar w:fldCharType="separate"/>
        </w:r>
        <w:r w:rsidRPr="00A81041">
          <w:rPr>
            <w:rStyle w:val="Hyperlink"/>
            <w:noProof/>
          </w:rPr>
          <w:t>Tabelle 4: Tatsächliche Aufwände Phase 1</w:t>
        </w:r>
        <w:r>
          <w:rPr>
            <w:noProof/>
            <w:webHidden/>
          </w:rPr>
          <w:tab/>
        </w:r>
        <w:r>
          <w:rPr>
            <w:noProof/>
            <w:webHidden/>
          </w:rPr>
          <w:fldChar w:fldCharType="begin"/>
        </w:r>
        <w:r>
          <w:rPr>
            <w:noProof/>
            <w:webHidden/>
          </w:rPr>
          <w:instrText xml:space="preserve"> PAGEREF _Toc398224708 \h </w:instrText>
        </w:r>
        <w:r>
          <w:rPr>
            <w:noProof/>
            <w:webHidden/>
          </w:rPr>
        </w:r>
      </w:ins>
      <w:r>
        <w:rPr>
          <w:noProof/>
          <w:webHidden/>
        </w:rPr>
        <w:fldChar w:fldCharType="separate"/>
      </w:r>
      <w:ins w:id="788" w:author="Desiree Sacher" w:date="2014-09-11T18:49:00Z">
        <w:r>
          <w:rPr>
            <w:noProof/>
            <w:webHidden/>
          </w:rPr>
          <w:t>11</w:t>
        </w:r>
        <w:r>
          <w:rPr>
            <w:noProof/>
            <w:webHidden/>
          </w:rPr>
          <w:fldChar w:fldCharType="end"/>
        </w:r>
        <w:r w:rsidRPr="00A81041">
          <w:rPr>
            <w:rStyle w:val="Hyperlink"/>
            <w:noProof/>
          </w:rPr>
          <w:fldChar w:fldCharType="end"/>
        </w:r>
      </w:ins>
    </w:p>
    <w:p w14:paraId="546F819B" w14:textId="77777777" w:rsidR="00500CEE" w:rsidRDefault="00500CEE">
      <w:pPr>
        <w:pStyle w:val="TableofFigures"/>
        <w:tabs>
          <w:tab w:val="right" w:leader="dot" w:pos="9062"/>
        </w:tabs>
        <w:rPr>
          <w:ins w:id="789" w:author="Desiree Sacher" w:date="2014-09-11T18:49:00Z"/>
          <w:rFonts w:asciiTheme="minorHAnsi" w:eastAsiaTheme="minorEastAsia" w:hAnsiTheme="minorHAnsi" w:cstheme="minorBidi"/>
          <w:noProof/>
          <w:lang w:eastAsia="de-CH"/>
        </w:rPr>
      </w:pPr>
      <w:ins w:id="790" w:author="Desiree Sacher" w:date="2014-09-11T18:49:00Z">
        <w:r w:rsidRPr="00A81041">
          <w:rPr>
            <w:rStyle w:val="Hyperlink"/>
            <w:noProof/>
          </w:rPr>
          <w:fldChar w:fldCharType="begin"/>
        </w:r>
        <w:r w:rsidRPr="00A81041">
          <w:rPr>
            <w:rStyle w:val="Hyperlink"/>
            <w:noProof/>
          </w:rPr>
          <w:instrText xml:space="preserve"> </w:instrText>
        </w:r>
        <w:r>
          <w:rPr>
            <w:noProof/>
          </w:rPr>
          <w:instrText>HYPERLINK \l "_Toc398224709"</w:instrText>
        </w:r>
        <w:r w:rsidRPr="00A81041">
          <w:rPr>
            <w:rStyle w:val="Hyperlink"/>
            <w:noProof/>
          </w:rPr>
          <w:instrText xml:space="preserve"> </w:instrText>
        </w:r>
        <w:r w:rsidRPr="00A81041">
          <w:rPr>
            <w:rStyle w:val="Hyperlink"/>
            <w:noProof/>
          </w:rPr>
        </w:r>
        <w:r w:rsidRPr="00A81041">
          <w:rPr>
            <w:rStyle w:val="Hyperlink"/>
            <w:noProof/>
          </w:rPr>
          <w:fldChar w:fldCharType="separate"/>
        </w:r>
        <w:r w:rsidRPr="00A81041">
          <w:rPr>
            <w:rStyle w:val="Hyperlink"/>
            <w:noProof/>
          </w:rPr>
          <w:t>Tabelle 5: Tatsächliche Aufwände Phase 2</w:t>
        </w:r>
        <w:r>
          <w:rPr>
            <w:noProof/>
            <w:webHidden/>
          </w:rPr>
          <w:tab/>
        </w:r>
        <w:r>
          <w:rPr>
            <w:noProof/>
            <w:webHidden/>
          </w:rPr>
          <w:fldChar w:fldCharType="begin"/>
        </w:r>
        <w:r>
          <w:rPr>
            <w:noProof/>
            <w:webHidden/>
          </w:rPr>
          <w:instrText xml:space="preserve"> PAGEREF _Toc398224709 \h </w:instrText>
        </w:r>
        <w:r>
          <w:rPr>
            <w:noProof/>
            <w:webHidden/>
          </w:rPr>
        </w:r>
      </w:ins>
      <w:r>
        <w:rPr>
          <w:noProof/>
          <w:webHidden/>
        </w:rPr>
        <w:fldChar w:fldCharType="separate"/>
      </w:r>
      <w:ins w:id="791" w:author="Desiree Sacher" w:date="2014-09-11T18:49:00Z">
        <w:r>
          <w:rPr>
            <w:noProof/>
            <w:webHidden/>
          </w:rPr>
          <w:t>12</w:t>
        </w:r>
        <w:r>
          <w:rPr>
            <w:noProof/>
            <w:webHidden/>
          </w:rPr>
          <w:fldChar w:fldCharType="end"/>
        </w:r>
        <w:r w:rsidRPr="00A81041">
          <w:rPr>
            <w:rStyle w:val="Hyperlink"/>
            <w:noProof/>
          </w:rPr>
          <w:fldChar w:fldCharType="end"/>
        </w:r>
      </w:ins>
    </w:p>
    <w:p w14:paraId="54CBF245" w14:textId="77777777" w:rsidR="00500CEE" w:rsidRDefault="00500CEE">
      <w:pPr>
        <w:pStyle w:val="TableofFigures"/>
        <w:tabs>
          <w:tab w:val="right" w:leader="dot" w:pos="9062"/>
        </w:tabs>
        <w:rPr>
          <w:ins w:id="792" w:author="Desiree Sacher" w:date="2014-09-11T18:49:00Z"/>
          <w:rFonts w:asciiTheme="minorHAnsi" w:eastAsiaTheme="minorEastAsia" w:hAnsiTheme="minorHAnsi" w:cstheme="minorBidi"/>
          <w:noProof/>
          <w:lang w:eastAsia="de-CH"/>
        </w:rPr>
      </w:pPr>
      <w:ins w:id="793" w:author="Desiree Sacher" w:date="2014-09-11T18:49:00Z">
        <w:r w:rsidRPr="00A81041">
          <w:rPr>
            <w:rStyle w:val="Hyperlink"/>
            <w:noProof/>
          </w:rPr>
          <w:fldChar w:fldCharType="begin"/>
        </w:r>
        <w:r w:rsidRPr="00A81041">
          <w:rPr>
            <w:rStyle w:val="Hyperlink"/>
            <w:noProof/>
          </w:rPr>
          <w:instrText xml:space="preserve"> </w:instrText>
        </w:r>
        <w:r>
          <w:rPr>
            <w:noProof/>
          </w:rPr>
          <w:instrText>HYPERLINK \l "_Toc398224710"</w:instrText>
        </w:r>
        <w:r w:rsidRPr="00A81041">
          <w:rPr>
            <w:rStyle w:val="Hyperlink"/>
            <w:noProof/>
          </w:rPr>
          <w:instrText xml:space="preserve"> </w:instrText>
        </w:r>
        <w:r w:rsidRPr="00A81041">
          <w:rPr>
            <w:rStyle w:val="Hyperlink"/>
            <w:noProof/>
          </w:rPr>
        </w:r>
        <w:r w:rsidRPr="00A81041">
          <w:rPr>
            <w:rStyle w:val="Hyperlink"/>
            <w:noProof/>
          </w:rPr>
          <w:fldChar w:fldCharType="separate"/>
        </w:r>
        <w:r w:rsidRPr="00A81041">
          <w:rPr>
            <w:rStyle w:val="Hyperlink"/>
            <w:noProof/>
          </w:rPr>
          <w:t>Tabelle 6: Während des Sprints erstellte Stories</w:t>
        </w:r>
        <w:r>
          <w:rPr>
            <w:noProof/>
            <w:webHidden/>
          </w:rPr>
          <w:tab/>
        </w:r>
        <w:r>
          <w:rPr>
            <w:noProof/>
            <w:webHidden/>
          </w:rPr>
          <w:fldChar w:fldCharType="begin"/>
        </w:r>
        <w:r>
          <w:rPr>
            <w:noProof/>
            <w:webHidden/>
          </w:rPr>
          <w:instrText xml:space="preserve"> PAGEREF _Toc398224710 \h </w:instrText>
        </w:r>
        <w:r>
          <w:rPr>
            <w:noProof/>
            <w:webHidden/>
          </w:rPr>
        </w:r>
      </w:ins>
      <w:r>
        <w:rPr>
          <w:noProof/>
          <w:webHidden/>
        </w:rPr>
        <w:fldChar w:fldCharType="separate"/>
      </w:r>
      <w:ins w:id="794" w:author="Desiree Sacher" w:date="2014-09-11T18:49:00Z">
        <w:r>
          <w:rPr>
            <w:noProof/>
            <w:webHidden/>
          </w:rPr>
          <w:t>13</w:t>
        </w:r>
        <w:r>
          <w:rPr>
            <w:noProof/>
            <w:webHidden/>
          </w:rPr>
          <w:fldChar w:fldCharType="end"/>
        </w:r>
        <w:r w:rsidRPr="00A81041">
          <w:rPr>
            <w:rStyle w:val="Hyperlink"/>
            <w:noProof/>
          </w:rPr>
          <w:fldChar w:fldCharType="end"/>
        </w:r>
      </w:ins>
    </w:p>
    <w:p w14:paraId="2F1A2E8A" w14:textId="77777777" w:rsidR="00500CEE" w:rsidRDefault="00500CEE">
      <w:pPr>
        <w:pStyle w:val="TableofFigures"/>
        <w:tabs>
          <w:tab w:val="right" w:leader="dot" w:pos="9062"/>
        </w:tabs>
        <w:rPr>
          <w:ins w:id="795" w:author="Desiree Sacher" w:date="2014-09-11T18:49:00Z"/>
          <w:rFonts w:asciiTheme="minorHAnsi" w:eastAsiaTheme="minorEastAsia" w:hAnsiTheme="minorHAnsi" w:cstheme="minorBidi"/>
          <w:noProof/>
          <w:lang w:eastAsia="de-CH"/>
        </w:rPr>
      </w:pPr>
      <w:ins w:id="796" w:author="Desiree Sacher" w:date="2014-09-11T18:49:00Z">
        <w:r w:rsidRPr="00A81041">
          <w:rPr>
            <w:rStyle w:val="Hyperlink"/>
            <w:noProof/>
          </w:rPr>
          <w:fldChar w:fldCharType="begin"/>
        </w:r>
        <w:r w:rsidRPr="00A81041">
          <w:rPr>
            <w:rStyle w:val="Hyperlink"/>
            <w:noProof/>
          </w:rPr>
          <w:instrText xml:space="preserve"> </w:instrText>
        </w:r>
        <w:r>
          <w:rPr>
            <w:noProof/>
          </w:rPr>
          <w:instrText>HYPERLINK \l "_Toc398224711"</w:instrText>
        </w:r>
        <w:r w:rsidRPr="00A81041">
          <w:rPr>
            <w:rStyle w:val="Hyperlink"/>
            <w:noProof/>
          </w:rPr>
          <w:instrText xml:space="preserve"> </w:instrText>
        </w:r>
        <w:r w:rsidRPr="00A81041">
          <w:rPr>
            <w:rStyle w:val="Hyperlink"/>
            <w:noProof/>
          </w:rPr>
        </w:r>
        <w:r w:rsidRPr="00A81041">
          <w:rPr>
            <w:rStyle w:val="Hyperlink"/>
            <w:noProof/>
          </w:rPr>
          <w:fldChar w:fldCharType="separate"/>
        </w:r>
        <w:r w:rsidRPr="00A81041">
          <w:rPr>
            <w:rStyle w:val="Hyperlink"/>
            <w:noProof/>
          </w:rPr>
          <w:t>Tabelle 7: Summe der Aufwände</w:t>
        </w:r>
        <w:r>
          <w:rPr>
            <w:noProof/>
            <w:webHidden/>
          </w:rPr>
          <w:tab/>
        </w:r>
        <w:r>
          <w:rPr>
            <w:noProof/>
            <w:webHidden/>
          </w:rPr>
          <w:fldChar w:fldCharType="begin"/>
        </w:r>
        <w:r>
          <w:rPr>
            <w:noProof/>
            <w:webHidden/>
          </w:rPr>
          <w:instrText xml:space="preserve"> PAGEREF _Toc398224711 \h </w:instrText>
        </w:r>
        <w:r>
          <w:rPr>
            <w:noProof/>
            <w:webHidden/>
          </w:rPr>
        </w:r>
      </w:ins>
      <w:r>
        <w:rPr>
          <w:noProof/>
          <w:webHidden/>
        </w:rPr>
        <w:fldChar w:fldCharType="separate"/>
      </w:r>
      <w:ins w:id="797" w:author="Desiree Sacher" w:date="2014-09-11T18:49:00Z">
        <w:r>
          <w:rPr>
            <w:noProof/>
            <w:webHidden/>
          </w:rPr>
          <w:t>13</w:t>
        </w:r>
        <w:r>
          <w:rPr>
            <w:noProof/>
            <w:webHidden/>
          </w:rPr>
          <w:fldChar w:fldCharType="end"/>
        </w:r>
        <w:r w:rsidRPr="00A81041">
          <w:rPr>
            <w:rStyle w:val="Hyperlink"/>
            <w:noProof/>
          </w:rPr>
          <w:fldChar w:fldCharType="end"/>
        </w:r>
      </w:ins>
    </w:p>
    <w:p w14:paraId="1A782613" w14:textId="77777777" w:rsidR="00500CEE" w:rsidRDefault="00500CEE">
      <w:pPr>
        <w:pStyle w:val="TableofFigures"/>
        <w:tabs>
          <w:tab w:val="right" w:leader="dot" w:pos="9062"/>
        </w:tabs>
        <w:rPr>
          <w:ins w:id="798" w:author="Desiree Sacher" w:date="2014-09-11T18:49:00Z"/>
          <w:rFonts w:asciiTheme="minorHAnsi" w:eastAsiaTheme="minorEastAsia" w:hAnsiTheme="minorHAnsi" w:cstheme="minorBidi"/>
          <w:noProof/>
          <w:lang w:eastAsia="de-CH"/>
        </w:rPr>
      </w:pPr>
      <w:ins w:id="799" w:author="Desiree Sacher" w:date="2014-09-11T18:49:00Z">
        <w:r w:rsidRPr="00A81041">
          <w:rPr>
            <w:rStyle w:val="Hyperlink"/>
            <w:noProof/>
          </w:rPr>
          <w:fldChar w:fldCharType="begin"/>
        </w:r>
        <w:r w:rsidRPr="00A81041">
          <w:rPr>
            <w:rStyle w:val="Hyperlink"/>
            <w:noProof/>
          </w:rPr>
          <w:instrText xml:space="preserve"> </w:instrText>
        </w:r>
        <w:r>
          <w:rPr>
            <w:noProof/>
          </w:rPr>
          <w:instrText>HYPERLINK \l "_Toc398224712"</w:instrText>
        </w:r>
        <w:r w:rsidRPr="00A81041">
          <w:rPr>
            <w:rStyle w:val="Hyperlink"/>
            <w:noProof/>
          </w:rPr>
          <w:instrText xml:space="preserve"> </w:instrText>
        </w:r>
        <w:r w:rsidRPr="00A81041">
          <w:rPr>
            <w:rStyle w:val="Hyperlink"/>
            <w:noProof/>
          </w:rPr>
        </w:r>
        <w:r w:rsidRPr="00A81041">
          <w:rPr>
            <w:rStyle w:val="Hyperlink"/>
            <w:noProof/>
          </w:rPr>
          <w:fldChar w:fldCharType="separate"/>
        </w:r>
        <w:r w:rsidRPr="00A81041">
          <w:rPr>
            <w:rStyle w:val="Hyperlink"/>
            <w:noProof/>
          </w:rPr>
          <w:t>Tabelle 8: Weiterentwicklungsmöglichkeiten</w:t>
        </w:r>
        <w:r>
          <w:rPr>
            <w:noProof/>
            <w:webHidden/>
          </w:rPr>
          <w:tab/>
        </w:r>
        <w:r>
          <w:rPr>
            <w:noProof/>
            <w:webHidden/>
          </w:rPr>
          <w:fldChar w:fldCharType="begin"/>
        </w:r>
        <w:r>
          <w:rPr>
            <w:noProof/>
            <w:webHidden/>
          </w:rPr>
          <w:instrText xml:space="preserve"> PAGEREF _Toc398224712 \h </w:instrText>
        </w:r>
        <w:r>
          <w:rPr>
            <w:noProof/>
            <w:webHidden/>
          </w:rPr>
        </w:r>
      </w:ins>
      <w:r>
        <w:rPr>
          <w:noProof/>
          <w:webHidden/>
        </w:rPr>
        <w:fldChar w:fldCharType="separate"/>
      </w:r>
      <w:ins w:id="800" w:author="Desiree Sacher" w:date="2014-09-11T18:49:00Z">
        <w:r>
          <w:rPr>
            <w:noProof/>
            <w:webHidden/>
          </w:rPr>
          <w:t>41</w:t>
        </w:r>
        <w:r>
          <w:rPr>
            <w:noProof/>
            <w:webHidden/>
          </w:rPr>
          <w:fldChar w:fldCharType="end"/>
        </w:r>
        <w:r w:rsidRPr="00A81041">
          <w:rPr>
            <w:rStyle w:val="Hyperlink"/>
            <w:noProof/>
          </w:rPr>
          <w:fldChar w:fldCharType="end"/>
        </w:r>
      </w:ins>
    </w:p>
    <w:p w14:paraId="0E595463" w14:textId="77777777" w:rsidR="00500CEE" w:rsidRDefault="00500CEE">
      <w:pPr>
        <w:pStyle w:val="TableofFigures"/>
        <w:tabs>
          <w:tab w:val="right" w:leader="dot" w:pos="9062"/>
        </w:tabs>
        <w:rPr>
          <w:ins w:id="801" w:author="Desiree Sacher" w:date="2014-09-11T18:49:00Z"/>
          <w:rFonts w:asciiTheme="minorHAnsi" w:eastAsiaTheme="minorEastAsia" w:hAnsiTheme="minorHAnsi" w:cstheme="minorBidi"/>
          <w:noProof/>
          <w:lang w:eastAsia="de-CH"/>
        </w:rPr>
      </w:pPr>
      <w:ins w:id="802" w:author="Desiree Sacher" w:date="2014-09-11T18:49:00Z">
        <w:r w:rsidRPr="00A81041">
          <w:rPr>
            <w:rStyle w:val="Hyperlink"/>
            <w:noProof/>
          </w:rPr>
          <w:fldChar w:fldCharType="begin"/>
        </w:r>
        <w:r w:rsidRPr="00A81041">
          <w:rPr>
            <w:rStyle w:val="Hyperlink"/>
            <w:noProof/>
          </w:rPr>
          <w:instrText xml:space="preserve"> </w:instrText>
        </w:r>
        <w:r>
          <w:rPr>
            <w:noProof/>
          </w:rPr>
          <w:instrText>HYPERLINK \l "_Toc398224713"</w:instrText>
        </w:r>
        <w:r w:rsidRPr="00A81041">
          <w:rPr>
            <w:rStyle w:val="Hyperlink"/>
            <w:noProof/>
          </w:rPr>
          <w:instrText xml:space="preserve"> </w:instrText>
        </w:r>
        <w:r w:rsidRPr="00A81041">
          <w:rPr>
            <w:rStyle w:val="Hyperlink"/>
            <w:noProof/>
          </w:rPr>
        </w:r>
        <w:r w:rsidRPr="00A81041">
          <w:rPr>
            <w:rStyle w:val="Hyperlink"/>
            <w:noProof/>
          </w:rPr>
          <w:fldChar w:fldCharType="separate"/>
        </w:r>
        <w:r w:rsidRPr="00A81041">
          <w:rPr>
            <w:rStyle w:val="Hyperlink"/>
            <w:noProof/>
          </w:rPr>
          <w:t>Tabelle 9: Literaturverzeichnis</w:t>
        </w:r>
        <w:r>
          <w:rPr>
            <w:noProof/>
            <w:webHidden/>
          </w:rPr>
          <w:tab/>
        </w:r>
        <w:r>
          <w:rPr>
            <w:noProof/>
            <w:webHidden/>
          </w:rPr>
          <w:fldChar w:fldCharType="begin"/>
        </w:r>
        <w:r>
          <w:rPr>
            <w:noProof/>
            <w:webHidden/>
          </w:rPr>
          <w:instrText xml:space="preserve"> PAGEREF _Toc398224713 \h </w:instrText>
        </w:r>
        <w:r>
          <w:rPr>
            <w:noProof/>
            <w:webHidden/>
          </w:rPr>
        </w:r>
      </w:ins>
      <w:r>
        <w:rPr>
          <w:noProof/>
          <w:webHidden/>
        </w:rPr>
        <w:fldChar w:fldCharType="separate"/>
      </w:r>
      <w:ins w:id="803" w:author="Desiree Sacher" w:date="2014-09-11T18:49:00Z">
        <w:r>
          <w:rPr>
            <w:noProof/>
            <w:webHidden/>
          </w:rPr>
          <w:t>47</w:t>
        </w:r>
        <w:r>
          <w:rPr>
            <w:noProof/>
            <w:webHidden/>
          </w:rPr>
          <w:fldChar w:fldCharType="end"/>
        </w:r>
        <w:r w:rsidRPr="00A81041">
          <w:rPr>
            <w:rStyle w:val="Hyperlink"/>
            <w:noProof/>
          </w:rPr>
          <w:fldChar w:fldCharType="end"/>
        </w:r>
      </w:ins>
    </w:p>
    <w:p w14:paraId="14071742" w14:textId="77777777" w:rsidR="00500CEE" w:rsidRDefault="00500CEE">
      <w:pPr>
        <w:pStyle w:val="TableofFigures"/>
        <w:tabs>
          <w:tab w:val="right" w:leader="dot" w:pos="9062"/>
        </w:tabs>
        <w:rPr>
          <w:ins w:id="804" w:author="Desiree Sacher" w:date="2014-09-11T18:49:00Z"/>
          <w:rFonts w:asciiTheme="minorHAnsi" w:eastAsiaTheme="minorEastAsia" w:hAnsiTheme="minorHAnsi" w:cstheme="minorBidi"/>
          <w:noProof/>
          <w:lang w:eastAsia="de-CH"/>
        </w:rPr>
      </w:pPr>
      <w:ins w:id="805" w:author="Desiree Sacher" w:date="2014-09-11T18:49:00Z">
        <w:r w:rsidRPr="00A81041">
          <w:rPr>
            <w:rStyle w:val="Hyperlink"/>
            <w:noProof/>
          </w:rPr>
          <w:fldChar w:fldCharType="begin"/>
        </w:r>
        <w:r w:rsidRPr="00A81041">
          <w:rPr>
            <w:rStyle w:val="Hyperlink"/>
            <w:noProof/>
          </w:rPr>
          <w:instrText xml:space="preserve"> </w:instrText>
        </w:r>
        <w:r>
          <w:rPr>
            <w:noProof/>
          </w:rPr>
          <w:instrText>HYPERLINK \l "_Toc398224714"</w:instrText>
        </w:r>
        <w:r w:rsidRPr="00A81041">
          <w:rPr>
            <w:rStyle w:val="Hyperlink"/>
            <w:noProof/>
          </w:rPr>
          <w:instrText xml:space="preserve"> </w:instrText>
        </w:r>
        <w:r w:rsidRPr="00A81041">
          <w:rPr>
            <w:rStyle w:val="Hyperlink"/>
            <w:noProof/>
          </w:rPr>
        </w:r>
        <w:r w:rsidRPr="00A81041">
          <w:rPr>
            <w:rStyle w:val="Hyperlink"/>
            <w:noProof/>
          </w:rPr>
          <w:fldChar w:fldCharType="separate"/>
        </w:r>
        <w:r w:rsidRPr="00A81041">
          <w:rPr>
            <w:rStyle w:val="Hyperlink"/>
            <w:noProof/>
          </w:rPr>
          <w:t>Tabelle 6: Glossar</w:t>
        </w:r>
        <w:r>
          <w:rPr>
            <w:noProof/>
            <w:webHidden/>
          </w:rPr>
          <w:tab/>
        </w:r>
        <w:r>
          <w:rPr>
            <w:noProof/>
            <w:webHidden/>
          </w:rPr>
          <w:fldChar w:fldCharType="begin"/>
        </w:r>
        <w:r>
          <w:rPr>
            <w:noProof/>
            <w:webHidden/>
          </w:rPr>
          <w:instrText xml:space="preserve"> PAGEREF _Toc398224714 \h </w:instrText>
        </w:r>
        <w:r>
          <w:rPr>
            <w:noProof/>
            <w:webHidden/>
          </w:rPr>
        </w:r>
      </w:ins>
      <w:r>
        <w:rPr>
          <w:noProof/>
          <w:webHidden/>
        </w:rPr>
        <w:fldChar w:fldCharType="separate"/>
      </w:r>
      <w:ins w:id="806" w:author="Desiree Sacher" w:date="2014-09-11T18:49:00Z">
        <w:r>
          <w:rPr>
            <w:noProof/>
            <w:webHidden/>
          </w:rPr>
          <w:t>48</w:t>
        </w:r>
        <w:r>
          <w:rPr>
            <w:noProof/>
            <w:webHidden/>
          </w:rPr>
          <w:fldChar w:fldCharType="end"/>
        </w:r>
        <w:r w:rsidRPr="00A81041">
          <w:rPr>
            <w:rStyle w:val="Hyperlink"/>
            <w:noProof/>
          </w:rPr>
          <w:fldChar w:fldCharType="end"/>
        </w:r>
      </w:ins>
    </w:p>
    <w:p w14:paraId="2B32CA51" w14:textId="77777777" w:rsidR="00134687" w:rsidDel="00500CEE" w:rsidRDefault="00134687">
      <w:pPr>
        <w:pStyle w:val="TableofFigures"/>
        <w:tabs>
          <w:tab w:val="right" w:leader="dot" w:pos="9062"/>
        </w:tabs>
        <w:rPr>
          <w:del w:id="807" w:author="Desiree Sacher" w:date="2014-09-11T18:47:00Z"/>
          <w:rFonts w:asciiTheme="minorHAnsi" w:eastAsiaTheme="minorEastAsia" w:hAnsiTheme="minorHAnsi" w:cstheme="minorBidi"/>
          <w:noProof/>
          <w:lang w:eastAsia="de-CH"/>
        </w:rPr>
      </w:pPr>
      <w:del w:id="808" w:author="Desiree Sacher" w:date="2014-09-11T18:47:00Z">
        <w:r w:rsidRPr="00500CEE" w:rsidDel="00500CEE">
          <w:rPr>
            <w:noProof/>
            <w:rPrChange w:id="809" w:author="Desiree Sacher" w:date="2014-09-11T18:47:00Z">
              <w:rPr>
                <w:rStyle w:val="Hyperlink"/>
                <w:noProof/>
              </w:rPr>
            </w:rPrChange>
          </w:rPr>
          <w:delText>Tabelle 1: Phase 1 des Projekts</w:delText>
        </w:r>
        <w:r w:rsidDel="00500CEE">
          <w:rPr>
            <w:noProof/>
            <w:webHidden/>
          </w:rPr>
          <w:tab/>
        </w:r>
        <w:r w:rsidR="00C57CA5" w:rsidDel="00500CEE">
          <w:rPr>
            <w:noProof/>
            <w:webHidden/>
          </w:rPr>
          <w:delText>8</w:delText>
        </w:r>
      </w:del>
    </w:p>
    <w:p w14:paraId="56885A9E" w14:textId="77777777" w:rsidR="00134687" w:rsidDel="00500CEE" w:rsidRDefault="00134687">
      <w:pPr>
        <w:pStyle w:val="TableofFigures"/>
        <w:tabs>
          <w:tab w:val="right" w:leader="dot" w:pos="9062"/>
        </w:tabs>
        <w:rPr>
          <w:del w:id="810" w:author="Desiree Sacher" w:date="2014-09-11T18:47:00Z"/>
          <w:rFonts w:asciiTheme="minorHAnsi" w:eastAsiaTheme="minorEastAsia" w:hAnsiTheme="minorHAnsi" w:cstheme="minorBidi"/>
          <w:noProof/>
          <w:lang w:eastAsia="de-CH"/>
        </w:rPr>
      </w:pPr>
      <w:del w:id="811" w:author="Desiree Sacher" w:date="2014-09-11T18:47:00Z">
        <w:r w:rsidRPr="00500CEE" w:rsidDel="00500CEE">
          <w:rPr>
            <w:noProof/>
            <w:rPrChange w:id="812" w:author="Desiree Sacher" w:date="2014-09-11T18:47:00Z">
              <w:rPr>
                <w:rStyle w:val="Hyperlink"/>
                <w:noProof/>
              </w:rPr>
            </w:rPrChange>
          </w:rPr>
          <w:delText>Tabelle 2: Phase 2 des Projekts</w:delText>
        </w:r>
        <w:r w:rsidDel="00500CEE">
          <w:rPr>
            <w:noProof/>
            <w:webHidden/>
          </w:rPr>
          <w:tab/>
        </w:r>
        <w:r w:rsidR="00C57CA5" w:rsidDel="00500CEE">
          <w:rPr>
            <w:noProof/>
            <w:webHidden/>
          </w:rPr>
          <w:delText>9</w:delText>
        </w:r>
      </w:del>
    </w:p>
    <w:p w14:paraId="48094D65" w14:textId="77777777" w:rsidR="00134687" w:rsidDel="00500CEE" w:rsidRDefault="00134687">
      <w:pPr>
        <w:pStyle w:val="TableofFigures"/>
        <w:tabs>
          <w:tab w:val="right" w:leader="dot" w:pos="9062"/>
        </w:tabs>
        <w:rPr>
          <w:del w:id="813" w:author="Desiree Sacher" w:date="2014-09-11T18:47:00Z"/>
          <w:rFonts w:asciiTheme="minorHAnsi" w:eastAsiaTheme="minorEastAsia" w:hAnsiTheme="minorHAnsi" w:cstheme="minorBidi"/>
          <w:noProof/>
          <w:lang w:eastAsia="de-CH"/>
        </w:rPr>
      </w:pPr>
      <w:del w:id="814" w:author="Desiree Sacher" w:date="2014-09-11T18:47:00Z">
        <w:r w:rsidRPr="00500CEE" w:rsidDel="00500CEE">
          <w:rPr>
            <w:noProof/>
            <w:rPrChange w:id="815" w:author="Desiree Sacher" w:date="2014-09-11T18:47:00Z">
              <w:rPr>
                <w:rStyle w:val="Hyperlink"/>
                <w:noProof/>
              </w:rPr>
            </w:rPrChange>
          </w:rPr>
          <w:delText>Tabelle 3: Projekttermine</w:delText>
        </w:r>
        <w:r w:rsidDel="00500CEE">
          <w:rPr>
            <w:noProof/>
            <w:webHidden/>
          </w:rPr>
          <w:tab/>
        </w:r>
        <w:r w:rsidR="00C57CA5" w:rsidDel="00500CEE">
          <w:rPr>
            <w:noProof/>
            <w:webHidden/>
          </w:rPr>
          <w:delText>10</w:delText>
        </w:r>
      </w:del>
    </w:p>
    <w:p w14:paraId="27EAE80C" w14:textId="77777777" w:rsidR="00134687" w:rsidDel="00500CEE" w:rsidRDefault="00134687">
      <w:pPr>
        <w:pStyle w:val="TableofFigures"/>
        <w:tabs>
          <w:tab w:val="right" w:leader="dot" w:pos="9062"/>
        </w:tabs>
        <w:rPr>
          <w:del w:id="816" w:author="Desiree Sacher" w:date="2014-09-11T18:47:00Z"/>
          <w:rFonts w:asciiTheme="minorHAnsi" w:eastAsiaTheme="minorEastAsia" w:hAnsiTheme="minorHAnsi" w:cstheme="minorBidi"/>
          <w:noProof/>
          <w:lang w:eastAsia="de-CH"/>
        </w:rPr>
      </w:pPr>
      <w:del w:id="817" w:author="Desiree Sacher" w:date="2014-09-11T18:47:00Z">
        <w:r w:rsidRPr="00500CEE" w:rsidDel="00500CEE">
          <w:rPr>
            <w:noProof/>
            <w:rPrChange w:id="818" w:author="Desiree Sacher" w:date="2014-09-11T18:47:00Z">
              <w:rPr>
                <w:rStyle w:val="Hyperlink"/>
                <w:noProof/>
              </w:rPr>
            </w:rPrChange>
          </w:rPr>
          <w:delText>Tabelle 4: Weiterentwicklungsmöglichkeiten</w:delText>
        </w:r>
        <w:r w:rsidDel="00500CEE">
          <w:rPr>
            <w:noProof/>
            <w:webHidden/>
          </w:rPr>
          <w:tab/>
        </w:r>
        <w:r w:rsidR="00C57CA5" w:rsidDel="00500CEE">
          <w:rPr>
            <w:noProof/>
            <w:webHidden/>
          </w:rPr>
          <w:delText>25</w:delText>
        </w:r>
      </w:del>
    </w:p>
    <w:p w14:paraId="79D4CB5B" w14:textId="77777777" w:rsidR="00134687" w:rsidDel="00500CEE" w:rsidRDefault="00134687">
      <w:pPr>
        <w:pStyle w:val="TableofFigures"/>
        <w:tabs>
          <w:tab w:val="right" w:leader="dot" w:pos="9062"/>
        </w:tabs>
        <w:rPr>
          <w:del w:id="819" w:author="Desiree Sacher" w:date="2014-09-11T18:47:00Z"/>
          <w:rFonts w:asciiTheme="minorHAnsi" w:eastAsiaTheme="minorEastAsia" w:hAnsiTheme="minorHAnsi" w:cstheme="minorBidi"/>
          <w:noProof/>
          <w:lang w:eastAsia="de-CH"/>
        </w:rPr>
      </w:pPr>
      <w:del w:id="820" w:author="Desiree Sacher" w:date="2014-09-11T18:47:00Z">
        <w:r w:rsidRPr="00500CEE" w:rsidDel="00500CEE">
          <w:rPr>
            <w:noProof/>
            <w:rPrChange w:id="821" w:author="Desiree Sacher" w:date="2014-09-11T18:47:00Z">
              <w:rPr>
                <w:rStyle w:val="Hyperlink"/>
                <w:noProof/>
              </w:rPr>
            </w:rPrChange>
          </w:rPr>
          <w:delText>Tabelle 5: Literaturverzeichnis</w:delText>
        </w:r>
        <w:r w:rsidDel="00500CEE">
          <w:rPr>
            <w:noProof/>
            <w:webHidden/>
          </w:rPr>
          <w:tab/>
        </w:r>
        <w:r w:rsidR="00C57CA5" w:rsidDel="00500CEE">
          <w:rPr>
            <w:noProof/>
            <w:webHidden/>
          </w:rPr>
          <w:delText>31</w:delText>
        </w:r>
      </w:del>
    </w:p>
    <w:p w14:paraId="738A4855" w14:textId="77777777" w:rsidR="00134687" w:rsidDel="00500CEE" w:rsidRDefault="00134687">
      <w:pPr>
        <w:pStyle w:val="TableofFigures"/>
        <w:tabs>
          <w:tab w:val="right" w:leader="dot" w:pos="9062"/>
        </w:tabs>
        <w:rPr>
          <w:del w:id="822" w:author="Desiree Sacher" w:date="2014-09-11T18:47:00Z"/>
          <w:rFonts w:asciiTheme="minorHAnsi" w:eastAsiaTheme="minorEastAsia" w:hAnsiTheme="minorHAnsi" w:cstheme="minorBidi"/>
          <w:noProof/>
          <w:lang w:eastAsia="de-CH"/>
        </w:rPr>
      </w:pPr>
      <w:del w:id="823" w:author="Desiree Sacher" w:date="2014-09-11T18:47:00Z">
        <w:r w:rsidRPr="00500CEE" w:rsidDel="00500CEE">
          <w:rPr>
            <w:noProof/>
            <w:rPrChange w:id="824" w:author="Desiree Sacher" w:date="2014-09-11T18:47:00Z">
              <w:rPr>
                <w:rStyle w:val="Hyperlink"/>
                <w:noProof/>
              </w:rPr>
            </w:rPrChange>
          </w:rPr>
          <w:delText>Tabelle 6: Glossar</w:delText>
        </w:r>
        <w:r w:rsidDel="00500CEE">
          <w:rPr>
            <w:noProof/>
            <w:webHidden/>
          </w:rPr>
          <w:tab/>
        </w:r>
        <w:r w:rsidR="00C57CA5" w:rsidDel="00500CEE">
          <w:rPr>
            <w:noProof/>
            <w:webHidden/>
          </w:rPr>
          <w:delText>32</w:delText>
        </w:r>
      </w:del>
    </w:p>
    <w:p w14:paraId="47772A33" w14:textId="77777777" w:rsidR="00134687" w:rsidRPr="00134687" w:rsidRDefault="00134687" w:rsidP="00134687">
      <w:r>
        <w:fldChar w:fldCharType="end"/>
      </w:r>
    </w:p>
    <w:p w14:paraId="3F312789" w14:textId="6B88A8C8" w:rsidR="00997F52" w:rsidRDefault="00997F52">
      <w:pPr>
        <w:spacing w:before="0" w:after="0" w:line="240" w:lineRule="auto"/>
        <w:jc w:val="left"/>
        <w:rPr>
          <w:color w:val="365F91" w:themeColor="accent1" w:themeShade="BF"/>
        </w:rPr>
      </w:pPr>
      <w:r>
        <w:rPr>
          <w:color w:val="365F91" w:themeColor="accent1" w:themeShade="BF"/>
        </w:rPr>
        <w:br w:type="page"/>
      </w:r>
    </w:p>
    <w:p w14:paraId="69A61EDE" w14:textId="24FB1D5E" w:rsidR="00997F52" w:rsidRDefault="00997F52" w:rsidP="00997F52">
      <w:pPr>
        <w:pStyle w:val="Heading1"/>
        <w:numPr>
          <w:ilvl w:val="0"/>
          <w:numId w:val="0"/>
        </w:numPr>
      </w:pPr>
      <w:bookmarkStart w:id="825" w:name="_Toc398226710"/>
      <w:r>
        <w:lastRenderedPageBreak/>
        <w:t>Zusammenfassung</w:t>
      </w:r>
      <w:bookmarkEnd w:id="825"/>
    </w:p>
    <w:p w14:paraId="3025EF41" w14:textId="4997CD3C" w:rsidR="00D67903" w:rsidRPr="00306467" w:rsidRDefault="00306467" w:rsidP="00D67903">
      <w:pPr>
        <w:rPr>
          <w:color w:val="1F497D" w:themeColor="text2"/>
        </w:rPr>
      </w:pPr>
      <w:r w:rsidRPr="00306467">
        <w:rPr>
          <w:color w:val="1F497D" w:themeColor="text2"/>
        </w:rPr>
        <w:t xml:space="preserve">In dieser Arbeit sollte ein Projekt mit Hilfe eines Arduinos und einem RFID </w:t>
      </w:r>
      <w:r>
        <w:rPr>
          <w:color w:val="1F497D" w:themeColor="text2"/>
        </w:rPr>
        <w:t>r</w:t>
      </w:r>
      <w:r w:rsidRPr="00306467">
        <w:rPr>
          <w:color w:val="1F497D" w:themeColor="text2"/>
        </w:rPr>
        <w:t>ealisiert und erste Erfahrungen mit Python gesammelt werden.</w:t>
      </w:r>
      <w:r>
        <w:rPr>
          <w:color w:val="1F497D" w:themeColor="text2"/>
        </w:rPr>
        <w:t xml:space="preserve"> Das primäre Ziel war dabei eine Machbarkeitsanalyse zum Thema Sicherheit der Campus Card, als Alternativziel wurde allerdings gleich zu Beginn ein Spiel auf Basis der Technologien in Betracht gezogen.</w:t>
      </w:r>
    </w:p>
    <w:p w14:paraId="4B8D3D7C" w14:textId="712988A1" w:rsidR="00D67903" w:rsidRDefault="00D67903" w:rsidP="00D67903">
      <w:r>
        <w:t>Realisiert wurde ein Spiel, bei welchem mit Hilfe des RFID</w:t>
      </w:r>
      <w:r w:rsidR="004D3CA6">
        <w:t>-</w:t>
      </w:r>
      <w:r>
        <w:t xml:space="preserve">Sensors die Reaktionsgeschwindigkeit </w:t>
      </w:r>
      <w:r w:rsidR="004D3CA6">
        <w:t xml:space="preserve">des Spielers </w:t>
      </w:r>
      <w:r>
        <w:t>getestet wird. Für die Programmierung wurden diverse Design Patterns verwendet und implementiert.</w:t>
      </w:r>
    </w:p>
    <w:p w14:paraId="5D5C3017" w14:textId="7D7AFB0F" w:rsidR="00D67903" w:rsidRDefault="00D67903" w:rsidP="00D67903">
      <w:r>
        <w:t xml:space="preserve">Diese Arbeit enthält Erläuterungen zu den eingesetzten Technologien, welche dem technischen Verständnis dienen. </w:t>
      </w:r>
      <w:r w:rsidR="00306467" w:rsidRPr="00306467">
        <w:rPr>
          <w:color w:val="1F497D" w:themeColor="text2"/>
        </w:rPr>
        <w:t>Überlegungen und Design Entscheide</w:t>
      </w:r>
      <w:r w:rsidR="00306467">
        <w:rPr>
          <w:color w:val="1F497D" w:themeColor="text2"/>
        </w:rPr>
        <w:t xml:space="preserve"> zur Architektur der Software sind genauso festgehalten worden, </w:t>
      </w:r>
      <w:r w:rsidR="00306467">
        <w:t xml:space="preserve">da schon von Anfang an die mögliche Erweiterungsfähigkeit berücksichtigt und diese entsprechend priorisiert wurden. </w:t>
      </w:r>
      <w:r>
        <w:t>Herausforderungen und Schwiergkeiten, welche meist technischer Natur waren und mit Hilfe von Suchmaschinen und vertiefter Einarbeitung gelöst werden konnten</w:t>
      </w:r>
      <w:r w:rsidR="00306467">
        <w:t xml:space="preserve"> </w:t>
      </w:r>
      <w:r w:rsidR="00306467" w:rsidRPr="00306467">
        <w:rPr>
          <w:color w:val="1F497D" w:themeColor="text2"/>
        </w:rPr>
        <w:t>runden die Arbeit ab</w:t>
      </w:r>
      <w:r>
        <w:t>.</w:t>
      </w:r>
    </w:p>
    <w:p w14:paraId="35E39234" w14:textId="50C939DA" w:rsidR="00D0363E" w:rsidRPr="00D67903" w:rsidRDefault="00D0363E" w:rsidP="00D67903">
      <w:r>
        <w:t>Z</w:t>
      </w:r>
      <w:r w:rsidR="00306467">
        <w:t>um Abschluss wird</w:t>
      </w:r>
      <w:r>
        <w:t xml:space="preserve"> die konkreten Aufgabenstellungen</w:t>
      </w:r>
      <w:r w:rsidR="00306467">
        <w:t xml:space="preserve"> </w:t>
      </w:r>
      <w:r w:rsidR="00306467" w:rsidRPr="008C6B40">
        <w:rPr>
          <w:color w:val="1F497D" w:themeColor="text2"/>
        </w:rPr>
        <w:t>und die Erreichung der Ziele diskutiert</w:t>
      </w:r>
      <w:r w:rsidR="00306467">
        <w:rPr>
          <w:rStyle w:val="CommentReference"/>
        </w:rPr>
        <w:t>,</w:t>
      </w:r>
      <w:r>
        <w:t xml:space="preserve"> wobei nach dem DRY</w:t>
      </w:r>
      <w:r w:rsidR="00306467">
        <w:rPr>
          <w:rStyle w:val="FootnoteReference"/>
        </w:rPr>
        <w:footnoteReference w:id="1"/>
      </w:r>
      <w:r w:rsidR="00484667">
        <w:t>-</w:t>
      </w:r>
      <w:r>
        <w:t xml:space="preserve">Prinzip zum Teil auf die entsprechenden Kapitel verwiesen </w:t>
      </w:r>
      <w:r w:rsidR="008E6179">
        <w:t>wird</w:t>
      </w:r>
      <w:r>
        <w:t>.</w:t>
      </w:r>
    </w:p>
    <w:p w14:paraId="1CFCC715" w14:textId="77777777" w:rsidR="00997F52" w:rsidRDefault="00997F52">
      <w:pPr>
        <w:spacing w:before="0" w:after="0" w:line="240" w:lineRule="auto"/>
        <w:jc w:val="left"/>
        <w:rPr>
          <w:rFonts w:ascii="Cambria" w:eastAsia="Times New Roman" w:hAnsi="Cambria"/>
          <w:b/>
          <w:bCs/>
          <w:color w:val="365F91" w:themeColor="accent1" w:themeShade="BF"/>
          <w:sz w:val="36"/>
          <w:szCs w:val="28"/>
        </w:rPr>
      </w:pPr>
      <w:r>
        <w:rPr>
          <w:color w:val="365F91" w:themeColor="accent1" w:themeShade="BF"/>
        </w:rPr>
        <w:br w:type="page"/>
      </w:r>
    </w:p>
    <w:p w14:paraId="4DBFA139" w14:textId="76790D36" w:rsidR="00BB6ACF" w:rsidRDefault="00BB6ACF" w:rsidP="005279A3">
      <w:pPr>
        <w:pStyle w:val="Heading1"/>
        <w:rPr>
          <w:color w:val="365F91" w:themeColor="accent1" w:themeShade="BF"/>
        </w:rPr>
      </w:pPr>
      <w:bookmarkStart w:id="826" w:name="_Toc398226711"/>
      <w:r w:rsidRPr="00CF25F1">
        <w:rPr>
          <w:color w:val="365F91" w:themeColor="accent1" w:themeShade="BF"/>
        </w:rPr>
        <w:lastRenderedPageBreak/>
        <w:t>Einleitung</w:t>
      </w:r>
      <w:bookmarkEnd w:id="1"/>
      <w:bookmarkEnd w:id="826"/>
    </w:p>
    <w:p w14:paraId="1287F546" w14:textId="58ADD868" w:rsidR="007415CC" w:rsidRDefault="007415CC" w:rsidP="00997F52">
      <w:pPr>
        <w:rPr>
          <w:rFonts w:cs="Calibri"/>
        </w:rPr>
      </w:pPr>
      <w:r>
        <w:t xml:space="preserve">Das ursprüngliche Ziel dieser Arbeit war es, Einblicke zu erhalten, wie gut unsere Studentenausweise abgesichert sind. Durch administrative Einschränkungen wurde in der Anfangsphase des Projekts das Ziel abgeändert und stattdessen ein Reaktionsspiel mit Hilfe eines RFID Readers, einem Arduino und der Programmiersprache Python implementiert. Alle drei Komponenten waren für </w:t>
      </w:r>
      <w:r w:rsidR="00D06740">
        <w:t>mich</w:t>
      </w:r>
      <w:r>
        <w:t xml:space="preserve"> neue Technologien für welche Interesse bestand, sich einzuarbeiten.</w:t>
      </w:r>
    </w:p>
    <w:p w14:paraId="273D0CC9" w14:textId="41906B90" w:rsidR="00997F52" w:rsidRDefault="00997F52" w:rsidP="00997F52">
      <w:pPr>
        <w:rPr>
          <w:rFonts w:cs="Calibri"/>
        </w:rPr>
      </w:pPr>
      <w:r>
        <w:rPr>
          <w:rFonts w:cs="Calibri"/>
        </w:rPr>
        <w:t xml:space="preserve">Diese Arbeit </w:t>
      </w:r>
      <w:r w:rsidR="00CB0307">
        <w:rPr>
          <w:rFonts w:cs="Calibri"/>
        </w:rPr>
        <w:t xml:space="preserve">diente </w:t>
      </w:r>
      <w:r>
        <w:rPr>
          <w:rFonts w:cs="Calibri"/>
        </w:rPr>
        <w:t>als Möglichkeit, sich mit der RFID</w:t>
      </w:r>
      <w:r w:rsidR="00CB0307">
        <w:rPr>
          <w:rFonts w:cs="Calibri"/>
        </w:rPr>
        <w:t>-</w:t>
      </w:r>
      <w:r>
        <w:rPr>
          <w:rFonts w:cs="Calibri"/>
        </w:rPr>
        <w:t>Technologie auseinanderzusetzen. Da die RFID</w:t>
      </w:r>
      <w:r w:rsidR="00CB0307">
        <w:rPr>
          <w:rFonts w:cs="Calibri"/>
        </w:rPr>
        <w:t>-</w:t>
      </w:r>
      <w:r>
        <w:rPr>
          <w:rFonts w:cs="Calibri"/>
        </w:rPr>
        <w:t>Technologie, speziell der in Europa verbreitete Mifare</w:t>
      </w:r>
      <w:r w:rsidR="00CB0307">
        <w:rPr>
          <w:rFonts w:cs="Calibri"/>
        </w:rPr>
        <w:t>-</w:t>
      </w:r>
      <w:r>
        <w:rPr>
          <w:rFonts w:cs="Calibri"/>
        </w:rPr>
        <w:t>Standard, in den letzten Jahren häufig an Hacker</w:t>
      </w:r>
      <w:r w:rsidR="00CB0307">
        <w:rPr>
          <w:rFonts w:cs="Calibri"/>
        </w:rPr>
        <w:t>-K</w:t>
      </w:r>
      <w:r>
        <w:rPr>
          <w:rFonts w:cs="Calibri"/>
        </w:rPr>
        <w:t xml:space="preserve">onferenzen thematisiert wurde, sind dessen Schwachstellen in der Impementation ausreichend bekannt.  </w:t>
      </w:r>
    </w:p>
    <w:p w14:paraId="6C2043B3" w14:textId="734B35FD" w:rsidR="00997F52" w:rsidRDefault="00997F52" w:rsidP="00997F52">
      <w:pPr>
        <w:rPr>
          <w:rFonts w:cs="Calibri"/>
        </w:rPr>
      </w:pPr>
      <w:r>
        <w:rPr>
          <w:rFonts w:cs="Calibri"/>
        </w:rPr>
        <w:t xml:space="preserve">Ursprünglich war geplant, die von InterCard hergestellten Studentenausweise der ZHAW genauer zu </w:t>
      </w:r>
      <w:r w:rsidR="00555244">
        <w:rPr>
          <w:rFonts w:cs="Calibri"/>
        </w:rPr>
        <w:t>analysieren.</w:t>
      </w:r>
      <w:r>
        <w:rPr>
          <w:rFonts w:cs="Calibri"/>
        </w:rPr>
        <w:t xml:space="preserve"> </w:t>
      </w:r>
      <w:r w:rsidR="00555244">
        <w:rPr>
          <w:rFonts w:cs="Calibri"/>
        </w:rPr>
        <w:t>A</w:t>
      </w:r>
      <w:r>
        <w:rPr>
          <w:rFonts w:cs="Calibri"/>
        </w:rPr>
        <w:t xml:space="preserve">llerdings wurde diesem Vorhaben von den Sicherheitsbeauftragen der ZHAW einige Hürden in Form von NDAs in den Weg gestellt, welche eine sinnvolle Auseinandersetzung inklusive der Dokumentation  der Befunde erschwert hätten.  </w:t>
      </w:r>
    </w:p>
    <w:p w14:paraId="2CD20B36" w14:textId="7E6E0C2B" w:rsidR="00997F52" w:rsidRDefault="00D06740" w:rsidP="00997F52">
      <w:pPr>
        <w:rPr>
          <w:rFonts w:cs="Calibri"/>
        </w:rPr>
      </w:pPr>
      <w:r>
        <w:rPr>
          <w:rFonts w:cs="Calibri"/>
        </w:rPr>
        <w:t xml:space="preserve">Nach Absprache mit dem Betreuer der Semesterarbeit </w:t>
      </w:r>
      <w:r w:rsidR="00997F52">
        <w:rPr>
          <w:rFonts w:cs="Calibri"/>
        </w:rPr>
        <w:t>wurde auf Basis von einem Arduino und einem RFID Shield ein Spiel entwickelt, welches die Technologie kreativ nutzt. Der ursprüngliche Fokus von „Hacken“ und „Reverse Engineer</w:t>
      </w:r>
      <w:r w:rsidR="00555244">
        <w:rPr>
          <w:rFonts w:cs="Calibri"/>
        </w:rPr>
        <w:t>ing</w:t>
      </w:r>
      <w:r w:rsidR="00997F52">
        <w:rPr>
          <w:rFonts w:cs="Calibri"/>
        </w:rPr>
        <w:t xml:space="preserve">“ der Technologie wurde verlegt auf das Entwerfen und Programmieren eines Spiels in einer bis </w:t>
      </w:r>
      <w:r w:rsidR="00555244">
        <w:rPr>
          <w:rFonts w:cs="Calibri"/>
        </w:rPr>
        <w:t xml:space="preserve">dato </w:t>
      </w:r>
      <w:r w:rsidR="00997F52">
        <w:rPr>
          <w:rFonts w:cs="Calibri"/>
        </w:rPr>
        <w:t>dem Autor unbekannten Sprache. Da die RFID</w:t>
      </w:r>
      <w:r w:rsidR="00555244">
        <w:rPr>
          <w:rFonts w:cs="Calibri"/>
        </w:rPr>
        <w:t>-</w:t>
      </w:r>
      <w:r w:rsidR="00997F52">
        <w:rPr>
          <w:rFonts w:cs="Calibri"/>
        </w:rPr>
        <w:t xml:space="preserve">Technologie in beiden Projektzielen verwendet wird, </w:t>
      </w:r>
      <w:r w:rsidR="00555244">
        <w:rPr>
          <w:rFonts w:cs="Calibri"/>
        </w:rPr>
        <w:t xml:space="preserve">konnte </w:t>
      </w:r>
      <w:r w:rsidR="00997F52">
        <w:rPr>
          <w:rFonts w:cs="Calibri"/>
        </w:rPr>
        <w:t>trotzdem das Wissen über die Technologie angeeignet und entwickelt werden.</w:t>
      </w:r>
    </w:p>
    <w:p w14:paraId="5ED5C85A" w14:textId="590F36E1" w:rsidR="00D06740" w:rsidRPr="00D06740" w:rsidRDefault="00D06740" w:rsidP="00997F52">
      <w:pPr>
        <w:rPr>
          <w:rFonts w:cs="Calibri"/>
          <w:color w:val="1F497D" w:themeColor="text2"/>
        </w:rPr>
      </w:pPr>
      <w:r w:rsidRPr="00D06740">
        <w:rPr>
          <w:rFonts w:cs="Calibri"/>
          <w:color w:val="1F497D" w:themeColor="text2"/>
        </w:rPr>
        <w:t xml:space="preserve">Das Spielkonzept wurde selbst </w:t>
      </w:r>
      <w:r>
        <w:rPr>
          <w:rFonts w:cs="Calibri"/>
          <w:color w:val="1F497D" w:themeColor="text2"/>
        </w:rPr>
        <w:t>erfunden und entwickelt</w:t>
      </w:r>
      <w:r w:rsidRPr="00D06740">
        <w:rPr>
          <w:rFonts w:cs="Calibri"/>
          <w:color w:val="1F497D" w:themeColor="text2"/>
        </w:rPr>
        <w:t xml:space="preserve"> um die RFID Technologie zu anderen Zwecken als zum verfolgen von Gegenständen zu benutzen.</w:t>
      </w:r>
    </w:p>
    <w:p w14:paraId="0724BB96" w14:textId="77777777" w:rsidR="00997F52" w:rsidRPr="00997F52" w:rsidRDefault="00997F52" w:rsidP="00997F52"/>
    <w:p w14:paraId="55B055E4" w14:textId="77777777" w:rsidR="00895396" w:rsidRPr="00CF25F1" w:rsidRDefault="00325F4F">
      <w:pPr>
        <w:spacing w:after="0" w:line="240" w:lineRule="auto"/>
      </w:pPr>
      <w:r w:rsidRPr="00CF25F1">
        <w:br w:type="page"/>
      </w:r>
    </w:p>
    <w:p w14:paraId="68DBEE48" w14:textId="233E0DEA" w:rsidR="00895396" w:rsidRPr="00CF25F1" w:rsidRDefault="00E81B75" w:rsidP="00E62855">
      <w:pPr>
        <w:pStyle w:val="Heading1"/>
      </w:pPr>
      <w:bookmarkStart w:id="827" w:name="_Toc398226712"/>
      <w:r w:rsidRPr="00CF25F1">
        <w:lastRenderedPageBreak/>
        <w:t>Umsetzung de</w:t>
      </w:r>
      <w:ins w:id="828" w:author="Desiree Sacher" w:date="2014-09-11T10:54:00Z">
        <w:r w:rsidR="00451969">
          <w:t>s Projekts</w:t>
        </w:r>
      </w:ins>
      <w:bookmarkEnd w:id="827"/>
      <w:del w:id="829" w:author="Desiree Sacher" w:date="2014-09-11T10:54:00Z">
        <w:r w:rsidRPr="00CF25F1" w:rsidDel="00451969">
          <w:delText>r Seminararbeit</w:delText>
        </w:r>
      </w:del>
    </w:p>
    <w:p w14:paraId="585133EB" w14:textId="77777777" w:rsidR="00EA0221" w:rsidRDefault="00EA0221" w:rsidP="00AB426E">
      <w:pPr>
        <w:pStyle w:val="Heading2"/>
      </w:pPr>
      <w:bookmarkStart w:id="830" w:name="_Toc379647228"/>
      <w:bookmarkStart w:id="831" w:name="_Toc398226713"/>
      <w:r w:rsidRPr="00CF25F1">
        <w:t>Aufgabenstellung</w:t>
      </w:r>
      <w:bookmarkEnd w:id="831"/>
    </w:p>
    <w:p w14:paraId="35EFBF13" w14:textId="77777777" w:rsidR="00B5297C" w:rsidRDefault="00A11C31" w:rsidP="00B5297C">
      <w:r>
        <w:t>Die Aufgabenstellung wurde im EBS wie folgt definiert:</w:t>
      </w:r>
    </w:p>
    <w:p w14:paraId="5CBE29C0" w14:textId="77777777" w:rsidR="00B5297C" w:rsidRPr="00B5297C" w:rsidRDefault="00B5297C" w:rsidP="00B5297C">
      <w:pPr>
        <w:rPr>
          <w:sz w:val="2"/>
          <w:szCs w:val="2"/>
        </w:rPr>
      </w:pPr>
    </w:p>
    <w:p w14:paraId="791F5741" w14:textId="039A1345" w:rsidR="003A2576" w:rsidRDefault="00997F52" w:rsidP="00B5297C">
      <w:pPr>
        <w:jc w:val="center"/>
      </w:pPr>
      <w:r>
        <w:rPr>
          <w:rFonts w:cs="Calibri"/>
          <w:noProof/>
          <w:lang w:eastAsia="de-CH"/>
        </w:rPr>
        <w:drawing>
          <wp:inline distT="0" distB="0" distL="0" distR="0" wp14:anchorId="48E1EFAB" wp14:editId="1EB45667">
            <wp:extent cx="5410200" cy="2371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0200" cy="2371725"/>
                    </a:xfrm>
                    <a:prstGeom prst="rect">
                      <a:avLst/>
                    </a:prstGeom>
                    <a:noFill/>
                    <a:ln>
                      <a:noFill/>
                    </a:ln>
                  </pic:spPr>
                </pic:pic>
              </a:graphicData>
            </a:graphic>
          </wp:inline>
        </w:drawing>
      </w:r>
    </w:p>
    <w:p w14:paraId="42635BBD" w14:textId="09C055A6" w:rsidR="00A11C31" w:rsidRDefault="003A2576" w:rsidP="00B5297C">
      <w:pPr>
        <w:pStyle w:val="Caption"/>
        <w:spacing w:before="240" w:after="360"/>
        <w:jc w:val="center"/>
      </w:pPr>
      <w:bookmarkStart w:id="832" w:name="_Toc391829636"/>
      <w:bookmarkStart w:id="833" w:name="_Toc398224574"/>
      <w:r>
        <w:t xml:space="preserve">Abbildung </w:t>
      </w:r>
      <w:r w:rsidR="002F2CFD">
        <w:fldChar w:fldCharType="begin"/>
      </w:r>
      <w:r w:rsidR="002F2CFD">
        <w:instrText xml:space="preserve"> SEQ Abbildung \* ARABIC </w:instrText>
      </w:r>
      <w:r w:rsidR="002F2CFD">
        <w:fldChar w:fldCharType="separate"/>
      </w:r>
      <w:r w:rsidR="00500CEE">
        <w:rPr>
          <w:noProof/>
        </w:rPr>
        <w:t>1</w:t>
      </w:r>
      <w:r w:rsidR="002F2CFD">
        <w:rPr>
          <w:noProof/>
        </w:rPr>
        <w:fldChar w:fldCharType="end"/>
      </w:r>
      <w:r>
        <w:t>: Aufgabenstellung</w:t>
      </w:r>
      <w:bookmarkEnd w:id="832"/>
      <w:bookmarkEnd w:id="833"/>
    </w:p>
    <w:p w14:paraId="7AAFB5E3" w14:textId="20B6306A" w:rsidR="00B72617" w:rsidRPr="00B72617" w:rsidRDefault="00B72617" w:rsidP="00B72617">
      <w:pPr>
        <w:rPr>
          <w:color w:val="1F497D" w:themeColor="text2"/>
        </w:rPr>
      </w:pPr>
      <w:r w:rsidRPr="00B72617">
        <w:rPr>
          <w:color w:val="1F497D" w:themeColor="text2"/>
        </w:rPr>
        <w:t>Da schon zu Beginn das Risiko abgewogen werden musste, dass das „Auslesen des Schulausweises“ nicht umgesetzt werden kann, wurde auch von Anfang an ein Alternatives Projektziel definiert. Viele der ursprünglichen Ziele konnten aber während des Projekts trotzdem erfüllt werden.</w:t>
      </w:r>
    </w:p>
    <w:p w14:paraId="78C336B3" w14:textId="77777777" w:rsidR="00895396" w:rsidRDefault="00EA0221" w:rsidP="009D10B2">
      <w:pPr>
        <w:pStyle w:val="Heading2"/>
      </w:pPr>
      <w:bookmarkStart w:id="834" w:name="_Toc398226714"/>
      <w:bookmarkEnd w:id="830"/>
      <w:r w:rsidRPr="00CF25F1">
        <w:t>Arbeitsplanung</w:t>
      </w:r>
      <w:bookmarkEnd w:id="834"/>
    </w:p>
    <w:p w14:paraId="7FC9186A" w14:textId="4F5F7E32" w:rsidR="0066011A" w:rsidRDefault="00997F52" w:rsidP="00997F52">
      <w:pPr>
        <w:rPr>
          <w:rFonts w:cs="Calibri"/>
        </w:rPr>
      </w:pPr>
      <w:r>
        <w:rPr>
          <w:rFonts w:cs="Calibri"/>
        </w:rPr>
        <w:t>In der ersten Phase</w:t>
      </w:r>
      <w:r w:rsidR="00554AE3">
        <w:rPr>
          <w:rFonts w:cs="Calibri"/>
        </w:rPr>
        <w:t>, welche in der Tabelle 1 dargestellt ist,</w:t>
      </w:r>
      <w:r>
        <w:rPr>
          <w:rFonts w:cs="Calibri"/>
        </w:rPr>
        <w:t xml:space="preserve"> wurden die Arbeiten in </w:t>
      </w:r>
      <w:r w:rsidR="00554AE3">
        <w:rPr>
          <w:rFonts w:cs="Calibri"/>
        </w:rPr>
        <w:t xml:space="preserve">Scrum </w:t>
      </w:r>
      <w:r>
        <w:rPr>
          <w:rFonts w:cs="Calibri"/>
        </w:rPr>
        <w:t xml:space="preserve">Stories aufgeteilt und der Aufwand geschätzt. In dieser Phase konnte auch geklärt werden, dass das ursprüngliche Ziel (Auslesen eines Schulausweises) aus rechtlichen Gründen nicht sinnvoll als Semesterarbeit umsetzbar ist. </w:t>
      </w:r>
      <w:r w:rsidR="00CA54D5">
        <w:rPr>
          <w:rFonts w:cs="Calibri"/>
        </w:rPr>
        <w:t xml:space="preserve">Am </w:t>
      </w:r>
      <w:r>
        <w:rPr>
          <w:rFonts w:cs="Calibri"/>
        </w:rPr>
        <w:t xml:space="preserve">Design Review wurde entsprechend entschieden, dass stattdessen das </w:t>
      </w:r>
      <w:r w:rsidR="00CA54D5">
        <w:rPr>
          <w:rFonts w:cs="Calibri"/>
        </w:rPr>
        <w:t>a</w:t>
      </w:r>
      <w:r>
        <w:rPr>
          <w:rFonts w:cs="Calibri"/>
        </w:rPr>
        <w:t>lternative Projektziel „Programmieren eines Reaktionsspiels mit Hilfe der RFID</w:t>
      </w:r>
      <w:r w:rsidR="00CA54D5">
        <w:rPr>
          <w:rFonts w:cs="Calibri"/>
        </w:rPr>
        <w:t>-</w:t>
      </w:r>
      <w:r>
        <w:rPr>
          <w:rFonts w:cs="Calibri"/>
        </w:rPr>
        <w:t xml:space="preserve">Technologie“ verfolgt wird. Aus diesem Grund </w:t>
      </w:r>
      <w:r w:rsidR="00554AE3">
        <w:rPr>
          <w:rFonts w:cs="Calibri"/>
        </w:rPr>
        <w:t>musste anschliessend die Arbeitsplanung für die verbleibende Zeit angepasst werden. Die Planung für die zweite Phase ist in der Tabelle 2 zu finden.</w:t>
      </w:r>
      <w:r>
        <w:rPr>
          <w:rFonts w:cs="Calibri"/>
        </w:rPr>
        <w:t xml:space="preserve"> </w:t>
      </w:r>
    </w:p>
    <w:p w14:paraId="6C935A82" w14:textId="3B7331AA" w:rsidR="00997F52" w:rsidRDefault="00997F52" w:rsidP="00997F52">
      <w:pPr>
        <w:rPr>
          <w:rFonts w:cs="Calibri"/>
        </w:rPr>
      </w:pPr>
      <w:r>
        <w:rPr>
          <w:rFonts w:cs="Calibri"/>
        </w:rPr>
        <w:t>Bis zu</w:t>
      </w:r>
      <w:r w:rsidR="00CA54D5">
        <w:rPr>
          <w:rFonts w:cs="Calibri"/>
        </w:rPr>
        <w:t>m</w:t>
      </w:r>
      <w:r>
        <w:rPr>
          <w:rFonts w:cs="Calibri"/>
        </w:rPr>
        <w:t xml:space="preserve"> Projektende </w:t>
      </w:r>
      <w:r w:rsidR="00CA54D5">
        <w:rPr>
          <w:rFonts w:cs="Calibri"/>
        </w:rPr>
        <w:t xml:space="preserve">hin </w:t>
      </w:r>
      <w:r>
        <w:rPr>
          <w:rFonts w:cs="Calibri"/>
        </w:rPr>
        <w:t xml:space="preserve">wurden </w:t>
      </w:r>
      <w:r w:rsidR="00CA54D5">
        <w:rPr>
          <w:rFonts w:cs="Calibri"/>
        </w:rPr>
        <w:t>drei</w:t>
      </w:r>
      <w:r>
        <w:rPr>
          <w:rFonts w:cs="Calibri"/>
        </w:rPr>
        <w:t xml:space="preserve"> Sprints </w:t>
      </w:r>
      <w:r w:rsidR="0066011A">
        <w:rPr>
          <w:rFonts w:cs="Calibri"/>
        </w:rPr>
        <w:t xml:space="preserve">(Nummer 3 – 5) für die Umsetzung vorgesehen </w:t>
      </w:r>
      <w:r>
        <w:rPr>
          <w:rFonts w:cs="Calibri"/>
        </w:rPr>
        <w:t xml:space="preserve">und die Arbeitsschritte auf diese verteilt. </w:t>
      </w:r>
      <w:r w:rsidR="00554AE3" w:rsidRPr="00554AE3">
        <w:rPr>
          <w:rFonts w:cs="Calibri"/>
          <w:color w:val="1F497D" w:themeColor="text2"/>
        </w:rPr>
        <w:t>Stories welche nach Abschätzung des Zeitaufwandes von der Priorität herunter gestuft wurden, wurden im Backlog festgehalten.</w:t>
      </w:r>
      <w:r w:rsidRPr="00554AE3">
        <w:rPr>
          <w:rFonts w:cs="Calibri"/>
          <w:color w:val="1F497D" w:themeColor="text2"/>
        </w:rPr>
        <w:t xml:space="preserve"> </w:t>
      </w:r>
      <w:r>
        <w:rPr>
          <w:rFonts w:cs="Calibri"/>
        </w:rPr>
        <w:t xml:space="preserve">Die  Aufwände wurden  dabei  jeweils in 2-Stundenblöcke (analog zur Pomodoro-Technik) unterteilt und über die zur Verfügung stehenden Wochen der Semesterarbeit verteilt. </w:t>
      </w:r>
      <w:ins w:id="835" w:author="Desiree Sacher" w:date="2014-09-11T10:50:00Z">
        <w:r w:rsidR="00451969">
          <w:rPr>
            <w:rFonts w:cs="Calibri"/>
          </w:rPr>
          <w:t>Die Sprint-Planung und der Fortschritt wurde mittels JIRA Agile durchgeführt und festgehalten</w:t>
        </w:r>
      </w:ins>
    </w:p>
    <w:p w14:paraId="5506D7D7" w14:textId="0293F93A" w:rsidR="00134687" w:rsidRDefault="00134687" w:rsidP="00134687">
      <w:pPr>
        <w:pStyle w:val="Caption"/>
        <w:keepNext/>
      </w:pPr>
      <w:bookmarkStart w:id="836" w:name="_Toc398224705"/>
      <w:r>
        <w:t xml:space="preserve">Tabelle </w:t>
      </w:r>
      <w:r w:rsidR="002F2CFD">
        <w:fldChar w:fldCharType="begin"/>
      </w:r>
      <w:r w:rsidR="002F2CFD">
        <w:instrText xml:space="preserve"> SEQ Tabelle \* ARABIC </w:instrText>
      </w:r>
      <w:r w:rsidR="002F2CFD">
        <w:fldChar w:fldCharType="separate"/>
      </w:r>
      <w:r w:rsidR="00500CEE">
        <w:rPr>
          <w:noProof/>
        </w:rPr>
        <w:t>1</w:t>
      </w:r>
      <w:r w:rsidR="002F2CFD">
        <w:rPr>
          <w:noProof/>
        </w:rPr>
        <w:fldChar w:fldCharType="end"/>
      </w:r>
      <w:r>
        <w:t>:</w:t>
      </w:r>
      <w:r w:rsidRPr="005A038A">
        <w:t xml:space="preserve"> </w:t>
      </w:r>
      <w:r w:rsidR="00CA54D5">
        <w:t xml:space="preserve">Arbeitsschritte des </w:t>
      </w:r>
      <w:r w:rsidRPr="005A038A">
        <w:t>Phase 1 des Projekts</w:t>
      </w:r>
      <w:bookmarkEnd w:id="836"/>
    </w:p>
    <w:tbl>
      <w:tblPr>
        <w:tblW w:w="0" w:type="auto"/>
        <w:tblBorders>
          <w:top w:val="single" w:sz="8" w:space="0" w:color="auto"/>
          <w:bottom w:val="single" w:sz="8" w:space="0" w:color="auto"/>
        </w:tblBorders>
        <w:tblLayout w:type="fixed"/>
        <w:tblLook w:val="0000" w:firstRow="0" w:lastRow="0" w:firstColumn="0" w:lastColumn="0" w:noHBand="0" w:noVBand="0"/>
      </w:tblPr>
      <w:tblGrid>
        <w:gridCol w:w="940"/>
        <w:gridCol w:w="1440"/>
        <w:gridCol w:w="5240"/>
        <w:gridCol w:w="1300"/>
      </w:tblGrid>
      <w:tr w:rsidR="00997F52" w14:paraId="64ED9E31" w14:textId="77777777" w:rsidTr="00997F52">
        <w:tc>
          <w:tcPr>
            <w:tcW w:w="940" w:type="dxa"/>
            <w:tcBorders>
              <w:top w:val="single" w:sz="8" w:space="0" w:color="5B9BD5"/>
              <w:left w:val="nil"/>
              <w:bottom w:val="single" w:sz="8" w:space="0" w:color="5B9BD5"/>
              <w:right w:val="nil"/>
            </w:tcBorders>
          </w:tcPr>
          <w:p w14:paraId="759D9A28" w14:textId="26626D6A" w:rsidR="00997F52" w:rsidRPr="00997F52" w:rsidRDefault="00997F52" w:rsidP="00997F52">
            <w:pPr>
              <w:rPr>
                <w:rFonts w:ascii="Times New Roman" w:hAnsi="Times New Roman"/>
                <w:color w:val="2E74B5"/>
              </w:rPr>
            </w:pPr>
            <w:r>
              <w:rPr>
                <w:rFonts w:cs="Calibri"/>
                <w:b/>
                <w:bCs/>
                <w:color w:val="2E74B5"/>
              </w:rPr>
              <w:t>Sprint</w:t>
            </w:r>
          </w:p>
        </w:tc>
        <w:tc>
          <w:tcPr>
            <w:tcW w:w="1440" w:type="dxa"/>
            <w:tcBorders>
              <w:top w:val="single" w:sz="8" w:space="0" w:color="5B9BD5"/>
              <w:left w:val="nil"/>
              <w:bottom w:val="single" w:sz="8" w:space="0" w:color="5B9BD5"/>
              <w:right w:val="nil"/>
            </w:tcBorders>
          </w:tcPr>
          <w:p w14:paraId="5D69A013" w14:textId="159ACDE0" w:rsidR="00997F52" w:rsidRPr="00997F52" w:rsidRDefault="0066011A" w:rsidP="00F46ADB">
            <w:pPr>
              <w:rPr>
                <w:rFonts w:ascii="Times New Roman" w:hAnsi="Times New Roman"/>
                <w:color w:val="2E74B5"/>
              </w:rPr>
            </w:pPr>
            <w:r>
              <w:rPr>
                <w:rFonts w:cs="Calibri"/>
                <w:b/>
                <w:bCs/>
                <w:color w:val="2E74B5"/>
              </w:rPr>
              <w:t>JIRA ID</w:t>
            </w:r>
          </w:p>
        </w:tc>
        <w:tc>
          <w:tcPr>
            <w:tcW w:w="5240" w:type="dxa"/>
            <w:tcBorders>
              <w:top w:val="single" w:sz="8" w:space="0" w:color="5B9BD5"/>
              <w:left w:val="nil"/>
              <w:bottom w:val="single" w:sz="8" w:space="0" w:color="5B9BD5"/>
              <w:right w:val="nil"/>
            </w:tcBorders>
          </w:tcPr>
          <w:p w14:paraId="7A9C0F0F" w14:textId="6ED8C56A" w:rsidR="00997F52" w:rsidRPr="00997F52" w:rsidRDefault="00CA54D5" w:rsidP="00997F52">
            <w:pPr>
              <w:rPr>
                <w:rFonts w:ascii="Times New Roman" w:hAnsi="Times New Roman"/>
                <w:color w:val="2E74B5"/>
              </w:rPr>
            </w:pPr>
            <w:r>
              <w:rPr>
                <w:rFonts w:cs="Calibri"/>
                <w:b/>
                <w:bCs/>
                <w:color w:val="2E74B5"/>
              </w:rPr>
              <w:t>Arbeitsschritt</w:t>
            </w:r>
          </w:p>
        </w:tc>
        <w:tc>
          <w:tcPr>
            <w:tcW w:w="1300" w:type="dxa"/>
            <w:tcBorders>
              <w:top w:val="single" w:sz="8" w:space="0" w:color="5B9BD5"/>
              <w:left w:val="nil"/>
              <w:bottom w:val="single" w:sz="8" w:space="0" w:color="5B9BD5"/>
              <w:right w:val="nil"/>
            </w:tcBorders>
          </w:tcPr>
          <w:p w14:paraId="5E14F451" w14:textId="57D99FA4" w:rsidR="00997F52" w:rsidRPr="00997F52" w:rsidRDefault="00997F52" w:rsidP="00997F52">
            <w:pPr>
              <w:rPr>
                <w:rFonts w:ascii="Times New Roman" w:hAnsi="Times New Roman"/>
                <w:color w:val="2E74B5"/>
              </w:rPr>
            </w:pPr>
            <w:r>
              <w:rPr>
                <w:rFonts w:cs="Calibri"/>
                <w:b/>
                <w:bCs/>
                <w:color w:val="2E74B5"/>
              </w:rPr>
              <w:t xml:space="preserve">Aufwand in </w:t>
            </w:r>
            <w:r>
              <w:rPr>
                <w:rFonts w:cs="Calibri"/>
                <w:b/>
                <w:bCs/>
                <w:color w:val="2E74B5"/>
              </w:rPr>
              <w:lastRenderedPageBreak/>
              <w:t>Stunden</w:t>
            </w:r>
          </w:p>
        </w:tc>
      </w:tr>
      <w:tr w:rsidR="00997F52" w14:paraId="0FB5FEA2" w14:textId="77777777" w:rsidTr="00997F52">
        <w:tc>
          <w:tcPr>
            <w:tcW w:w="940" w:type="dxa"/>
            <w:tcBorders>
              <w:top w:val="nil"/>
              <w:left w:val="nil"/>
              <w:bottom w:val="nil"/>
              <w:right w:val="nil"/>
            </w:tcBorders>
            <w:shd w:val="clear" w:color="auto" w:fill="D6E6F4"/>
          </w:tcPr>
          <w:p w14:paraId="00EC69C0" w14:textId="6BEFB899" w:rsidR="00997F52" w:rsidRPr="00997F52" w:rsidRDefault="00997F52" w:rsidP="00997F52">
            <w:pPr>
              <w:rPr>
                <w:rFonts w:ascii="Times New Roman" w:hAnsi="Times New Roman"/>
                <w:color w:val="2E74B5"/>
              </w:rPr>
            </w:pPr>
            <w:r>
              <w:rPr>
                <w:rFonts w:cs="Calibri"/>
                <w:color w:val="2E74B5"/>
              </w:rPr>
              <w:lastRenderedPageBreak/>
              <w:t>1</w:t>
            </w:r>
          </w:p>
        </w:tc>
        <w:tc>
          <w:tcPr>
            <w:tcW w:w="1440" w:type="dxa"/>
            <w:tcBorders>
              <w:top w:val="nil"/>
              <w:left w:val="nil"/>
              <w:bottom w:val="nil"/>
              <w:right w:val="nil"/>
            </w:tcBorders>
            <w:shd w:val="clear" w:color="auto" w:fill="D6E6F4"/>
          </w:tcPr>
          <w:p w14:paraId="3CF4D516" w14:textId="6689ACFB" w:rsidR="00997F52" w:rsidRDefault="00997F52" w:rsidP="00997F52">
            <w:pPr>
              <w:rPr>
                <w:rFonts w:cs="Calibri"/>
                <w:color w:val="2E74B5"/>
              </w:rPr>
            </w:pPr>
            <w:r>
              <w:rPr>
                <w:rFonts w:cs="Calibri"/>
                <w:color w:val="2E74B5"/>
              </w:rPr>
              <w:t>RFID-1</w:t>
            </w:r>
          </w:p>
        </w:tc>
        <w:tc>
          <w:tcPr>
            <w:tcW w:w="5240" w:type="dxa"/>
            <w:tcBorders>
              <w:top w:val="nil"/>
              <w:left w:val="nil"/>
              <w:bottom w:val="nil"/>
              <w:right w:val="nil"/>
            </w:tcBorders>
            <w:shd w:val="clear" w:color="auto" w:fill="D6E6F4"/>
          </w:tcPr>
          <w:p w14:paraId="5DC97DBD" w14:textId="0D1A78CF" w:rsidR="00997F52" w:rsidRDefault="00997F52" w:rsidP="00997F52">
            <w:pPr>
              <w:rPr>
                <w:rFonts w:cs="Calibri"/>
                <w:color w:val="2E74B5"/>
              </w:rPr>
            </w:pPr>
            <w:r>
              <w:rPr>
                <w:rFonts w:cs="Calibri"/>
                <w:color w:val="2E74B5"/>
              </w:rPr>
              <w:t>Projekt</w:t>
            </w:r>
            <w:r w:rsidR="00DC292E">
              <w:rPr>
                <w:rFonts w:cs="Calibri"/>
                <w:color w:val="2E74B5"/>
              </w:rPr>
              <w:t xml:space="preserve"> aufsetzen</w:t>
            </w:r>
          </w:p>
        </w:tc>
        <w:tc>
          <w:tcPr>
            <w:tcW w:w="1300" w:type="dxa"/>
            <w:tcBorders>
              <w:top w:val="nil"/>
              <w:left w:val="nil"/>
              <w:bottom w:val="nil"/>
              <w:right w:val="nil"/>
            </w:tcBorders>
            <w:shd w:val="clear" w:color="auto" w:fill="D6E6F4"/>
          </w:tcPr>
          <w:p w14:paraId="3EB70E8D" w14:textId="77F252E1" w:rsidR="00997F52" w:rsidRDefault="00997F52" w:rsidP="00997F52">
            <w:pPr>
              <w:rPr>
                <w:rFonts w:cs="Calibri"/>
                <w:color w:val="2E74B5"/>
              </w:rPr>
            </w:pPr>
            <w:r>
              <w:rPr>
                <w:rFonts w:cs="Calibri"/>
                <w:color w:val="2E74B5"/>
              </w:rPr>
              <w:t>3</w:t>
            </w:r>
          </w:p>
        </w:tc>
      </w:tr>
      <w:tr w:rsidR="00997F52" w14:paraId="4B74D749" w14:textId="77777777" w:rsidTr="00997F52">
        <w:tc>
          <w:tcPr>
            <w:tcW w:w="940" w:type="dxa"/>
            <w:tcBorders>
              <w:top w:val="nil"/>
              <w:left w:val="nil"/>
              <w:bottom w:val="nil"/>
              <w:right w:val="nil"/>
            </w:tcBorders>
          </w:tcPr>
          <w:p w14:paraId="29A70156" w14:textId="19C9D1F5" w:rsidR="00997F52" w:rsidRPr="00997F52" w:rsidRDefault="00997F52" w:rsidP="00997F52">
            <w:pPr>
              <w:rPr>
                <w:rFonts w:ascii="Times New Roman" w:hAnsi="Times New Roman"/>
                <w:color w:val="2E74B5"/>
              </w:rPr>
            </w:pPr>
            <w:r>
              <w:rPr>
                <w:rFonts w:cs="Calibri"/>
                <w:color w:val="2E74B5"/>
              </w:rPr>
              <w:t>1</w:t>
            </w:r>
          </w:p>
        </w:tc>
        <w:tc>
          <w:tcPr>
            <w:tcW w:w="1440" w:type="dxa"/>
            <w:tcBorders>
              <w:top w:val="nil"/>
              <w:left w:val="nil"/>
              <w:bottom w:val="nil"/>
              <w:right w:val="nil"/>
            </w:tcBorders>
          </w:tcPr>
          <w:p w14:paraId="0046B7FE" w14:textId="6E886929" w:rsidR="00997F52" w:rsidRDefault="00997F52" w:rsidP="00997F52">
            <w:pPr>
              <w:rPr>
                <w:rFonts w:cs="Calibri"/>
                <w:color w:val="2E74B5"/>
              </w:rPr>
            </w:pPr>
            <w:r>
              <w:rPr>
                <w:rFonts w:cs="Calibri"/>
                <w:color w:val="2E74B5"/>
              </w:rPr>
              <w:t>RFID-2</w:t>
            </w:r>
          </w:p>
        </w:tc>
        <w:tc>
          <w:tcPr>
            <w:tcW w:w="5240" w:type="dxa"/>
            <w:tcBorders>
              <w:top w:val="nil"/>
              <w:left w:val="nil"/>
              <w:bottom w:val="nil"/>
              <w:right w:val="nil"/>
            </w:tcBorders>
          </w:tcPr>
          <w:p w14:paraId="79D70CCF" w14:textId="4F46A607" w:rsidR="00997F52" w:rsidRDefault="00997F52" w:rsidP="00997F52">
            <w:pPr>
              <w:rPr>
                <w:rFonts w:cs="Calibri"/>
                <w:color w:val="2E74B5"/>
              </w:rPr>
            </w:pPr>
            <w:del w:id="837" w:author="Desiree Sacher" w:date="2014-09-11T10:50:00Z">
              <w:r w:rsidDel="00451969">
                <w:rPr>
                  <w:rFonts w:cs="Calibri"/>
                  <w:color w:val="2E74B5"/>
                </w:rPr>
                <w:delText xml:space="preserve">Learn </w:delText>
              </w:r>
            </w:del>
            <w:ins w:id="838" w:author="Desiree Sacher" w:date="2014-09-11T10:50:00Z">
              <w:r w:rsidR="00451969">
                <w:rPr>
                  <w:rFonts w:cs="Calibri"/>
                  <w:color w:val="2E74B5"/>
                </w:rPr>
                <w:t xml:space="preserve">Lernen von </w:t>
              </w:r>
            </w:ins>
            <w:r>
              <w:rPr>
                <w:rFonts w:cs="Calibri"/>
                <w:color w:val="2E74B5"/>
              </w:rPr>
              <w:t>Python (Code Academy)</w:t>
            </w:r>
          </w:p>
        </w:tc>
        <w:tc>
          <w:tcPr>
            <w:tcW w:w="1300" w:type="dxa"/>
            <w:tcBorders>
              <w:top w:val="nil"/>
              <w:left w:val="nil"/>
              <w:bottom w:val="nil"/>
              <w:right w:val="nil"/>
            </w:tcBorders>
          </w:tcPr>
          <w:p w14:paraId="6564148A" w14:textId="1C25A9CC" w:rsidR="00997F52" w:rsidRDefault="00997F52" w:rsidP="00997F52">
            <w:pPr>
              <w:rPr>
                <w:rFonts w:cs="Calibri"/>
                <w:color w:val="2E74B5"/>
              </w:rPr>
            </w:pPr>
            <w:r>
              <w:rPr>
                <w:rFonts w:cs="Calibri"/>
                <w:color w:val="2E74B5"/>
              </w:rPr>
              <w:t>8</w:t>
            </w:r>
          </w:p>
        </w:tc>
      </w:tr>
      <w:tr w:rsidR="00997F52" w14:paraId="38A6B140" w14:textId="77777777" w:rsidTr="00997F52">
        <w:tc>
          <w:tcPr>
            <w:tcW w:w="940" w:type="dxa"/>
            <w:tcBorders>
              <w:top w:val="nil"/>
              <w:left w:val="nil"/>
              <w:bottom w:val="nil"/>
              <w:right w:val="nil"/>
            </w:tcBorders>
            <w:shd w:val="clear" w:color="auto" w:fill="D6E6F4"/>
          </w:tcPr>
          <w:p w14:paraId="666EFDDE" w14:textId="0FBA5D3E" w:rsidR="00997F52" w:rsidRPr="00997F52" w:rsidRDefault="00997F52" w:rsidP="00997F52">
            <w:pPr>
              <w:rPr>
                <w:rFonts w:ascii="Times New Roman" w:hAnsi="Times New Roman"/>
                <w:color w:val="2E74B5"/>
              </w:rPr>
            </w:pPr>
            <w:r>
              <w:rPr>
                <w:rFonts w:cs="Calibri"/>
                <w:color w:val="2E74B5"/>
              </w:rPr>
              <w:t>1</w:t>
            </w:r>
          </w:p>
        </w:tc>
        <w:tc>
          <w:tcPr>
            <w:tcW w:w="1440" w:type="dxa"/>
            <w:tcBorders>
              <w:top w:val="nil"/>
              <w:left w:val="nil"/>
              <w:bottom w:val="nil"/>
              <w:right w:val="nil"/>
            </w:tcBorders>
            <w:shd w:val="clear" w:color="auto" w:fill="D6E6F4"/>
          </w:tcPr>
          <w:p w14:paraId="753F0CB3" w14:textId="7B97D41C" w:rsidR="00997F52" w:rsidRDefault="00997F52" w:rsidP="00997F52">
            <w:pPr>
              <w:rPr>
                <w:rFonts w:cs="Calibri"/>
                <w:color w:val="2E74B5"/>
              </w:rPr>
            </w:pPr>
            <w:r>
              <w:rPr>
                <w:rFonts w:cs="Calibri"/>
                <w:color w:val="2E74B5"/>
              </w:rPr>
              <w:t>RFID-3</w:t>
            </w:r>
          </w:p>
        </w:tc>
        <w:tc>
          <w:tcPr>
            <w:tcW w:w="5240" w:type="dxa"/>
            <w:tcBorders>
              <w:top w:val="nil"/>
              <w:left w:val="nil"/>
              <w:bottom w:val="nil"/>
              <w:right w:val="nil"/>
            </w:tcBorders>
            <w:shd w:val="clear" w:color="auto" w:fill="D6E6F4"/>
          </w:tcPr>
          <w:p w14:paraId="6D8F9AF5" w14:textId="4B995612" w:rsidR="00997F52" w:rsidRDefault="00DC292E" w:rsidP="00F46ADB">
            <w:pPr>
              <w:rPr>
                <w:rFonts w:cs="Calibri"/>
                <w:color w:val="2E74B5"/>
              </w:rPr>
            </w:pPr>
            <w:r>
              <w:rPr>
                <w:rFonts w:cs="Calibri"/>
                <w:color w:val="2E74B5"/>
              </w:rPr>
              <w:t xml:space="preserve">Einlesen in </w:t>
            </w:r>
            <w:r w:rsidR="00997F52">
              <w:rPr>
                <w:rFonts w:cs="Calibri"/>
                <w:color w:val="2E74B5"/>
              </w:rPr>
              <w:t>RFID</w:t>
            </w:r>
            <w:r>
              <w:rPr>
                <w:rFonts w:cs="Calibri"/>
                <w:color w:val="2E74B5"/>
              </w:rPr>
              <w:t>-</w:t>
            </w:r>
            <w:r w:rsidR="00997F52">
              <w:rPr>
                <w:rFonts w:cs="Calibri"/>
                <w:color w:val="2E74B5"/>
              </w:rPr>
              <w:t>Technologie</w:t>
            </w:r>
          </w:p>
        </w:tc>
        <w:tc>
          <w:tcPr>
            <w:tcW w:w="1300" w:type="dxa"/>
            <w:tcBorders>
              <w:top w:val="nil"/>
              <w:left w:val="nil"/>
              <w:bottom w:val="nil"/>
              <w:right w:val="nil"/>
            </w:tcBorders>
            <w:shd w:val="clear" w:color="auto" w:fill="D6E6F4"/>
          </w:tcPr>
          <w:p w14:paraId="4C3C1962" w14:textId="490D2ED1" w:rsidR="00997F52" w:rsidRDefault="00997F52" w:rsidP="00997F52">
            <w:pPr>
              <w:rPr>
                <w:rFonts w:cs="Calibri"/>
                <w:color w:val="2E74B5"/>
              </w:rPr>
            </w:pPr>
            <w:r>
              <w:rPr>
                <w:rFonts w:cs="Calibri"/>
                <w:color w:val="2E74B5"/>
              </w:rPr>
              <w:t>8</w:t>
            </w:r>
          </w:p>
        </w:tc>
      </w:tr>
      <w:tr w:rsidR="00997F52" w14:paraId="3AA9452E" w14:textId="77777777" w:rsidTr="00997F52">
        <w:tc>
          <w:tcPr>
            <w:tcW w:w="940" w:type="dxa"/>
            <w:tcBorders>
              <w:top w:val="nil"/>
              <w:left w:val="nil"/>
              <w:bottom w:val="nil"/>
              <w:right w:val="nil"/>
            </w:tcBorders>
          </w:tcPr>
          <w:p w14:paraId="5DF93327" w14:textId="6F660B04" w:rsidR="00997F52" w:rsidRPr="00997F52" w:rsidRDefault="00997F52" w:rsidP="00997F52">
            <w:pPr>
              <w:rPr>
                <w:rFonts w:ascii="Times New Roman" w:hAnsi="Times New Roman"/>
                <w:color w:val="2E74B5"/>
              </w:rPr>
            </w:pPr>
            <w:r>
              <w:rPr>
                <w:rFonts w:cs="Calibri"/>
                <w:color w:val="2E74B5"/>
              </w:rPr>
              <w:t>2</w:t>
            </w:r>
          </w:p>
        </w:tc>
        <w:tc>
          <w:tcPr>
            <w:tcW w:w="1440" w:type="dxa"/>
            <w:tcBorders>
              <w:top w:val="nil"/>
              <w:left w:val="nil"/>
              <w:bottom w:val="nil"/>
              <w:right w:val="nil"/>
            </w:tcBorders>
          </w:tcPr>
          <w:p w14:paraId="086E4993" w14:textId="38C18BB2" w:rsidR="00997F52" w:rsidRDefault="00997F52" w:rsidP="00997F52">
            <w:pPr>
              <w:rPr>
                <w:rFonts w:cs="Calibri"/>
                <w:color w:val="2E74B5"/>
              </w:rPr>
            </w:pPr>
            <w:r>
              <w:rPr>
                <w:rFonts w:cs="Calibri"/>
                <w:color w:val="2E74B5"/>
              </w:rPr>
              <w:t>RFID-4</w:t>
            </w:r>
          </w:p>
        </w:tc>
        <w:tc>
          <w:tcPr>
            <w:tcW w:w="5240" w:type="dxa"/>
            <w:tcBorders>
              <w:top w:val="nil"/>
              <w:left w:val="nil"/>
              <w:bottom w:val="nil"/>
              <w:right w:val="nil"/>
            </w:tcBorders>
          </w:tcPr>
          <w:p w14:paraId="1EE1B80D" w14:textId="7B51A16F" w:rsidR="00997F52" w:rsidRDefault="00997F52" w:rsidP="00997F52">
            <w:pPr>
              <w:rPr>
                <w:rFonts w:cs="Calibri"/>
                <w:color w:val="2E74B5"/>
              </w:rPr>
            </w:pPr>
            <w:r>
              <w:rPr>
                <w:rFonts w:cs="Calibri"/>
                <w:color w:val="2E74B5"/>
              </w:rPr>
              <w:t>Unterschiede der Arduino RFID Reader ausfindig machen</w:t>
            </w:r>
          </w:p>
        </w:tc>
        <w:tc>
          <w:tcPr>
            <w:tcW w:w="1300" w:type="dxa"/>
            <w:tcBorders>
              <w:top w:val="nil"/>
              <w:left w:val="nil"/>
              <w:bottom w:val="nil"/>
              <w:right w:val="nil"/>
            </w:tcBorders>
          </w:tcPr>
          <w:p w14:paraId="4BE210BF" w14:textId="05AB17BD" w:rsidR="00997F52" w:rsidRDefault="00997F52" w:rsidP="00997F52">
            <w:pPr>
              <w:rPr>
                <w:rFonts w:cs="Calibri"/>
                <w:color w:val="2E74B5"/>
              </w:rPr>
            </w:pPr>
            <w:r>
              <w:rPr>
                <w:rFonts w:cs="Calibri"/>
                <w:color w:val="2E74B5"/>
              </w:rPr>
              <w:t>6</w:t>
            </w:r>
          </w:p>
        </w:tc>
      </w:tr>
      <w:tr w:rsidR="00997F52" w14:paraId="40E26466" w14:textId="77777777" w:rsidTr="00997F52">
        <w:tc>
          <w:tcPr>
            <w:tcW w:w="940" w:type="dxa"/>
            <w:tcBorders>
              <w:top w:val="nil"/>
              <w:left w:val="nil"/>
              <w:bottom w:val="nil"/>
              <w:right w:val="nil"/>
            </w:tcBorders>
            <w:shd w:val="clear" w:color="auto" w:fill="D6E6F4"/>
          </w:tcPr>
          <w:p w14:paraId="613A8751" w14:textId="45A56340" w:rsidR="00997F52" w:rsidRPr="00997F52" w:rsidRDefault="00997F52" w:rsidP="00997F52">
            <w:pPr>
              <w:rPr>
                <w:rFonts w:ascii="Times New Roman" w:hAnsi="Times New Roman"/>
                <w:color w:val="2E74B5"/>
              </w:rPr>
            </w:pPr>
            <w:r>
              <w:rPr>
                <w:rFonts w:cs="Calibri"/>
                <w:color w:val="2E74B5"/>
              </w:rPr>
              <w:t>2</w:t>
            </w:r>
          </w:p>
        </w:tc>
        <w:tc>
          <w:tcPr>
            <w:tcW w:w="1440" w:type="dxa"/>
            <w:tcBorders>
              <w:top w:val="nil"/>
              <w:left w:val="nil"/>
              <w:bottom w:val="nil"/>
              <w:right w:val="nil"/>
            </w:tcBorders>
            <w:shd w:val="clear" w:color="auto" w:fill="D6E6F4"/>
          </w:tcPr>
          <w:p w14:paraId="6F51FF1F" w14:textId="74DD738D" w:rsidR="00997F52" w:rsidRDefault="00997F52" w:rsidP="00997F52">
            <w:pPr>
              <w:rPr>
                <w:rFonts w:cs="Calibri"/>
                <w:color w:val="2E74B5"/>
              </w:rPr>
            </w:pPr>
            <w:r>
              <w:rPr>
                <w:rFonts w:cs="Calibri"/>
                <w:color w:val="2E74B5"/>
              </w:rPr>
              <w:t>RFID-5</w:t>
            </w:r>
          </w:p>
        </w:tc>
        <w:tc>
          <w:tcPr>
            <w:tcW w:w="5240" w:type="dxa"/>
            <w:tcBorders>
              <w:top w:val="nil"/>
              <w:left w:val="nil"/>
              <w:bottom w:val="nil"/>
              <w:right w:val="nil"/>
            </w:tcBorders>
            <w:shd w:val="clear" w:color="auto" w:fill="D6E6F4"/>
          </w:tcPr>
          <w:p w14:paraId="3E9BC692" w14:textId="77A565D5" w:rsidR="00997F52" w:rsidRDefault="00997F52" w:rsidP="00F46ADB">
            <w:pPr>
              <w:rPr>
                <w:rFonts w:cs="Calibri"/>
                <w:color w:val="2E74B5"/>
              </w:rPr>
            </w:pPr>
            <w:r>
              <w:rPr>
                <w:rFonts w:cs="Calibri"/>
                <w:color w:val="2E74B5"/>
              </w:rPr>
              <w:t xml:space="preserve">Bestimmen </w:t>
            </w:r>
            <w:r w:rsidR="00261BD4">
              <w:rPr>
                <w:rFonts w:cs="Calibri"/>
                <w:color w:val="2E74B5"/>
              </w:rPr>
              <w:t xml:space="preserve">des </w:t>
            </w:r>
            <w:r>
              <w:rPr>
                <w:rFonts w:cs="Calibri"/>
                <w:color w:val="2E74B5"/>
              </w:rPr>
              <w:t>genaue</w:t>
            </w:r>
            <w:r w:rsidR="00261BD4">
              <w:rPr>
                <w:rFonts w:cs="Calibri"/>
                <w:color w:val="2E74B5"/>
              </w:rPr>
              <w:t>n</w:t>
            </w:r>
            <w:r>
              <w:rPr>
                <w:rFonts w:cs="Calibri"/>
                <w:color w:val="2E74B5"/>
              </w:rPr>
              <w:t xml:space="preserve"> Karte</w:t>
            </w:r>
            <w:r w:rsidR="00261BD4">
              <w:rPr>
                <w:rFonts w:cs="Calibri"/>
                <w:color w:val="2E74B5"/>
              </w:rPr>
              <w:t>ntyps</w:t>
            </w:r>
          </w:p>
        </w:tc>
        <w:tc>
          <w:tcPr>
            <w:tcW w:w="1300" w:type="dxa"/>
            <w:tcBorders>
              <w:top w:val="nil"/>
              <w:left w:val="nil"/>
              <w:bottom w:val="nil"/>
              <w:right w:val="nil"/>
            </w:tcBorders>
            <w:shd w:val="clear" w:color="auto" w:fill="D6E6F4"/>
          </w:tcPr>
          <w:p w14:paraId="7FDC48D1" w14:textId="11C28B48" w:rsidR="00997F52" w:rsidRDefault="00997F52" w:rsidP="00997F52">
            <w:pPr>
              <w:rPr>
                <w:rFonts w:cs="Calibri"/>
                <w:color w:val="2E74B5"/>
              </w:rPr>
            </w:pPr>
            <w:r>
              <w:rPr>
                <w:rFonts w:cs="Calibri"/>
                <w:color w:val="2E74B5"/>
              </w:rPr>
              <w:t>4</w:t>
            </w:r>
          </w:p>
        </w:tc>
      </w:tr>
      <w:tr w:rsidR="00997F52" w14:paraId="0D038176" w14:textId="77777777" w:rsidTr="00997F52">
        <w:tc>
          <w:tcPr>
            <w:tcW w:w="940" w:type="dxa"/>
            <w:tcBorders>
              <w:top w:val="nil"/>
              <w:left w:val="nil"/>
              <w:bottom w:val="single" w:sz="8" w:space="0" w:color="5B9BD5"/>
              <w:right w:val="nil"/>
            </w:tcBorders>
          </w:tcPr>
          <w:p w14:paraId="53AEB95D" w14:textId="0E03C76B" w:rsidR="00997F52" w:rsidRPr="00997F52" w:rsidRDefault="00997F52" w:rsidP="00997F52">
            <w:pPr>
              <w:rPr>
                <w:rFonts w:ascii="Times New Roman" w:hAnsi="Times New Roman"/>
                <w:color w:val="2E74B5"/>
              </w:rPr>
            </w:pPr>
            <w:r>
              <w:rPr>
                <w:rFonts w:cs="Calibri"/>
                <w:color w:val="2E74B5"/>
              </w:rPr>
              <w:t>2</w:t>
            </w:r>
          </w:p>
        </w:tc>
        <w:tc>
          <w:tcPr>
            <w:tcW w:w="1440" w:type="dxa"/>
            <w:tcBorders>
              <w:top w:val="nil"/>
              <w:left w:val="nil"/>
              <w:bottom w:val="single" w:sz="8" w:space="0" w:color="5B9BD5"/>
              <w:right w:val="nil"/>
            </w:tcBorders>
          </w:tcPr>
          <w:p w14:paraId="2615A1D6" w14:textId="42060E3E" w:rsidR="00997F52" w:rsidRDefault="00997F52" w:rsidP="00997F52">
            <w:pPr>
              <w:rPr>
                <w:rFonts w:cs="Calibri"/>
                <w:color w:val="2E74B5"/>
              </w:rPr>
            </w:pPr>
            <w:r>
              <w:rPr>
                <w:rFonts w:cs="Calibri"/>
                <w:color w:val="2E74B5"/>
              </w:rPr>
              <w:t>RFID-6</w:t>
            </w:r>
          </w:p>
        </w:tc>
        <w:tc>
          <w:tcPr>
            <w:tcW w:w="5240" w:type="dxa"/>
            <w:tcBorders>
              <w:top w:val="nil"/>
              <w:left w:val="nil"/>
              <w:bottom w:val="single" w:sz="8" w:space="0" w:color="5B9BD5"/>
              <w:right w:val="nil"/>
            </w:tcBorders>
          </w:tcPr>
          <w:p w14:paraId="1F3B1B53" w14:textId="1D6E20F7" w:rsidR="00997F52" w:rsidRDefault="00997F52" w:rsidP="00451969">
            <w:pPr>
              <w:rPr>
                <w:rFonts w:cs="Calibri"/>
                <w:color w:val="2E74B5"/>
              </w:rPr>
            </w:pPr>
            <w:r>
              <w:rPr>
                <w:rFonts w:cs="Calibri"/>
                <w:color w:val="2E74B5"/>
              </w:rPr>
              <w:t xml:space="preserve">Erstellen des </w:t>
            </w:r>
            <w:r w:rsidR="00B174BC">
              <w:rPr>
                <w:rFonts w:cs="Calibri"/>
                <w:color w:val="2E74B5"/>
              </w:rPr>
              <w:t xml:space="preserve">Skripts zum </w:t>
            </w:r>
            <w:r>
              <w:rPr>
                <w:rFonts w:cs="Calibri"/>
                <w:color w:val="2E74B5"/>
              </w:rPr>
              <w:t>Auslesen</w:t>
            </w:r>
            <w:r w:rsidR="00B174BC">
              <w:rPr>
                <w:rFonts w:cs="Calibri"/>
                <w:color w:val="2E74B5"/>
              </w:rPr>
              <w:t xml:space="preserve"> </w:t>
            </w:r>
          </w:p>
        </w:tc>
        <w:tc>
          <w:tcPr>
            <w:tcW w:w="1300" w:type="dxa"/>
            <w:tcBorders>
              <w:top w:val="nil"/>
              <w:left w:val="nil"/>
              <w:bottom w:val="single" w:sz="8" w:space="0" w:color="5B9BD5"/>
              <w:right w:val="nil"/>
            </w:tcBorders>
          </w:tcPr>
          <w:p w14:paraId="006A6724" w14:textId="3FD0BB11" w:rsidR="00997F52" w:rsidRDefault="00997F52" w:rsidP="00997F52">
            <w:pPr>
              <w:rPr>
                <w:rFonts w:cs="Calibri"/>
                <w:color w:val="2E74B5"/>
              </w:rPr>
            </w:pPr>
            <w:r>
              <w:rPr>
                <w:rFonts w:cs="Calibri"/>
                <w:color w:val="2E74B5"/>
              </w:rPr>
              <w:t>12</w:t>
            </w:r>
          </w:p>
        </w:tc>
      </w:tr>
    </w:tbl>
    <w:p w14:paraId="5A8A33E1" w14:textId="77777777" w:rsidR="00997F52" w:rsidRDefault="00997F52" w:rsidP="00997F52">
      <w:pPr>
        <w:jc w:val="center"/>
        <w:rPr>
          <w:rFonts w:ascii="Times New Roman" w:hAnsi="Times New Roman"/>
          <w:b/>
          <w:bCs/>
          <w:color w:val="4F81BD"/>
          <w:sz w:val="2"/>
          <w:szCs w:val="2"/>
        </w:rPr>
      </w:pPr>
    </w:p>
    <w:p w14:paraId="117033E3" w14:textId="77777777" w:rsidR="00997F52" w:rsidRDefault="00997F52" w:rsidP="00997F52">
      <w:pPr>
        <w:rPr>
          <w:rFonts w:ascii="Times New Roman" w:hAnsi="Times New Roman"/>
        </w:rPr>
      </w:pPr>
    </w:p>
    <w:p w14:paraId="66E3CF32" w14:textId="5FF6A071" w:rsidR="00134687" w:rsidRDefault="00134687" w:rsidP="00134687">
      <w:pPr>
        <w:pStyle w:val="Caption"/>
        <w:keepNext/>
      </w:pPr>
      <w:bookmarkStart w:id="839" w:name="_Toc398224706"/>
      <w:r>
        <w:t xml:space="preserve">Tabelle </w:t>
      </w:r>
      <w:r w:rsidR="002F2CFD">
        <w:fldChar w:fldCharType="begin"/>
      </w:r>
      <w:r w:rsidR="002F2CFD">
        <w:instrText xml:space="preserve"> SEQ Tabelle \* ARABIC </w:instrText>
      </w:r>
      <w:r w:rsidR="002F2CFD">
        <w:fldChar w:fldCharType="separate"/>
      </w:r>
      <w:r w:rsidR="00500CEE">
        <w:rPr>
          <w:noProof/>
        </w:rPr>
        <w:t>2</w:t>
      </w:r>
      <w:r w:rsidR="002F2CFD">
        <w:rPr>
          <w:noProof/>
        </w:rPr>
        <w:fldChar w:fldCharType="end"/>
      </w:r>
      <w:r>
        <w:t xml:space="preserve">: </w:t>
      </w:r>
      <w:r w:rsidR="004F7E9F">
        <w:t xml:space="preserve">Arbeitsschritte der </w:t>
      </w:r>
      <w:r w:rsidRPr="000A50D7">
        <w:t>Phase 2 des Projekts</w:t>
      </w:r>
      <w:bookmarkEnd w:id="839"/>
    </w:p>
    <w:tbl>
      <w:tblPr>
        <w:tblW w:w="0" w:type="auto"/>
        <w:tblBorders>
          <w:top w:val="single" w:sz="8" w:space="0" w:color="auto"/>
          <w:bottom w:val="single" w:sz="8" w:space="0" w:color="auto"/>
        </w:tblBorders>
        <w:tblLayout w:type="fixed"/>
        <w:tblLook w:val="0000" w:firstRow="0" w:lastRow="0" w:firstColumn="0" w:lastColumn="0" w:noHBand="0" w:noVBand="0"/>
      </w:tblPr>
      <w:tblGrid>
        <w:gridCol w:w="940"/>
        <w:gridCol w:w="1440"/>
        <w:gridCol w:w="5240"/>
        <w:gridCol w:w="1300"/>
      </w:tblGrid>
      <w:tr w:rsidR="00997F52" w14:paraId="2C94EE02" w14:textId="77777777" w:rsidTr="00997F52">
        <w:tc>
          <w:tcPr>
            <w:tcW w:w="940" w:type="dxa"/>
            <w:tcBorders>
              <w:top w:val="single" w:sz="8" w:space="0" w:color="5B9BD5"/>
              <w:left w:val="nil"/>
              <w:bottom w:val="single" w:sz="8" w:space="0" w:color="5B9BD5"/>
              <w:right w:val="nil"/>
            </w:tcBorders>
          </w:tcPr>
          <w:p w14:paraId="7CF31928" w14:textId="32F84A23" w:rsidR="00997F52" w:rsidRPr="00997F52" w:rsidRDefault="00997F52" w:rsidP="00997F52">
            <w:pPr>
              <w:rPr>
                <w:rFonts w:ascii="Times New Roman" w:hAnsi="Times New Roman"/>
                <w:color w:val="2E74B5"/>
              </w:rPr>
            </w:pPr>
            <w:r>
              <w:rPr>
                <w:rFonts w:cs="Calibri"/>
                <w:b/>
                <w:bCs/>
                <w:color w:val="2E74B5"/>
              </w:rPr>
              <w:t>Sprint</w:t>
            </w:r>
          </w:p>
        </w:tc>
        <w:tc>
          <w:tcPr>
            <w:tcW w:w="1440" w:type="dxa"/>
            <w:tcBorders>
              <w:top w:val="single" w:sz="8" w:space="0" w:color="5B9BD5"/>
              <w:left w:val="nil"/>
              <w:bottom w:val="single" w:sz="8" w:space="0" w:color="5B9BD5"/>
              <w:right w:val="nil"/>
            </w:tcBorders>
          </w:tcPr>
          <w:p w14:paraId="7B2E6676" w14:textId="10E3826F" w:rsidR="00997F52" w:rsidRPr="00997F52" w:rsidRDefault="0066011A" w:rsidP="00F46ADB">
            <w:pPr>
              <w:rPr>
                <w:rFonts w:ascii="Times New Roman" w:hAnsi="Times New Roman"/>
                <w:color w:val="2E74B5"/>
              </w:rPr>
            </w:pPr>
            <w:r>
              <w:rPr>
                <w:rFonts w:cs="Calibri"/>
                <w:b/>
                <w:bCs/>
                <w:color w:val="2E74B5"/>
              </w:rPr>
              <w:t>JIRA ID</w:t>
            </w:r>
          </w:p>
        </w:tc>
        <w:tc>
          <w:tcPr>
            <w:tcW w:w="5240" w:type="dxa"/>
            <w:tcBorders>
              <w:top w:val="single" w:sz="8" w:space="0" w:color="5B9BD5"/>
              <w:left w:val="nil"/>
              <w:bottom w:val="single" w:sz="8" w:space="0" w:color="5B9BD5"/>
              <w:right w:val="nil"/>
            </w:tcBorders>
          </w:tcPr>
          <w:p w14:paraId="14D459E9" w14:textId="030F8444" w:rsidR="00997F52" w:rsidRPr="00997F52" w:rsidRDefault="00543D53" w:rsidP="00997F52">
            <w:pPr>
              <w:rPr>
                <w:rFonts w:ascii="Times New Roman" w:hAnsi="Times New Roman"/>
                <w:color w:val="2E74B5"/>
              </w:rPr>
            </w:pPr>
            <w:r>
              <w:rPr>
                <w:rFonts w:cs="Calibri"/>
                <w:b/>
                <w:bCs/>
                <w:color w:val="2E74B5"/>
              </w:rPr>
              <w:t>Arbeitsschritt</w:t>
            </w:r>
          </w:p>
        </w:tc>
        <w:tc>
          <w:tcPr>
            <w:tcW w:w="1300" w:type="dxa"/>
            <w:tcBorders>
              <w:top w:val="single" w:sz="8" w:space="0" w:color="5B9BD5"/>
              <w:left w:val="nil"/>
              <w:bottom w:val="single" w:sz="8" w:space="0" w:color="5B9BD5"/>
              <w:right w:val="nil"/>
            </w:tcBorders>
          </w:tcPr>
          <w:p w14:paraId="12F06D11" w14:textId="7E368E73" w:rsidR="00997F52" w:rsidRPr="00997F52" w:rsidRDefault="00997F52" w:rsidP="00997F52">
            <w:pPr>
              <w:rPr>
                <w:rFonts w:ascii="Times New Roman" w:hAnsi="Times New Roman"/>
                <w:color w:val="2E74B5"/>
              </w:rPr>
            </w:pPr>
            <w:r>
              <w:rPr>
                <w:rFonts w:cs="Calibri"/>
                <w:b/>
                <w:bCs/>
                <w:color w:val="2E74B5"/>
              </w:rPr>
              <w:t>Aufwand in Stunden</w:t>
            </w:r>
          </w:p>
        </w:tc>
      </w:tr>
      <w:tr w:rsidR="00997F52" w14:paraId="3A8EE9B6" w14:textId="77777777" w:rsidTr="00997F52">
        <w:tc>
          <w:tcPr>
            <w:tcW w:w="940" w:type="dxa"/>
            <w:tcBorders>
              <w:top w:val="nil"/>
              <w:left w:val="nil"/>
              <w:bottom w:val="nil"/>
              <w:right w:val="nil"/>
            </w:tcBorders>
            <w:shd w:val="clear" w:color="auto" w:fill="D6E6F4"/>
          </w:tcPr>
          <w:p w14:paraId="66A2D5D5" w14:textId="7E3711F6" w:rsidR="00997F52" w:rsidRPr="00997F52" w:rsidRDefault="00997F52" w:rsidP="00997F52">
            <w:pPr>
              <w:rPr>
                <w:rFonts w:ascii="Times New Roman" w:hAnsi="Times New Roman"/>
                <w:color w:val="2E74B5"/>
              </w:rPr>
            </w:pPr>
            <w:r>
              <w:rPr>
                <w:rFonts w:cs="Calibri"/>
                <w:color w:val="2E74B5"/>
              </w:rPr>
              <w:t>3</w:t>
            </w:r>
          </w:p>
        </w:tc>
        <w:tc>
          <w:tcPr>
            <w:tcW w:w="1440" w:type="dxa"/>
            <w:tcBorders>
              <w:top w:val="nil"/>
              <w:left w:val="nil"/>
              <w:bottom w:val="nil"/>
              <w:right w:val="nil"/>
            </w:tcBorders>
            <w:shd w:val="clear" w:color="auto" w:fill="D6E6F4"/>
          </w:tcPr>
          <w:p w14:paraId="5A742433" w14:textId="21B8F43E" w:rsidR="00997F52" w:rsidRDefault="00997F52" w:rsidP="00997F52">
            <w:pPr>
              <w:rPr>
                <w:rFonts w:cs="Calibri"/>
                <w:color w:val="2E74B5"/>
              </w:rPr>
            </w:pPr>
            <w:r>
              <w:rPr>
                <w:rFonts w:cs="Calibri"/>
                <w:color w:val="2E74B5"/>
              </w:rPr>
              <w:t>RFID-7</w:t>
            </w:r>
          </w:p>
        </w:tc>
        <w:tc>
          <w:tcPr>
            <w:tcW w:w="5240" w:type="dxa"/>
            <w:tcBorders>
              <w:top w:val="nil"/>
              <w:left w:val="nil"/>
              <w:bottom w:val="nil"/>
              <w:right w:val="nil"/>
            </w:tcBorders>
            <w:shd w:val="clear" w:color="auto" w:fill="D6E6F4"/>
          </w:tcPr>
          <w:p w14:paraId="1F40CC94" w14:textId="2ECE1AAC" w:rsidR="00997F52" w:rsidRDefault="00997F52" w:rsidP="00997F52">
            <w:pPr>
              <w:rPr>
                <w:rFonts w:cs="Calibri"/>
                <w:color w:val="2E74B5"/>
              </w:rPr>
            </w:pPr>
            <w:r>
              <w:rPr>
                <w:rFonts w:cs="Calibri"/>
                <w:color w:val="2E74B5"/>
              </w:rPr>
              <w:t>ReaFID</w:t>
            </w:r>
            <w:r w:rsidR="00B87BD8">
              <w:rPr>
                <w:rFonts w:cs="Calibri"/>
                <w:color w:val="2E74B5"/>
              </w:rPr>
              <w:t xml:space="preserve"> </w:t>
            </w:r>
            <w:r>
              <w:rPr>
                <w:rFonts w:cs="Calibri"/>
                <w:color w:val="2E74B5"/>
              </w:rPr>
              <w:t xml:space="preserve">Funktion – </w:t>
            </w:r>
            <w:r w:rsidR="00B87BD8">
              <w:rPr>
                <w:rFonts w:cs="Calibri"/>
                <w:color w:val="2E74B5"/>
              </w:rPr>
              <w:t>K</w:t>
            </w:r>
            <w:r>
              <w:rPr>
                <w:rFonts w:cs="Calibri"/>
                <w:color w:val="2E74B5"/>
              </w:rPr>
              <w:t>onfigurieren von Karten</w:t>
            </w:r>
          </w:p>
        </w:tc>
        <w:tc>
          <w:tcPr>
            <w:tcW w:w="1300" w:type="dxa"/>
            <w:tcBorders>
              <w:top w:val="nil"/>
              <w:left w:val="nil"/>
              <w:bottom w:val="nil"/>
              <w:right w:val="nil"/>
            </w:tcBorders>
            <w:shd w:val="clear" w:color="auto" w:fill="D6E6F4"/>
          </w:tcPr>
          <w:p w14:paraId="38EEC1D5" w14:textId="34D38DEB" w:rsidR="00997F52" w:rsidRDefault="00997F52" w:rsidP="00997F52">
            <w:pPr>
              <w:rPr>
                <w:rFonts w:cs="Calibri"/>
                <w:color w:val="2E74B5"/>
              </w:rPr>
            </w:pPr>
            <w:r>
              <w:rPr>
                <w:rFonts w:cs="Calibri"/>
                <w:color w:val="2E74B5"/>
              </w:rPr>
              <w:t>8</w:t>
            </w:r>
          </w:p>
        </w:tc>
      </w:tr>
      <w:tr w:rsidR="00997F52" w14:paraId="7F18C0ED" w14:textId="77777777" w:rsidTr="00997F52">
        <w:tc>
          <w:tcPr>
            <w:tcW w:w="940" w:type="dxa"/>
            <w:tcBorders>
              <w:top w:val="nil"/>
              <w:left w:val="nil"/>
              <w:bottom w:val="nil"/>
              <w:right w:val="nil"/>
            </w:tcBorders>
          </w:tcPr>
          <w:p w14:paraId="4050DFE9" w14:textId="261DD35F" w:rsidR="00997F52" w:rsidRPr="00997F52" w:rsidRDefault="00997F52" w:rsidP="00997F52">
            <w:pPr>
              <w:rPr>
                <w:rFonts w:ascii="Times New Roman" w:hAnsi="Times New Roman"/>
                <w:color w:val="2E74B5"/>
              </w:rPr>
            </w:pPr>
            <w:r>
              <w:rPr>
                <w:rFonts w:cs="Calibri"/>
                <w:color w:val="2E74B5"/>
              </w:rPr>
              <w:t>3</w:t>
            </w:r>
          </w:p>
        </w:tc>
        <w:tc>
          <w:tcPr>
            <w:tcW w:w="1440" w:type="dxa"/>
            <w:tcBorders>
              <w:top w:val="nil"/>
              <w:left w:val="nil"/>
              <w:bottom w:val="nil"/>
              <w:right w:val="nil"/>
            </w:tcBorders>
          </w:tcPr>
          <w:p w14:paraId="25D3A751" w14:textId="6142A898" w:rsidR="00997F52" w:rsidRDefault="00997F52" w:rsidP="00997F52">
            <w:pPr>
              <w:rPr>
                <w:rFonts w:cs="Calibri"/>
                <w:color w:val="2E74B5"/>
              </w:rPr>
            </w:pPr>
            <w:r>
              <w:rPr>
                <w:rFonts w:cs="Calibri"/>
                <w:color w:val="2E74B5"/>
              </w:rPr>
              <w:t>RFID-8</w:t>
            </w:r>
          </w:p>
        </w:tc>
        <w:tc>
          <w:tcPr>
            <w:tcW w:w="5240" w:type="dxa"/>
            <w:tcBorders>
              <w:top w:val="nil"/>
              <w:left w:val="nil"/>
              <w:bottom w:val="nil"/>
              <w:right w:val="nil"/>
            </w:tcBorders>
          </w:tcPr>
          <w:p w14:paraId="36CA8F08" w14:textId="33E20A5F" w:rsidR="00997F52" w:rsidRDefault="00997F52" w:rsidP="00997F52">
            <w:pPr>
              <w:rPr>
                <w:rFonts w:cs="Calibri"/>
                <w:color w:val="2E74B5"/>
              </w:rPr>
            </w:pPr>
            <w:r>
              <w:rPr>
                <w:rFonts w:cs="Calibri"/>
                <w:color w:val="2E74B5"/>
              </w:rPr>
              <w:t xml:space="preserve">ReaFID Funktion – </w:t>
            </w:r>
            <w:r w:rsidR="00B87BD8">
              <w:rPr>
                <w:rFonts w:cs="Calibri"/>
                <w:color w:val="2E74B5"/>
              </w:rPr>
              <w:t>L</w:t>
            </w:r>
            <w:r>
              <w:rPr>
                <w:rFonts w:cs="Calibri"/>
                <w:color w:val="2E74B5"/>
              </w:rPr>
              <w:t>esen von Karten</w:t>
            </w:r>
          </w:p>
        </w:tc>
        <w:tc>
          <w:tcPr>
            <w:tcW w:w="1300" w:type="dxa"/>
            <w:tcBorders>
              <w:top w:val="nil"/>
              <w:left w:val="nil"/>
              <w:bottom w:val="nil"/>
              <w:right w:val="nil"/>
            </w:tcBorders>
          </w:tcPr>
          <w:p w14:paraId="45D45DA1" w14:textId="18047632" w:rsidR="00997F52" w:rsidRDefault="00997F52" w:rsidP="00997F52">
            <w:pPr>
              <w:rPr>
                <w:rFonts w:cs="Calibri"/>
                <w:color w:val="2E74B5"/>
              </w:rPr>
            </w:pPr>
            <w:r>
              <w:rPr>
                <w:rFonts w:cs="Calibri"/>
                <w:color w:val="2E74B5"/>
              </w:rPr>
              <w:t>8</w:t>
            </w:r>
          </w:p>
        </w:tc>
      </w:tr>
      <w:tr w:rsidR="00997F52" w14:paraId="66EC6262" w14:textId="77777777" w:rsidTr="00997F52">
        <w:tc>
          <w:tcPr>
            <w:tcW w:w="940" w:type="dxa"/>
            <w:tcBorders>
              <w:top w:val="nil"/>
              <w:left w:val="nil"/>
              <w:bottom w:val="nil"/>
              <w:right w:val="nil"/>
            </w:tcBorders>
            <w:shd w:val="clear" w:color="auto" w:fill="D6E6F4"/>
          </w:tcPr>
          <w:p w14:paraId="7F59B179" w14:textId="7AADDF4A" w:rsidR="00997F52" w:rsidRPr="00997F52" w:rsidRDefault="00997F52" w:rsidP="00997F52">
            <w:pPr>
              <w:rPr>
                <w:rFonts w:ascii="Times New Roman" w:hAnsi="Times New Roman"/>
                <w:color w:val="2E74B5"/>
              </w:rPr>
            </w:pPr>
            <w:r>
              <w:rPr>
                <w:rFonts w:cs="Calibri"/>
                <w:color w:val="2E74B5"/>
              </w:rPr>
              <w:t>3</w:t>
            </w:r>
          </w:p>
        </w:tc>
        <w:tc>
          <w:tcPr>
            <w:tcW w:w="1440" w:type="dxa"/>
            <w:tcBorders>
              <w:top w:val="nil"/>
              <w:left w:val="nil"/>
              <w:bottom w:val="nil"/>
              <w:right w:val="nil"/>
            </w:tcBorders>
            <w:shd w:val="clear" w:color="auto" w:fill="D6E6F4"/>
          </w:tcPr>
          <w:p w14:paraId="57175A32" w14:textId="7B5C05A0" w:rsidR="00997F52" w:rsidRDefault="00997F52" w:rsidP="00997F52">
            <w:pPr>
              <w:rPr>
                <w:rFonts w:cs="Calibri"/>
                <w:color w:val="2E74B5"/>
              </w:rPr>
            </w:pPr>
            <w:r>
              <w:rPr>
                <w:rFonts w:cs="Calibri"/>
                <w:color w:val="2E74B5"/>
              </w:rPr>
              <w:t>RFID-9</w:t>
            </w:r>
          </w:p>
        </w:tc>
        <w:tc>
          <w:tcPr>
            <w:tcW w:w="5240" w:type="dxa"/>
            <w:tcBorders>
              <w:top w:val="nil"/>
              <w:left w:val="nil"/>
              <w:bottom w:val="nil"/>
              <w:right w:val="nil"/>
            </w:tcBorders>
            <w:shd w:val="clear" w:color="auto" w:fill="D6E6F4"/>
          </w:tcPr>
          <w:p w14:paraId="3AD2BF57" w14:textId="0DD8ED62" w:rsidR="00997F52" w:rsidRDefault="00997F52" w:rsidP="00997F52">
            <w:pPr>
              <w:rPr>
                <w:rFonts w:cs="Calibri"/>
                <w:color w:val="2E74B5"/>
              </w:rPr>
            </w:pPr>
            <w:r>
              <w:rPr>
                <w:rFonts w:cs="Calibri"/>
                <w:color w:val="2E74B5"/>
              </w:rPr>
              <w:t>ReaFID Spiel</w:t>
            </w:r>
            <w:r w:rsidR="00B87BD8">
              <w:rPr>
                <w:rFonts w:cs="Calibri"/>
                <w:color w:val="2E74B5"/>
              </w:rPr>
              <w:t>f</w:t>
            </w:r>
            <w:r>
              <w:rPr>
                <w:rFonts w:cs="Calibri"/>
                <w:color w:val="2E74B5"/>
              </w:rPr>
              <w:t xml:space="preserve">unktion </w:t>
            </w:r>
            <w:r w:rsidR="0040651C">
              <w:rPr>
                <w:rFonts w:cs="Calibri"/>
                <w:color w:val="2E74B5"/>
              </w:rPr>
              <w:t>–</w:t>
            </w:r>
            <w:r>
              <w:rPr>
                <w:rFonts w:cs="Calibri"/>
                <w:color w:val="2E74B5"/>
              </w:rPr>
              <w:t xml:space="preserve"> Zeitstoppen</w:t>
            </w:r>
          </w:p>
        </w:tc>
        <w:tc>
          <w:tcPr>
            <w:tcW w:w="1300" w:type="dxa"/>
            <w:tcBorders>
              <w:top w:val="nil"/>
              <w:left w:val="nil"/>
              <w:bottom w:val="nil"/>
              <w:right w:val="nil"/>
            </w:tcBorders>
            <w:shd w:val="clear" w:color="auto" w:fill="D6E6F4"/>
          </w:tcPr>
          <w:p w14:paraId="0F345D4F" w14:textId="13AB1A54" w:rsidR="00997F52" w:rsidRDefault="00997F52" w:rsidP="00997F52">
            <w:pPr>
              <w:rPr>
                <w:rFonts w:cs="Calibri"/>
                <w:color w:val="2E74B5"/>
              </w:rPr>
            </w:pPr>
            <w:r>
              <w:rPr>
                <w:rFonts w:cs="Calibri"/>
                <w:color w:val="2E74B5"/>
              </w:rPr>
              <w:t>5</w:t>
            </w:r>
          </w:p>
        </w:tc>
      </w:tr>
      <w:tr w:rsidR="00997F52" w14:paraId="22815502" w14:textId="77777777" w:rsidTr="00997F52">
        <w:tc>
          <w:tcPr>
            <w:tcW w:w="940" w:type="dxa"/>
            <w:tcBorders>
              <w:top w:val="nil"/>
              <w:left w:val="nil"/>
              <w:bottom w:val="nil"/>
              <w:right w:val="nil"/>
            </w:tcBorders>
          </w:tcPr>
          <w:p w14:paraId="00330C04" w14:textId="1F803324" w:rsidR="00997F52" w:rsidRPr="00997F52" w:rsidRDefault="00997F52" w:rsidP="00997F52">
            <w:pPr>
              <w:rPr>
                <w:rFonts w:ascii="Times New Roman" w:hAnsi="Times New Roman"/>
                <w:color w:val="2E74B5"/>
              </w:rPr>
            </w:pPr>
            <w:r>
              <w:rPr>
                <w:rFonts w:cs="Calibri"/>
                <w:color w:val="2E74B5"/>
              </w:rPr>
              <w:t>3</w:t>
            </w:r>
          </w:p>
        </w:tc>
        <w:tc>
          <w:tcPr>
            <w:tcW w:w="1440" w:type="dxa"/>
            <w:tcBorders>
              <w:top w:val="nil"/>
              <w:left w:val="nil"/>
              <w:bottom w:val="nil"/>
              <w:right w:val="nil"/>
            </w:tcBorders>
          </w:tcPr>
          <w:p w14:paraId="32661958" w14:textId="1436AD92" w:rsidR="00997F52" w:rsidRDefault="00997F52" w:rsidP="00997F52">
            <w:pPr>
              <w:rPr>
                <w:rFonts w:cs="Calibri"/>
                <w:color w:val="2E74B5"/>
              </w:rPr>
            </w:pPr>
            <w:r>
              <w:rPr>
                <w:rFonts w:cs="Calibri"/>
                <w:color w:val="2E74B5"/>
              </w:rPr>
              <w:t>RFID-12</w:t>
            </w:r>
          </w:p>
        </w:tc>
        <w:tc>
          <w:tcPr>
            <w:tcW w:w="5240" w:type="dxa"/>
            <w:tcBorders>
              <w:top w:val="nil"/>
              <w:left w:val="nil"/>
              <w:bottom w:val="nil"/>
              <w:right w:val="nil"/>
            </w:tcBorders>
          </w:tcPr>
          <w:p w14:paraId="6A78FE29" w14:textId="6438C85D" w:rsidR="00997F52" w:rsidRDefault="00997F52" w:rsidP="00997F52">
            <w:pPr>
              <w:rPr>
                <w:rFonts w:cs="Calibri"/>
                <w:color w:val="2E74B5"/>
              </w:rPr>
            </w:pPr>
            <w:r>
              <w:rPr>
                <w:rFonts w:cs="Calibri"/>
                <w:color w:val="2E74B5"/>
              </w:rPr>
              <w:t>ReaFID Dokumentation</w:t>
            </w:r>
            <w:r w:rsidR="00B87BD8">
              <w:rPr>
                <w:rFonts w:cs="Calibri"/>
                <w:color w:val="2E74B5"/>
              </w:rPr>
              <w:t xml:space="preserve"> 1</w:t>
            </w:r>
          </w:p>
        </w:tc>
        <w:tc>
          <w:tcPr>
            <w:tcW w:w="1300" w:type="dxa"/>
            <w:tcBorders>
              <w:top w:val="nil"/>
              <w:left w:val="nil"/>
              <w:bottom w:val="nil"/>
              <w:right w:val="nil"/>
            </w:tcBorders>
          </w:tcPr>
          <w:p w14:paraId="37646B9E" w14:textId="66E502EB" w:rsidR="00997F52" w:rsidRDefault="00997F52" w:rsidP="00997F52">
            <w:pPr>
              <w:rPr>
                <w:rFonts w:cs="Calibri"/>
                <w:color w:val="2E74B5"/>
              </w:rPr>
            </w:pPr>
            <w:r>
              <w:rPr>
                <w:rFonts w:cs="Calibri"/>
                <w:color w:val="2E74B5"/>
              </w:rPr>
              <w:t>10</w:t>
            </w:r>
          </w:p>
        </w:tc>
      </w:tr>
      <w:tr w:rsidR="00997F52" w14:paraId="4BE6C31E" w14:textId="77777777" w:rsidTr="00997F52">
        <w:tc>
          <w:tcPr>
            <w:tcW w:w="940" w:type="dxa"/>
            <w:tcBorders>
              <w:top w:val="nil"/>
              <w:left w:val="nil"/>
              <w:bottom w:val="nil"/>
              <w:right w:val="nil"/>
            </w:tcBorders>
            <w:shd w:val="clear" w:color="auto" w:fill="D6E6F4"/>
          </w:tcPr>
          <w:p w14:paraId="5B28B8EA" w14:textId="758A41A5" w:rsidR="00997F52" w:rsidRPr="00997F52" w:rsidRDefault="00997F52" w:rsidP="00997F52">
            <w:pPr>
              <w:rPr>
                <w:rFonts w:ascii="Times New Roman" w:hAnsi="Times New Roman"/>
                <w:color w:val="2E74B5"/>
              </w:rPr>
            </w:pPr>
            <w:r>
              <w:rPr>
                <w:rFonts w:cs="Calibri"/>
                <w:color w:val="2E74B5"/>
              </w:rPr>
              <w:t>3</w:t>
            </w:r>
          </w:p>
        </w:tc>
        <w:tc>
          <w:tcPr>
            <w:tcW w:w="1440" w:type="dxa"/>
            <w:tcBorders>
              <w:top w:val="nil"/>
              <w:left w:val="nil"/>
              <w:bottom w:val="nil"/>
              <w:right w:val="nil"/>
            </w:tcBorders>
            <w:shd w:val="clear" w:color="auto" w:fill="D6E6F4"/>
          </w:tcPr>
          <w:p w14:paraId="05B9D2A2" w14:textId="5405569E" w:rsidR="00997F52" w:rsidRDefault="00997F52" w:rsidP="00997F52">
            <w:pPr>
              <w:rPr>
                <w:rFonts w:cs="Calibri"/>
                <w:color w:val="2E74B5"/>
              </w:rPr>
            </w:pPr>
            <w:r>
              <w:rPr>
                <w:rFonts w:cs="Calibri"/>
                <w:color w:val="2E74B5"/>
              </w:rPr>
              <w:t>RFID-20</w:t>
            </w:r>
          </w:p>
        </w:tc>
        <w:tc>
          <w:tcPr>
            <w:tcW w:w="5240" w:type="dxa"/>
            <w:tcBorders>
              <w:top w:val="nil"/>
              <w:left w:val="nil"/>
              <w:bottom w:val="nil"/>
              <w:right w:val="nil"/>
            </w:tcBorders>
            <w:shd w:val="clear" w:color="auto" w:fill="D6E6F4"/>
          </w:tcPr>
          <w:p w14:paraId="5293F0AD" w14:textId="5E210274" w:rsidR="00997F52" w:rsidRDefault="00997F52" w:rsidP="00F46ADB">
            <w:pPr>
              <w:rPr>
                <w:rFonts w:cs="Calibri"/>
                <w:color w:val="2E74B5"/>
              </w:rPr>
            </w:pPr>
            <w:r>
              <w:rPr>
                <w:rFonts w:cs="Calibri"/>
                <w:color w:val="2E74B5"/>
              </w:rPr>
              <w:t>ReaFID Proje</w:t>
            </w:r>
            <w:r w:rsidR="00B87BD8">
              <w:rPr>
                <w:rFonts w:cs="Calibri"/>
                <w:color w:val="2E74B5"/>
              </w:rPr>
              <w:t>ktm</w:t>
            </w:r>
            <w:r>
              <w:rPr>
                <w:rFonts w:cs="Calibri"/>
                <w:color w:val="2E74B5"/>
              </w:rPr>
              <w:t>anagement</w:t>
            </w:r>
            <w:r w:rsidR="00B87BD8">
              <w:rPr>
                <w:rFonts w:cs="Calibri"/>
                <w:color w:val="2E74B5"/>
              </w:rPr>
              <w:t xml:space="preserve"> </w:t>
            </w:r>
            <w:r>
              <w:rPr>
                <w:rFonts w:cs="Calibri"/>
                <w:color w:val="2E74B5"/>
              </w:rPr>
              <w:t>/</w:t>
            </w:r>
            <w:r w:rsidR="00B87BD8">
              <w:rPr>
                <w:rFonts w:cs="Calibri"/>
                <w:color w:val="2E74B5"/>
              </w:rPr>
              <w:t xml:space="preserve"> </w:t>
            </w:r>
            <w:r>
              <w:rPr>
                <w:rFonts w:cs="Calibri"/>
                <w:color w:val="2E74B5"/>
              </w:rPr>
              <w:t>Admin 1</w:t>
            </w:r>
          </w:p>
        </w:tc>
        <w:tc>
          <w:tcPr>
            <w:tcW w:w="1300" w:type="dxa"/>
            <w:tcBorders>
              <w:top w:val="nil"/>
              <w:left w:val="nil"/>
              <w:bottom w:val="nil"/>
              <w:right w:val="nil"/>
            </w:tcBorders>
            <w:shd w:val="clear" w:color="auto" w:fill="D6E6F4"/>
          </w:tcPr>
          <w:p w14:paraId="5A6E1349" w14:textId="1EC5A60E" w:rsidR="00997F52" w:rsidRDefault="00997F52" w:rsidP="00997F52">
            <w:pPr>
              <w:rPr>
                <w:rFonts w:cs="Calibri"/>
                <w:color w:val="2E74B5"/>
              </w:rPr>
            </w:pPr>
            <w:r>
              <w:rPr>
                <w:rFonts w:cs="Calibri"/>
                <w:color w:val="2E74B5"/>
              </w:rPr>
              <w:t>1</w:t>
            </w:r>
          </w:p>
        </w:tc>
      </w:tr>
      <w:tr w:rsidR="00997F52" w14:paraId="48119E7C" w14:textId="77777777" w:rsidTr="00997F52">
        <w:tc>
          <w:tcPr>
            <w:tcW w:w="940" w:type="dxa"/>
            <w:tcBorders>
              <w:top w:val="nil"/>
              <w:left w:val="nil"/>
              <w:bottom w:val="nil"/>
              <w:right w:val="nil"/>
            </w:tcBorders>
          </w:tcPr>
          <w:p w14:paraId="75BAC231" w14:textId="5B45C363" w:rsidR="00997F52" w:rsidRPr="00997F52" w:rsidRDefault="00997F52" w:rsidP="00997F52">
            <w:pPr>
              <w:rPr>
                <w:rFonts w:ascii="Times New Roman" w:hAnsi="Times New Roman"/>
                <w:color w:val="2E74B5"/>
              </w:rPr>
            </w:pPr>
            <w:r>
              <w:rPr>
                <w:rFonts w:cs="Calibri"/>
                <w:color w:val="2E74B5"/>
              </w:rPr>
              <w:t>4</w:t>
            </w:r>
          </w:p>
        </w:tc>
        <w:tc>
          <w:tcPr>
            <w:tcW w:w="1440" w:type="dxa"/>
            <w:tcBorders>
              <w:top w:val="nil"/>
              <w:left w:val="nil"/>
              <w:bottom w:val="nil"/>
              <w:right w:val="nil"/>
            </w:tcBorders>
          </w:tcPr>
          <w:p w14:paraId="05744114" w14:textId="1E658ABD" w:rsidR="00997F52" w:rsidRDefault="00997F52" w:rsidP="00997F52">
            <w:pPr>
              <w:rPr>
                <w:rFonts w:cs="Calibri"/>
                <w:color w:val="2E74B5"/>
              </w:rPr>
            </w:pPr>
            <w:r>
              <w:rPr>
                <w:rFonts w:cs="Calibri"/>
                <w:color w:val="2E74B5"/>
              </w:rPr>
              <w:t>RFID-10</w:t>
            </w:r>
          </w:p>
        </w:tc>
        <w:tc>
          <w:tcPr>
            <w:tcW w:w="5240" w:type="dxa"/>
            <w:tcBorders>
              <w:top w:val="nil"/>
              <w:left w:val="nil"/>
              <w:bottom w:val="nil"/>
              <w:right w:val="nil"/>
            </w:tcBorders>
          </w:tcPr>
          <w:p w14:paraId="61560921" w14:textId="3367F6A8" w:rsidR="00997F52" w:rsidRDefault="00997F52" w:rsidP="00997F52">
            <w:pPr>
              <w:rPr>
                <w:rFonts w:cs="Calibri"/>
                <w:color w:val="2E74B5"/>
              </w:rPr>
            </w:pPr>
            <w:r>
              <w:rPr>
                <w:rFonts w:cs="Calibri"/>
                <w:color w:val="2E74B5"/>
              </w:rPr>
              <w:t>ReaFID Spiel</w:t>
            </w:r>
            <w:r w:rsidR="00B87BD8">
              <w:rPr>
                <w:rFonts w:cs="Calibri"/>
                <w:color w:val="2E74B5"/>
              </w:rPr>
              <w:t>-</w:t>
            </w:r>
            <w:r>
              <w:rPr>
                <w:rFonts w:cs="Calibri"/>
                <w:color w:val="2E74B5"/>
              </w:rPr>
              <w:t>GUI – Spieloberfläche Hauptfenster</w:t>
            </w:r>
          </w:p>
        </w:tc>
        <w:tc>
          <w:tcPr>
            <w:tcW w:w="1300" w:type="dxa"/>
            <w:tcBorders>
              <w:top w:val="nil"/>
              <w:left w:val="nil"/>
              <w:bottom w:val="nil"/>
              <w:right w:val="nil"/>
            </w:tcBorders>
          </w:tcPr>
          <w:p w14:paraId="42300A8D" w14:textId="39470B53" w:rsidR="00997F52" w:rsidRDefault="00997F52" w:rsidP="00997F52">
            <w:pPr>
              <w:rPr>
                <w:rFonts w:cs="Calibri"/>
                <w:color w:val="2E74B5"/>
              </w:rPr>
            </w:pPr>
            <w:r>
              <w:rPr>
                <w:rFonts w:cs="Calibri"/>
                <w:color w:val="2E74B5"/>
              </w:rPr>
              <w:t>15</w:t>
            </w:r>
          </w:p>
        </w:tc>
      </w:tr>
      <w:tr w:rsidR="00997F52" w14:paraId="263B6CBA" w14:textId="77777777" w:rsidTr="00997F52">
        <w:tc>
          <w:tcPr>
            <w:tcW w:w="940" w:type="dxa"/>
            <w:tcBorders>
              <w:top w:val="nil"/>
              <w:left w:val="nil"/>
              <w:bottom w:val="nil"/>
              <w:right w:val="nil"/>
            </w:tcBorders>
            <w:shd w:val="clear" w:color="auto" w:fill="D6E6F4"/>
          </w:tcPr>
          <w:p w14:paraId="1AC78A5D" w14:textId="28C7F763" w:rsidR="00997F52" w:rsidRPr="00997F52" w:rsidRDefault="00997F52" w:rsidP="00997F52">
            <w:pPr>
              <w:rPr>
                <w:rFonts w:ascii="Times New Roman" w:hAnsi="Times New Roman"/>
                <w:color w:val="2E74B5"/>
              </w:rPr>
            </w:pPr>
            <w:r>
              <w:rPr>
                <w:rFonts w:cs="Calibri"/>
                <w:color w:val="2E74B5"/>
              </w:rPr>
              <w:t>4</w:t>
            </w:r>
          </w:p>
        </w:tc>
        <w:tc>
          <w:tcPr>
            <w:tcW w:w="1440" w:type="dxa"/>
            <w:tcBorders>
              <w:top w:val="nil"/>
              <w:left w:val="nil"/>
              <w:bottom w:val="nil"/>
              <w:right w:val="nil"/>
            </w:tcBorders>
            <w:shd w:val="clear" w:color="auto" w:fill="D6E6F4"/>
          </w:tcPr>
          <w:p w14:paraId="34D6F4C6" w14:textId="1A6A5022" w:rsidR="00997F52" w:rsidRDefault="00997F52" w:rsidP="00997F52">
            <w:pPr>
              <w:rPr>
                <w:rFonts w:cs="Calibri"/>
                <w:color w:val="2E74B5"/>
              </w:rPr>
            </w:pPr>
            <w:r>
              <w:rPr>
                <w:rFonts w:cs="Calibri"/>
                <w:color w:val="2E74B5"/>
              </w:rPr>
              <w:t>RFID-11</w:t>
            </w:r>
          </w:p>
        </w:tc>
        <w:tc>
          <w:tcPr>
            <w:tcW w:w="5240" w:type="dxa"/>
            <w:tcBorders>
              <w:top w:val="nil"/>
              <w:left w:val="nil"/>
              <w:bottom w:val="nil"/>
              <w:right w:val="nil"/>
            </w:tcBorders>
            <w:shd w:val="clear" w:color="auto" w:fill="D6E6F4"/>
          </w:tcPr>
          <w:p w14:paraId="0108617D" w14:textId="366E4EB1" w:rsidR="00997F52" w:rsidRDefault="00997F52" w:rsidP="00997F52">
            <w:pPr>
              <w:rPr>
                <w:rFonts w:cs="Calibri"/>
                <w:color w:val="2E74B5"/>
              </w:rPr>
            </w:pPr>
            <w:r>
              <w:rPr>
                <w:rFonts w:cs="Calibri"/>
                <w:color w:val="2E74B5"/>
              </w:rPr>
              <w:t>ReaFID Spiel</w:t>
            </w:r>
            <w:r w:rsidR="00B87BD8">
              <w:rPr>
                <w:rFonts w:cs="Calibri"/>
                <w:color w:val="2E74B5"/>
              </w:rPr>
              <w:t>-</w:t>
            </w:r>
            <w:r>
              <w:rPr>
                <w:rFonts w:cs="Calibri"/>
                <w:color w:val="2E74B5"/>
              </w:rPr>
              <w:t>GUI – Abbrechen</w:t>
            </w:r>
            <w:r w:rsidR="00B87BD8">
              <w:rPr>
                <w:rFonts w:cs="Calibri"/>
                <w:color w:val="2E74B5"/>
              </w:rPr>
              <w:t xml:space="preserve"> </w:t>
            </w:r>
            <w:r>
              <w:rPr>
                <w:rFonts w:cs="Calibri"/>
                <w:color w:val="2E74B5"/>
              </w:rPr>
              <w:t>/</w:t>
            </w:r>
            <w:r w:rsidR="00B87BD8">
              <w:rPr>
                <w:rFonts w:cs="Calibri"/>
                <w:color w:val="2E74B5"/>
              </w:rPr>
              <w:t xml:space="preserve"> </w:t>
            </w:r>
            <w:r>
              <w:rPr>
                <w:rFonts w:cs="Calibri"/>
                <w:color w:val="2E74B5"/>
              </w:rPr>
              <w:t>Stoppen Spiel</w:t>
            </w:r>
          </w:p>
        </w:tc>
        <w:tc>
          <w:tcPr>
            <w:tcW w:w="1300" w:type="dxa"/>
            <w:tcBorders>
              <w:top w:val="nil"/>
              <w:left w:val="nil"/>
              <w:bottom w:val="nil"/>
              <w:right w:val="nil"/>
            </w:tcBorders>
            <w:shd w:val="clear" w:color="auto" w:fill="D6E6F4"/>
          </w:tcPr>
          <w:p w14:paraId="7DB1BA0C" w14:textId="175CB984" w:rsidR="00997F52" w:rsidRDefault="00997F52" w:rsidP="00997F52">
            <w:pPr>
              <w:rPr>
                <w:rFonts w:cs="Calibri"/>
                <w:color w:val="2E74B5"/>
              </w:rPr>
            </w:pPr>
            <w:r>
              <w:rPr>
                <w:rFonts w:cs="Calibri"/>
                <w:color w:val="2E74B5"/>
              </w:rPr>
              <w:t>5</w:t>
            </w:r>
          </w:p>
        </w:tc>
      </w:tr>
      <w:tr w:rsidR="00997F52" w14:paraId="671D39BF" w14:textId="77777777" w:rsidTr="00997F52">
        <w:tc>
          <w:tcPr>
            <w:tcW w:w="940" w:type="dxa"/>
            <w:tcBorders>
              <w:top w:val="nil"/>
              <w:left w:val="nil"/>
              <w:bottom w:val="nil"/>
              <w:right w:val="nil"/>
            </w:tcBorders>
          </w:tcPr>
          <w:p w14:paraId="76AE4945" w14:textId="66BC5E11" w:rsidR="00997F52" w:rsidRPr="00997F52" w:rsidRDefault="00997F52" w:rsidP="00997F52">
            <w:pPr>
              <w:rPr>
                <w:rFonts w:ascii="Times New Roman" w:hAnsi="Times New Roman"/>
                <w:color w:val="2E74B5"/>
              </w:rPr>
            </w:pPr>
            <w:r>
              <w:rPr>
                <w:rFonts w:cs="Calibri"/>
                <w:color w:val="2E74B5"/>
              </w:rPr>
              <w:t>4</w:t>
            </w:r>
          </w:p>
        </w:tc>
        <w:tc>
          <w:tcPr>
            <w:tcW w:w="1440" w:type="dxa"/>
            <w:tcBorders>
              <w:top w:val="nil"/>
              <w:left w:val="nil"/>
              <w:bottom w:val="nil"/>
              <w:right w:val="nil"/>
            </w:tcBorders>
          </w:tcPr>
          <w:p w14:paraId="38977314" w14:textId="6371AF61" w:rsidR="00997F52" w:rsidRDefault="00997F52" w:rsidP="00997F52">
            <w:pPr>
              <w:rPr>
                <w:rFonts w:cs="Calibri"/>
                <w:color w:val="2E74B5"/>
              </w:rPr>
            </w:pPr>
            <w:r>
              <w:rPr>
                <w:rFonts w:cs="Calibri"/>
                <w:color w:val="2E74B5"/>
              </w:rPr>
              <w:t>RFID-13</w:t>
            </w:r>
          </w:p>
        </w:tc>
        <w:tc>
          <w:tcPr>
            <w:tcW w:w="5240" w:type="dxa"/>
            <w:tcBorders>
              <w:top w:val="nil"/>
              <w:left w:val="nil"/>
              <w:bottom w:val="nil"/>
              <w:right w:val="nil"/>
            </w:tcBorders>
          </w:tcPr>
          <w:p w14:paraId="51DC8B64" w14:textId="1B620A16" w:rsidR="00997F52" w:rsidRDefault="00997F52" w:rsidP="00997F52">
            <w:pPr>
              <w:rPr>
                <w:rFonts w:cs="Calibri"/>
                <w:color w:val="2E74B5"/>
              </w:rPr>
            </w:pPr>
            <w:r>
              <w:rPr>
                <w:rFonts w:cs="Calibri"/>
                <w:color w:val="2E74B5"/>
              </w:rPr>
              <w:t>ReaFID Dokumentation 2</w:t>
            </w:r>
          </w:p>
        </w:tc>
        <w:tc>
          <w:tcPr>
            <w:tcW w:w="1300" w:type="dxa"/>
            <w:tcBorders>
              <w:top w:val="nil"/>
              <w:left w:val="nil"/>
              <w:bottom w:val="nil"/>
              <w:right w:val="nil"/>
            </w:tcBorders>
          </w:tcPr>
          <w:p w14:paraId="64713C25" w14:textId="1B29AC69" w:rsidR="00997F52" w:rsidRDefault="00997F52" w:rsidP="00997F52">
            <w:pPr>
              <w:rPr>
                <w:rFonts w:cs="Calibri"/>
                <w:color w:val="2E74B5"/>
              </w:rPr>
            </w:pPr>
            <w:r>
              <w:rPr>
                <w:rFonts w:cs="Calibri"/>
                <w:color w:val="2E74B5"/>
              </w:rPr>
              <w:t>10</w:t>
            </w:r>
          </w:p>
        </w:tc>
      </w:tr>
      <w:tr w:rsidR="00997F52" w14:paraId="294C3A56" w14:textId="77777777" w:rsidTr="00997F52">
        <w:tc>
          <w:tcPr>
            <w:tcW w:w="940" w:type="dxa"/>
            <w:tcBorders>
              <w:top w:val="nil"/>
              <w:left w:val="nil"/>
              <w:bottom w:val="nil"/>
              <w:right w:val="nil"/>
            </w:tcBorders>
            <w:shd w:val="clear" w:color="auto" w:fill="D6E6F4"/>
          </w:tcPr>
          <w:p w14:paraId="32EF240D" w14:textId="4190BCF9" w:rsidR="00997F52" w:rsidRPr="00997F52" w:rsidRDefault="00997F52" w:rsidP="00997F52">
            <w:pPr>
              <w:rPr>
                <w:rFonts w:ascii="Times New Roman" w:hAnsi="Times New Roman"/>
                <w:color w:val="2E74B5"/>
              </w:rPr>
            </w:pPr>
            <w:r>
              <w:rPr>
                <w:rFonts w:cs="Calibri"/>
                <w:color w:val="2E74B5"/>
              </w:rPr>
              <w:t>4</w:t>
            </w:r>
          </w:p>
        </w:tc>
        <w:tc>
          <w:tcPr>
            <w:tcW w:w="1440" w:type="dxa"/>
            <w:tcBorders>
              <w:top w:val="nil"/>
              <w:left w:val="nil"/>
              <w:bottom w:val="nil"/>
              <w:right w:val="nil"/>
            </w:tcBorders>
            <w:shd w:val="clear" w:color="auto" w:fill="D6E6F4"/>
          </w:tcPr>
          <w:p w14:paraId="07FC932E" w14:textId="68AE70AD" w:rsidR="00997F52" w:rsidRDefault="00997F52" w:rsidP="00997F52">
            <w:pPr>
              <w:rPr>
                <w:rFonts w:cs="Calibri"/>
                <w:color w:val="2E74B5"/>
              </w:rPr>
            </w:pPr>
            <w:r>
              <w:rPr>
                <w:rFonts w:cs="Calibri"/>
                <w:color w:val="2E74B5"/>
              </w:rPr>
              <w:t>RFID-21</w:t>
            </w:r>
          </w:p>
        </w:tc>
        <w:tc>
          <w:tcPr>
            <w:tcW w:w="5240" w:type="dxa"/>
            <w:tcBorders>
              <w:top w:val="nil"/>
              <w:left w:val="nil"/>
              <w:bottom w:val="nil"/>
              <w:right w:val="nil"/>
            </w:tcBorders>
            <w:shd w:val="clear" w:color="auto" w:fill="D6E6F4"/>
          </w:tcPr>
          <w:p w14:paraId="444829BB" w14:textId="40CDB6F7" w:rsidR="00997F52" w:rsidRDefault="00997F52" w:rsidP="00997F52">
            <w:pPr>
              <w:rPr>
                <w:rFonts w:cs="Calibri"/>
                <w:color w:val="2E74B5"/>
              </w:rPr>
            </w:pPr>
            <w:r>
              <w:rPr>
                <w:rFonts w:cs="Calibri"/>
                <w:color w:val="2E74B5"/>
              </w:rPr>
              <w:t>ReaFID Proje</w:t>
            </w:r>
            <w:r w:rsidR="00B87BD8">
              <w:rPr>
                <w:rFonts w:cs="Calibri"/>
                <w:color w:val="2E74B5"/>
              </w:rPr>
              <w:t>ktm</w:t>
            </w:r>
            <w:r>
              <w:rPr>
                <w:rFonts w:cs="Calibri"/>
                <w:color w:val="2E74B5"/>
              </w:rPr>
              <w:t>anagement</w:t>
            </w:r>
            <w:r w:rsidR="00D637FF">
              <w:rPr>
                <w:rFonts w:cs="Calibri"/>
                <w:color w:val="2E74B5"/>
              </w:rPr>
              <w:t xml:space="preserve"> </w:t>
            </w:r>
            <w:r>
              <w:rPr>
                <w:rFonts w:cs="Calibri"/>
                <w:color w:val="2E74B5"/>
              </w:rPr>
              <w:t>/</w:t>
            </w:r>
            <w:r w:rsidR="00D637FF">
              <w:rPr>
                <w:rFonts w:cs="Calibri"/>
                <w:color w:val="2E74B5"/>
              </w:rPr>
              <w:t xml:space="preserve"> </w:t>
            </w:r>
            <w:r>
              <w:rPr>
                <w:rFonts w:cs="Calibri"/>
                <w:color w:val="2E74B5"/>
              </w:rPr>
              <w:t>Admin 2</w:t>
            </w:r>
          </w:p>
        </w:tc>
        <w:tc>
          <w:tcPr>
            <w:tcW w:w="1300" w:type="dxa"/>
            <w:tcBorders>
              <w:top w:val="nil"/>
              <w:left w:val="nil"/>
              <w:bottom w:val="nil"/>
              <w:right w:val="nil"/>
            </w:tcBorders>
            <w:shd w:val="clear" w:color="auto" w:fill="D6E6F4"/>
          </w:tcPr>
          <w:p w14:paraId="040AB19B" w14:textId="47496BE0" w:rsidR="00997F52" w:rsidRDefault="00997F52" w:rsidP="00997F52">
            <w:pPr>
              <w:rPr>
                <w:rFonts w:cs="Calibri"/>
                <w:color w:val="2E74B5"/>
              </w:rPr>
            </w:pPr>
            <w:r>
              <w:rPr>
                <w:rFonts w:cs="Calibri"/>
                <w:color w:val="2E74B5"/>
              </w:rPr>
              <w:t>2</w:t>
            </w:r>
          </w:p>
        </w:tc>
      </w:tr>
      <w:tr w:rsidR="00997F52" w14:paraId="2E2314E1" w14:textId="77777777" w:rsidTr="00997F52">
        <w:tc>
          <w:tcPr>
            <w:tcW w:w="940" w:type="dxa"/>
            <w:tcBorders>
              <w:top w:val="nil"/>
              <w:left w:val="nil"/>
              <w:bottom w:val="nil"/>
              <w:right w:val="nil"/>
            </w:tcBorders>
          </w:tcPr>
          <w:p w14:paraId="3D659E59" w14:textId="457A62C6" w:rsidR="00997F52" w:rsidRPr="00997F52" w:rsidRDefault="00997F52" w:rsidP="00997F52">
            <w:pPr>
              <w:rPr>
                <w:rFonts w:ascii="Times New Roman" w:hAnsi="Times New Roman"/>
                <w:color w:val="2E74B5"/>
              </w:rPr>
            </w:pPr>
            <w:r>
              <w:rPr>
                <w:rFonts w:cs="Calibri"/>
                <w:color w:val="2E74B5"/>
              </w:rPr>
              <w:t>5</w:t>
            </w:r>
          </w:p>
        </w:tc>
        <w:tc>
          <w:tcPr>
            <w:tcW w:w="1440" w:type="dxa"/>
            <w:tcBorders>
              <w:top w:val="nil"/>
              <w:left w:val="nil"/>
              <w:bottom w:val="nil"/>
              <w:right w:val="nil"/>
            </w:tcBorders>
          </w:tcPr>
          <w:p w14:paraId="7114FF73" w14:textId="032C2DDC" w:rsidR="00997F52" w:rsidRDefault="00997F52" w:rsidP="00997F52">
            <w:pPr>
              <w:rPr>
                <w:rFonts w:cs="Calibri"/>
                <w:color w:val="2E74B5"/>
              </w:rPr>
            </w:pPr>
            <w:r>
              <w:rPr>
                <w:rFonts w:cs="Calibri"/>
                <w:color w:val="2E74B5"/>
              </w:rPr>
              <w:t>RFID-14</w:t>
            </w:r>
          </w:p>
        </w:tc>
        <w:tc>
          <w:tcPr>
            <w:tcW w:w="5240" w:type="dxa"/>
            <w:tcBorders>
              <w:top w:val="nil"/>
              <w:left w:val="nil"/>
              <w:bottom w:val="nil"/>
              <w:right w:val="nil"/>
            </w:tcBorders>
          </w:tcPr>
          <w:p w14:paraId="7B4AA4F7" w14:textId="50E801ED" w:rsidR="00997F52" w:rsidRDefault="00997F52" w:rsidP="00997F52">
            <w:pPr>
              <w:rPr>
                <w:rFonts w:cs="Calibri"/>
                <w:color w:val="2E74B5"/>
              </w:rPr>
            </w:pPr>
            <w:r>
              <w:rPr>
                <w:rFonts w:cs="Calibri"/>
                <w:color w:val="2E74B5"/>
              </w:rPr>
              <w:t>ReaFID Dokumentation 3</w:t>
            </w:r>
          </w:p>
        </w:tc>
        <w:tc>
          <w:tcPr>
            <w:tcW w:w="1300" w:type="dxa"/>
            <w:tcBorders>
              <w:top w:val="nil"/>
              <w:left w:val="nil"/>
              <w:bottom w:val="nil"/>
              <w:right w:val="nil"/>
            </w:tcBorders>
          </w:tcPr>
          <w:p w14:paraId="2A8E3F67" w14:textId="6F9EB2FE" w:rsidR="00997F52" w:rsidRDefault="00997F52" w:rsidP="00997F52">
            <w:pPr>
              <w:rPr>
                <w:rFonts w:cs="Calibri"/>
                <w:color w:val="2E74B5"/>
              </w:rPr>
            </w:pPr>
            <w:r>
              <w:rPr>
                <w:rFonts w:cs="Calibri"/>
                <w:color w:val="2E74B5"/>
              </w:rPr>
              <w:t>20</w:t>
            </w:r>
          </w:p>
        </w:tc>
      </w:tr>
      <w:tr w:rsidR="00997F52" w14:paraId="317964DF" w14:textId="77777777" w:rsidTr="00997F52">
        <w:tc>
          <w:tcPr>
            <w:tcW w:w="940" w:type="dxa"/>
            <w:tcBorders>
              <w:top w:val="nil"/>
              <w:left w:val="nil"/>
              <w:bottom w:val="nil"/>
              <w:right w:val="nil"/>
            </w:tcBorders>
            <w:shd w:val="clear" w:color="auto" w:fill="D6E6F4"/>
          </w:tcPr>
          <w:p w14:paraId="708BF8CE" w14:textId="3645BF92" w:rsidR="00997F52" w:rsidRPr="00997F52" w:rsidRDefault="00997F52" w:rsidP="00997F52">
            <w:pPr>
              <w:rPr>
                <w:rFonts w:ascii="Times New Roman" w:hAnsi="Times New Roman"/>
                <w:color w:val="2E74B5"/>
              </w:rPr>
            </w:pPr>
            <w:r>
              <w:rPr>
                <w:rFonts w:cs="Calibri"/>
                <w:color w:val="2E74B5"/>
              </w:rPr>
              <w:t>5</w:t>
            </w:r>
          </w:p>
        </w:tc>
        <w:tc>
          <w:tcPr>
            <w:tcW w:w="1440" w:type="dxa"/>
            <w:tcBorders>
              <w:top w:val="nil"/>
              <w:left w:val="nil"/>
              <w:bottom w:val="nil"/>
              <w:right w:val="nil"/>
            </w:tcBorders>
            <w:shd w:val="clear" w:color="auto" w:fill="D6E6F4"/>
          </w:tcPr>
          <w:p w14:paraId="37138374" w14:textId="2CD32346" w:rsidR="00997F52" w:rsidRDefault="00997F52" w:rsidP="00997F52">
            <w:pPr>
              <w:rPr>
                <w:rFonts w:cs="Calibri"/>
                <w:color w:val="2E74B5"/>
              </w:rPr>
            </w:pPr>
            <w:r>
              <w:rPr>
                <w:rFonts w:cs="Calibri"/>
                <w:color w:val="2E74B5"/>
              </w:rPr>
              <w:t>RFID-22</w:t>
            </w:r>
          </w:p>
        </w:tc>
        <w:tc>
          <w:tcPr>
            <w:tcW w:w="5240" w:type="dxa"/>
            <w:tcBorders>
              <w:top w:val="nil"/>
              <w:left w:val="nil"/>
              <w:bottom w:val="nil"/>
              <w:right w:val="nil"/>
            </w:tcBorders>
            <w:shd w:val="clear" w:color="auto" w:fill="D6E6F4"/>
          </w:tcPr>
          <w:p w14:paraId="5637CA80" w14:textId="04A74D93" w:rsidR="00997F52" w:rsidRDefault="00997F52" w:rsidP="00451969">
            <w:pPr>
              <w:rPr>
                <w:rFonts w:cs="Calibri"/>
                <w:color w:val="2E74B5"/>
              </w:rPr>
            </w:pPr>
            <w:r>
              <w:rPr>
                <w:rFonts w:cs="Calibri"/>
                <w:color w:val="2E74B5"/>
              </w:rPr>
              <w:t>ReaFID Proje</w:t>
            </w:r>
            <w:r w:rsidR="00D637FF">
              <w:rPr>
                <w:rFonts w:cs="Calibri"/>
                <w:color w:val="2E74B5"/>
              </w:rPr>
              <w:t>k</w:t>
            </w:r>
            <w:r>
              <w:rPr>
                <w:rFonts w:cs="Calibri"/>
                <w:color w:val="2E74B5"/>
              </w:rPr>
              <w:t>t</w:t>
            </w:r>
            <w:r w:rsidR="00D637FF">
              <w:rPr>
                <w:rFonts w:cs="Calibri"/>
                <w:color w:val="2E74B5"/>
              </w:rPr>
              <w:t>m</w:t>
            </w:r>
            <w:r>
              <w:rPr>
                <w:rFonts w:cs="Calibri"/>
                <w:color w:val="2E74B5"/>
              </w:rPr>
              <w:t>anagement</w:t>
            </w:r>
            <w:r w:rsidR="00D637FF">
              <w:rPr>
                <w:rFonts w:cs="Calibri"/>
                <w:color w:val="2E74B5"/>
              </w:rPr>
              <w:t xml:space="preserve"> </w:t>
            </w:r>
            <w:r>
              <w:rPr>
                <w:rFonts w:cs="Calibri"/>
                <w:color w:val="2E74B5"/>
              </w:rPr>
              <w:t>/</w:t>
            </w:r>
            <w:r w:rsidR="00D637FF">
              <w:rPr>
                <w:rFonts w:cs="Calibri"/>
                <w:color w:val="2E74B5"/>
              </w:rPr>
              <w:t xml:space="preserve"> </w:t>
            </w:r>
            <w:r>
              <w:rPr>
                <w:rFonts w:cs="Calibri"/>
                <w:color w:val="2E74B5"/>
              </w:rPr>
              <w:t xml:space="preserve">Admin </w:t>
            </w:r>
            <w:del w:id="840" w:author="Desiree Sacher" w:date="2014-09-11T10:51:00Z">
              <w:r w:rsidDel="00451969">
                <w:rPr>
                  <w:rFonts w:cs="Calibri"/>
                  <w:color w:val="2E74B5"/>
                </w:rPr>
                <w:delText>1</w:delText>
              </w:r>
            </w:del>
            <w:ins w:id="841" w:author="Desiree Sacher" w:date="2014-09-11T10:51:00Z">
              <w:r w:rsidR="00451969">
                <w:rPr>
                  <w:rFonts w:cs="Calibri"/>
                  <w:color w:val="2E74B5"/>
                </w:rPr>
                <w:t>3</w:t>
              </w:r>
            </w:ins>
          </w:p>
        </w:tc>
        <w:tc>
          <w:tcPr>
            <w:tcW w:w="1300" w:type="dxa"/>
            <w:tcBorders>
              <w:top w:val="nil"/>
              <w:left w:val="nil"/>
              <w:bottom w:val="nil"/>
              <w:right w:val="nil"/>
            </w:tcBorders>
            <w:shd w:val="clear" w:color="auto" w:fill="D6E6F4"/>
          </w:tcPr>
          <w:p w14:paraId="4F3B5003" w14:textId="3F8E2798" w:rsidR="00997F52" w:rsidRDefault="00997F52" w:rsidP="00997F52">
            <w:pPr>
              <w:rPr>
                <w:rFonts w:cs="Calibri"/>
                <w:color w:val="2E74B5"/>
              </w:rPr>
            </w:pPr>
            <w:r>
              <w:rPr>
                <w:rFonts w:cs="Calibri"/>
                <w:color w:val="2E74B5"/>
              </w:rPr>
              <w:t>1</w:t>
            </w:r>
          </w:p>
        </w:tc>
      </w:tr>
      <w:tr w:rsidR="00997F52" w14:paraId="04AFD581" w14:textId="77777777" w:rsidTr="00997F52">
        <w:tc>
          <w:tcPr>
            <w:tcW w:w="940" w:type="dxa"/>
            <w:tcBorders>
              <w:top w:val="nil"/>
              <w:left w:val="nil"/>
              <w:bottom w:val="nil"/>
              <w:right w:val="nil"/>
            </w:tcBorders>
          </w:tcPr>
          <w:p w14:paraId="6C741226" w14:textId="4B91CCF5" w:rsidR="00997F52" w:rsidRPr="00997F52" w:rsidRDefault="00997F52" w:rsidP="00997F52">
            <w:pPr>
              <w:rPr>
                <w:rFonts w:ascii="Times New Roman" w:hAnsi="Times New Roman"/>
                <w:color w:val="2E74B5"/>
              </w:rPr>
            </w:pPr>
            <w:r>
              <w:rPr>
                <w:rFonts w:cs="Calibri"/>
                <w:color w:val="2E74B5"/>
              </w:rPr>
              <w:t>Backlog</w:t>
            </w:r>
          </w:p>
        </w:tc>
        <w:tc>
          <w:tcPr>
            <w:tcW w:w="1440" w:type="dxa"/>
            <w:tcBorders>
              <w:top w:val="nil"/>
              <w:left w:val="nil"/>
              <w:bottom w:val="nil"/>
              <w:right w:val="nil"/>
            </w:tcBorders>
          </w:tcPr>
          <w:p w14:paraId="7C261C43" w14:textId="3370AB92" w:rsidR="00997F52" w:rsidRDefault="00997F52" w:rsidP="00997F52">
            <w:pPr>
              <w:rPr>
                <w:rFonts w:cs="Calibri"/>
                <w:color w:val="2E74B5"/>
              </w:rPr>
            </w:pPr>
            <w:r>
              <w:rPr>
                <w:rFonts w:cs="Calibri"/>
                <w:color w:val="2E74B5"/>
              </w:rPr>
              <w:t>RFID-15</w:t>
            </w:r>
          </w:p>
        </w:tc>
        <w:tc>
          <w:tcPr>
            <w:tcW w:w="5240" w:type="dxa"/>
            <w:tcBorders>
              <w:top w:val="nil"/>
              <w:left w:val="nil"/>
              <w:bottom w:val="nil"/>
              <w:right w:val="nil"/>
            </w:tcBorders>
          </w:tcPr>
          <w:p w14:paraId="5EF8DFCA" w14:textId="7A6FC42C" w:rsidR="00997F52" w:rsidRPr="007415CC" w:rsidRDefault="00997F52" w:rsidP="00F46ADB">
            <w:pPr>
              <w:rPr>
                <w:rFonts w:cs="Calibri"/>
                <w:color w:val="2E74B5"/>
                <w:lang w:val="en-US"/>
              </w:rPr>
            </w:pPr>
            <w:r w:rsidRPr="004174EF">
              <w:rPr>
                <w:rFonts w:cs="Calibri"/>
                <w:color w:val="2E74B5"/>
              </w:rPr>
              <w:t>ReaFID</w:t>
            </w:r>
            <w:r w:rsidRPr="007415CC">
              <w:rPr>
                <w:rFonts w:cs="Calibri"/>
                <w:color w:val="2E74B5"/>
                <w:lang w:val="en-US"/>
              </w:rPr>
              <w:t xml:space="preserve"> </w:t>
            </w:r>
            <w:r w:rsidR="00D637FF" w:rsidRPr="007415CC">
              <w:rPr>
                <w:rFonts w:cs="Calibri"/>
                <w:color w:val="2E74B5"/>
                <w:lang w:val="en-US"/>
              </w:rPr>
              <w:t xml:space="preserve">Spiel-GUI </w:t>
            </w:r>
            <w:r w:rsidRPr="007415CC">
              <w:rPr>
                <w:rFonts w:cs="Calibri"/>
                <w:color w:val="2E74B5"/>
                <w:lang w:val="en-US"/>
              </w:rPr>
              <w:t>– Top</w:t>
            </w:r>
            <w:r w:rsidR="00D637FF">
              <w:rPr>
                <w:rFonts w:cs="Calibri"/>
                <w:color w:val="2E74B5"/>
                <w:lang w:val="en-US"/>
              </w:rPr>
              <w:t xml:space="preserve"> S</w:t>
            </w:r>
            <w:r w:rsidRPr="007415CC">
              <w:rPr>
                <w:rFonts w:cs="Calibri"/>
                <w:color w:val="2E74B5"/>
                <w:lang w:val="en-US"/>
              </w:rPr>
              <w:t>corer</w:t>
            </w:r>
            <w:r w:rsidR="00D637FF">
              <w:rPr>
                <w:rFonts w:cs="Calibri"/>
                <w:color w:val="2E74B5"/>
                <w:lang w:val="en-US"/>
              </w:rPr>
              <w:t>-</w:t>
            </w:r>
            <w:r w:rsidRPr="007415CC">
              <w:rPr>
                <w:rFonts w:cs="Calibri"/>
                <w:color w:val="2E74B5"/>
                <w:lang w:val="en-US"/>
              </w:rPr>
              <w:t>Liste</w:t>
            </w:r>
          </w:p>
        </w:tc>
        <w:tc>
          <w:tcPr>
            <w:tcW w:w="1300" w:type="dxa"/>
            <w:tcBorders>
              <w:top w:val="nil"/>
              <w:left w:val="nil"/>
              <w:bottom w:val="nil"/>
              <w:right w:val="nil"/>
            </w:tcBorders>
          </w:tcPr>
          <w:p w14:paraId="12CAAF32" w14:textId="4362B254" w:rsidR="00997F52" w:rsidRDefault="00997F52" w:rsidP="00997F52">
            <w:pPr>
              <w:rPr>
                <w:rFonts w:cs="Calibri"/>
                <w:color w:val="2E74B5"/>
              </w:rPr>
            </w:pPr>
            <w:r>
              <w:rPr>
                <w:rFonts w:cs="Calibri"/>
                <w:color w:val="2E74B5"/>
              </w:rPr>
              <w:t>8</w:t>
            </w:r>
          </w:p>
        </w:tc>
      </w:tr>
      <w:tr w:rsidR="00997F52" w14:paraId="4AF04F97" w14:textId="77777777" w:rsidTr="00997F52">
        <w:tc>
          <w:tcPr>
            <w:tcW w:w="940" w:type="dxa"/>
            <w:tcBorders>
              <w:top w:val="nil"/>
              <w:left w:val="nil"/>
              <w:bottom w:val="nil"/>
              <w:right w:val="nil"/>
            </w:tcBorders>
            <w:shd w:val="clear" w:color="auto" w:fill="D6E6F4"/>
          </w:tcPr>
          <w:p w14:paraId="1E42170B" w14:textId="3C60085F" w:rsidR="00997F52" w:rsidRPr="00997F52" w:rsidRDefault="00997F52" w:rsidP="00997F52">
            <w:pPr>
              <w:rPr>
                <w:rFonts w:ascii="Times New Roman" w:hAnsi="Times New Roman"/>
                <w:color w:val="2E74B5"/>
              </w:rPr>
            </w:pPr>
            <w:r>
              <w:rPr>
                <w:rFonts w:cs="Calibri"/>
                <w:color w:val="2E74B5"/>
              </w:rPr>
              <w:t>Backlog</w:t>
            </w:r>
          </w:p>
        </w:tc>
        <w:tc>
          <w:tcPr>
            <w:tcW w:w="1440" w:type="dxa"/>
            <w:tcBorders>
              <w:top w:val="nil"/>
              <w:left w:val="nil"/>
              <w:bottom w:val="nil"/>
              <w:right w:val="nil"/>
            </w:tcBorders>
            <w:shd w:val="clear" w:color="auto" w:fill="D6E6F4"/>
          </w:tcPr>
          <w:p w14:paraId="45CF1E9D" w14:textId="4B2E05C5" w:rsidR="00997F52" w:rsidRDefault="00997F52" w:rsidP="00997F52">
            <w:pPr>
              <w:rPr>
                <w:rFonts w:cs="Calibri"/>
                <w:color w:val="2E74B5"/>
              </w:rPr>
            </w:pPr>
            <w:r>
              <w:rPr>
                <w:rFonts w:cs="Calibri"/>
                <w:color w:val="2E74B5"/>
              </w:rPr>
              <w:t>RFID-16</w:t>
            </w:r>
          </w:p>
        </w:tc>
        <w:tc>
          <w:tcPr>
            <w:tcW w:w="5240" w:type="dxa"/>
            <w:tcBorders>
              <w:top w:val="nil"/>
              <w:left w:val="nil"/>
              <w:bottom w:val="nil"/>
              <w:right w:val="nil"/>
            </w:tcBorders>
            <w:shd w:val="clear" w:color="auto" w:fill="D6E6F4"/>
          </w:tcPr>
          <w:p w14:paraId="77335F03" w14:textId="2CC5BD5A" w:rsidR="00997F52" w:rsidRDefault="00997F52" w:rsidP="00997F52">
            <w:pPr>
              <w:rPr>
                <w:rFonts w:cs="Calibri"/>
                <w:color w:val="2E74B5"/>
              </w:rPr>
            </w:pPr>
            <w:r>
              <w:rPr>
                <w:rFonts w:cs="Calibri"/>
                <w:color w:val="2E74B5"/>
              </w:rPr>
              <w:t xml:space="preserve">ReaFID </w:t>
            </w:r>
            <w:r w:rsidR="00D637FF">
              <w:rPr>
                <w:rFonts w:cs="Calibri"/>
                <w:color w:val="2E74B5"/>
              </w:rPr>
              <w:t xml:space="preserve">Spiel-GUI </w:t>
            </w:r>
            <w:r>
              <w:rPr>
                <w:rFonts w:cs="Calibri"/>
                <w:color w:val="2E74B5"/>
              </w:rPr>
              <w:t>– Spieloberfläche Karte</w:t>
            </w:r>
            <w:r w:rsidR="00D637FF">
              <w:rPr>
                <w:rFonts w:cs="Calibri"/>
                <w:color w:val="2E74B5"/>
              </w:rPr>
              <w:t>n</w:t>
            </w:r>
            <w:r>
              <w:rPr>
                <w:rFonts w:cs="Calibri"/>
                <w:color w:val="2E74B5"/>
              </w:rPr>
              <w:t>konfiguration</w:t>
            </w:r>
          </w:p>
        </w:tc>
        <w:tc>
          <w:tcPr>
            <w:tcW w:w="1300" w:type="dxa"/>
            <w:tcBorders>
              <w:top w:val="nil"/>
              <w:left w:val="nil"/>
              <w:bottom w:val="nil"/>
              <w:right w:val="nil"/>
            </w:tcBorders>
            <w:shd w:val="clear" w:color="auto" w:fill="D6E6F4"/>
          </w:tcPr>
          <w:p w14:paraId="5129C827" w14:textId="5F7A876E" w:rsidR="00997F52" w:rsidRDefault="00997F52" w:rsidP="00997F52">
            <w:pPr>
              <w:rPr>
                <w:rFonts w:cs="Calibri"/>
                <w:color w:val="2E74B5"/>
              </w:rPr>
            </w:pPr>
            <w:r>
              <w:rPr>
                <w:rFonts w:cs="Calibri"/>
                <w:color w:val="2E74B5"/>
              </w:rPr>
              <w:t>12</w:t>
            </w:r>
          </w:p>
        </w:tc>
      </w:tr>
      <w:tr w:rsidR="00997F52" w14:paraId="6947A241" w14:textId="77777777" w:rsidTr="00997F52">
        <w:tc>
          <w:tcPr>
            <w:tcW w:w="940" w:type="dxa"/>
            <w:tcBorders>
              <w:top w:val="nil"/>
              <w:left w:val="nil"/>
              <w:bottom w:val="nil"/>
              <w:right w:val="nil"/>
            </w:tcBorders>
          </w:tcPr>
          <w:p w14:paraId="704133A4" w14:textId="7AAA75C7" w:rsidR="00997F52" w:rsidRPr="00997F52" w:rsidRDefault="00997F52" w:rsidP="00997F52">
            <w:pPr>
              <w:rPr>
                <w:rFonts w:ascii="Times New Roman" w:hAnsi="Times New Roman"/>
                <w:color w:val="2E74B5"/>
              </w:rPr>
            </w:pPr>
            <w:r>
              <w:rPr>
                <w:rFonts w:cs="Calibri"/>
                <w:color w:val="2E74B5"/>
              </w:rPr>
              <w:t>Backlog</w:t>
            </w:r>
          </w:p>
        </w:tc>
        <w:tc>
          <w:tcPr>
            <w:tcW w:w="1440" w:type="dxa"/>
            <w:tcBorders>
              <w:top w:val="nil"/>
              <w:left w:val="nil"/>
              <w:bottom w:val="nil"/>
              <w:right w:val="nil"/>
            </w:tcBorders>
          </w:tcPr>
          <w:p w14:paraId="5AAFB680" w14:textId="787545EE" w:rsidR="00997F52" w:rsidRDefault="00997F52" w:rsidP="00997F52">
            <w:pPr>
              <w:rPr>
                <w:rFonts w:cs="Calibri"/>
                <w:color w:val="2E74B5"/>
              </w:rPr>
            </w:pPr>
            <w:r>
              <w:rPr>
                <w:rFonts w:cs="Calibri"/>
                <w:color w:val="2E74B5"/>
              </w:rPr>
              <w:t>RFID-17</w:t>
            </w:r>
          </w:p>
        </w:tc>
        <w:tc>
          <w:tcPr>
            <w:tcW w:w="5240" w:type="dxa"/>
            <w:tcBorders>
              <w:top w:val="nil"/>
              <w:left w:val="nil"/>
              <w:bottom w:val="nil"/>
              <w:right w:val="nil"/>
            </w:tcBorders>
          </w:tcPr>
          <w:p w14:paraId="7048F1DE" w14:textId="023E4816" w:rsidR="00997F52" w:rsidRDefault="00997F52" w:rsidP="00997F52">
            <w:pPr>
              <w:rPr>
                <w:rFonts w:cs="Calibri"/>
                <w:color w:val="2E74B5"/>
              </w:rPr>
            </w:pPr>
            <w:r>
              <w:rPr>
                <w:rFonts w:cs="Calibri"/>
                <w:color w:val="2E74B5"/>
              </w:rPr>
              <w:t xml:space="preserve">ReaFID </w:t>
            </w:r>
            <w:r w:rsidR="00D637FF">
              <w:rPr>
                <w:rFonts w:cs="Calibri"/>
                <w:color w:val="2E74B5"/>
              </w:rPr>
              <w:t xml:space="preserve">Spiel-GUI </w:t>
            </w:r>
            <w:r>
              <w:rPr>
                <w:rFonts w:cs="Calibri"/>
                <w:color w:val="2E74B5"/>
              </w:rPr>
              <w:t>– Anzeige Auslesen Karte</w:t>
            </w:r>
          </w:p>
        </w:tc>
        <w:tc>
          <w:tcPr>
            <w:tcW w:w="1300" w:type="dxa"/>
            <w:tcBorders>
              <w:top w:val="nil"/>
              <w:left w:val="nil"/>
              <w:bottom w:val="nil"/>
              <w:right w:val="nil"/>
            </w:tcBorders>
          </w:tcPr>
          <w:p w14:paraId="28A8A827" w14:textId="26FB1409" w:rsidR="00997F52" w:rsidRDefault="00997F52" w:rsidP="00997F52">
            <w:pPr>
              <w:rPr>
                <w:rFonts w:cs="Calibri"/>
                <w:color w:val="2E74B5"/>
              </w:rPr>
            </w:pPr>
            <w:r>
              <w:rPr>
                <w:rFonts w:cs="Calibri"/>
                <w:color w:val="2E74B5"/>
              </w:rPr>
              <w:t>6</w:t>
            </w:r>
          </w:p>
        </w:tc>
      </w:tr>
      <w:tr w:rsidR="00997F52" w14:paraId="36FF2519" w14:textId="77777777" w:rsidTr="00997F52">
        <w:tc>
          <w:tcPr>
            <w:tcW w:w="940" w:type="dxa"/>
            <w:tcBorders>
              <w:top w:val="nil"/>
              <w:left w:val="nil"/>
              <w:bottom w:val="nil"/>
              <w:right w:val="nil"/>
            </w:tcBorders>
            <w:shd w:val="clear" w:color="auto" w:fill="D6E6F4"/>
          </w:tcPr>
          <w:p w14:paraId="37C5F31B" w14:textId="093C56E5" w:rsidR="00997F52" w:rsidRPr="00997F52" w:rsidRDefault="00997F52" w:rsidP="00997F52">
            <w:pPr>
              <w:rPr>
                <w:rFonts w:ascii="Times New Roman" w:hAnsi="Times New Roman"/>
                <w:color w:val="2E74B5"/>
              </w:rPr>
            </w:pPr>
            <w:r>
              <w:rPr>
                <w:rFonts w:cs="Calibri"/>
                <w:color w:val="2E74B5"/>
              </w:rPr>
              <w:t>Backlog</w:t>
            </w:r>
          </w:p>
        </w:tc>
        <w:tc>
          <w:tcPr>
            <w:tcW w:w="1440" w:type="dxa"/>
            <w:tcBorders>
              <w:top w:val="nil"/>
              <w:left w:val="nil"/>
              <w:bottom w:val="nil"/>
              <w:right w:val="nil"/>
            </w:tcBorders>
            <w:shd w:val="clear" w:color="auto" w:fill="D6E6F4"/>
          </w:tcPr>
          <w:p w14:paraId="2BCF485C" w14:textId="6ADE3674" w:rsidR="00997F52" w:rsidRDefault="00997F52" w:rsidP="00997F52">
            <w:pPr>
              <w:rPr>
                <w:rFonts w:cs="Calibri"/>
                <w:color w:val="2E74B5"/>
              </w:rPr>
            </w:pPr>
            <w:r>
              <w:rPr>
                <w:rFonts w:cs="Calibri"/>
                <w:color w:val="2E74B5"/>
              </w:rPr>
              <w:t>RFID-18</w:t>
            </w:r>
          </w:p>
        </w:tc>
        <w:tc>
          <w:tcPr>
            <w:tcW w:w="5240" w:type="dxa"/>
            <w:tcBorders>
              <w:top w:val="nil"/>
              <w:left w:val="nil"/>
              <w:bottom w:val="nil"/>
              <w:right w:val="nil"/>
            </w:tcBorders>
            <w:shd w:val="clear" w:color="auto" w:fill="D6E6F4"/>
          </w:tcPr>
          <w:p w14:paraId="0D4DE17B" w14:textId="2A601A48" w:rsidR="00997F52" w:rsidRPr="007415CC" w:rsidRDefault="00997F52" w:rsidP="00997F52">
            <w:pPr>
              <w:rPr>
                <w:rFonts w:cs="Calibri"/>
                <w:color w:val="2E74B5"/>
              </w:rPr>
            </w:pPr>
            <w:r w:rsidRPr="007415CC">
              <w:rPr>
                <w:rFonts w:cs="Calibri"/>
                <w:color w:val="2E74B5"/>
              </w:rPr>
              <w:t xml:space="preserve">ReaFID </w:t>
            </w:r>
            <w:r w:rsidR="00D637FF">
              <w:rPr>
                <w:rFonts w:cs="Calibri"/>
                <w:color w:val="2E74B5"/>
              </w:rPr>
              <w:t xml:space="preserve">Spiel-GUI </w:t>
            </w:r>
            <w:r w:rsidRPr="007415CC">
              <w:rPr>
                <w:rFonts w:cs="Calibri"/>
                <w:color w:val="2E74B5"/>
              </w:rPr>
              <w:t>– Menüpunkt Select Modus</w:t>
            </w:r>
          </w:p>
        </w:tc>
        <w:tc>
          <w:tcPr>
            <w:tcW w:w="1300" w:type="dxa"/>
            <w:tcBorders>
              <w:top w:val="nil"/>
              <w:left w:val="nil"/>
              <w:bottom w:val="nil"/>
              <w:right w:val="nil"/>
            </w:tcBorders>
            <w:shd w:val="clear" w:color="auto" w:fill="D6E6F4"/>
          </w:tcPr>
          <w:p w14:paraId="66C1E1C5" w14:textId="6DF6EFC2" w:rsidR="00997F52" w:rsidRDefault="00997F52" w:rsidP="00997F52">
            <w:pPr>
              <w:rPr>
                <w:rFonts w:cs="Calibri"/>
                <w:color w:val="2E74B5"/>
              </w:rPr>
            </w:pPr>
            <w:r>
              <w:rPr>
                <w:rFonts w:cs="Calibri"/>
                <w:color w:val="2E74B5"/>
              </w:rPr>
              <w:t>4</w:t>
            </w:r>
          </w:p>
        </w:tc>
      </w:tr>
      <w:tr w:rsidR="00997F52" w14:paraId="6AB25AC2" w14:textId="77777777" w:rsidTr="00997F52">
        <w:tc>
          <w:tcPr>
            <w:tcW w:w="940" w:type="dxa"/>
            <w:tcBorders>
              <w:top w:val="nil"/>
              <w:left w:val="nil"/>
              <w:bottom w:val="single" w:sz="8" w:space="0" w:color="5B9BD5"/>
              <w:right w:val="nil"/>
            </w:tcBorders>
          </w:tcPr>
          <w:p w14:paraId="0D9A9DDA" w14:textId="3558D20C" w:rsidR="00997F52" w:rsidRPr="00997F52" w:rsidRDefault="00997F52" w:rsidP="00997F52">
            <w:pPr>
              <w:rPr>
                <w:rFonts w:ascii="Times New Roman" w:hAnsi="Times New Roman"/>
                <w:color w:val="2E74B5"/>
              </w:rPr>
            </w:pPr>
            <w:r>
              <w:rPr>
                <w:rFonts w:cs="Calibri"/>
                <w:color w:val="2E74B5"/>
              </w:rPr>
              <w:t>Backlog</w:t>
            </w:r>
          </w:p>
        </w:tc>
        <w:tc>
          <w:tcPr>
            <w:tcW w:w="1440" w:type="dxa"/>
            <w:tcBorders>
              <w:top w:val="nil"/>
              <w:left w:val="nil"/>
              <w:bottom w:val="single" w:sz="8" w:space="0" w:color="5B9BD5"/>
              <w:right w:val="nil"/>
            </w:tcBorders>
          </w:tcPr>
          <w:p w14:paraId="2CECCE48" w14:textId="2B7EF7D8" w:rsidR="00997F52" w:rsidRDefault="00997F52" w:rsidP="00997F52">
            <w:pPr>
              <w:rPr>
                <w:rFonts w:cs="Calibri"/>
                <w:color w:val="2E74B5"/>
              </w:rPr>
            </w:pPr>
            <w:r>
              <w:rPr>
                <w:rFonts w:cs="Calibri"/>
                <w:color w:val="2E74B5"/>
              </w:rPr>
              <w:t>RFID-19</w:t>
            </w:r>
          </w:p>
        </w:tc>
        <w:tc>
          <w:tcPr>
            <w:tcW w:w="5240" w:type="dxa"/>
            <w:tcBorders>
              <w:top w:val="nil"/>
              <w:left w:val="nil"/>
              <w:bottom w:val="single" w:sz="8" w:space="0" w:color="5B9BD5"/>
              <w:right w:val="nil"/>
            </w:tcBorders>
          </w:tcPr>
          <w:p w14:paraId="3C8CB086" w14:textId="272BE0B9" w:rsidR="00997F52" w:rsidRDefault="00997F52" w:rsidP="00997F52">
            <w:pPr>
              <w:rPr>
                <w:rFonts w:cs="Calibri"/>
                <w:color w:val="2E74B5"/>
              </w:rPr>
            </w:pPr>
            <w:r>
              <w:rPr>
                <w:rFonts w:cs="Calibri"/>
                <w:color w:val="2E74B5"/>
              </w:rPr>
              <w:t xml:space="preserve">ReaFID Spiel </w:t>
            </w:r>
            <w:ins w:id="842" w:author="Desiree Sacher" w:date="2014-09-11T18:18:00Z">
              <w:r w:rsidR="00A27501">
                <w:rPr>
                  <w:rFonts w:cs="Calibri"/>
                  <w:color w:val="2E74B5"/>
                </w:rPr>
                <w:t xml:space="preserve">- </w:t>
              </w:r>
            </w:ins>
            <w:r>
              <w:rPr>
                <w:rFonts w:cs="Calibri"/>
                <w:color w:val="2E74B5"/>
              </w:rPr>
              <w:t>Advanced Mode erstellen</w:t>
            </w:r>
          </w:p>
        </w:tc>
        <w:tc>
          <w:tcPr>
            <w:tcW w:w="1300" w:type="dxa"/>
            <w:tcBorders>
              <w:top w:val="nil"/>
              <w:left w:val="nil"/>
              <w:bottom w:val="single" w:sz="8" w:space="0" w:color="5B9BD5"/>
              <w:right w:val="nil"/>
            </w:tcBorders>
          </w:tcPr>
          <w:p w14:paraId="0F19C54A" w14:textId="09C0B948" w:rsidR="00997F52" w:rsidRDefault="00997F52" w:rsidP="00997F52">
            <w:pPr>
              <w:rPr>
                <w:rFonts w:cs="Calibri"/>
                <w:color w:val="2E74B5"/>
              </w:rPr>
            </w:pPr>
            <w:r>
              <w:rPr>
                <w:rFonts w:cs="Calibri"/>
                <w:color w:val="2E74B5"/>
              </w:rPr>
              <w:t>20</w:t>
            </w:r>
          </w:p>
        </w:tc>
      </w:tr>
    </w:tbl>
    <w:p w14:paraId="5750AB21" w14:textId="77777777" w:rsidR="00997F52" w:rsidRDefault="00997F52" w:rsidP="00997F52">
      <w:pPr>
        <w:jc w:val="center"/>
        <w:rPr>
          <w:rFonts w:ascii="Times New Roman" w:hAnsi="Times New Roman"/>
          <w:b/>
          <w:bCs/>
          <w:color w:val="4F81BD"/>
          <w:sz w:val="2"/>
          <w:szCs w:val="2"/>
        </w:rPr>
      </w:pPr>
    </w:p>
    <w:p w14:paraId="35EC52A1" w14:textId="77777777" w:rsidR="00997F52" w:rsidRPr="00997F52" w:rsidRDefault="00997F52" w:rsidP="00997F52"/>
    <w:p w14:paraId="676982C7" w14:textId="68833D0C" w:rsidR="003700A9" w:rsidRDefault="003700A9" w:rsidP="003700A9">
      <w:pPr>
        <w:pStyle w:val="Heading2"/>
      </w:pPr>
      <w:del w:id="843" w:author="Desiree Sacher" w:date="2014-09-11T10:53:00Z">
        <w:r w:rsidRPr="00CF25F1" w:rsidDel="00451969">
          <w:lastRenderedPageBreak/>
          <w:delText>Seminarumsetzung</w:delText>
        </w:r>
      </w:del>
      <w:bookmarkStart w:id="844" w:name="_Toc398226715"/>
      <w:ins w:id="845" w:author="Desiree Sacher" w:date="2014-09-11T10:53:00Z">
        <w:r w:rsidR="00451969">
          <w:t>Projekt</w:t>
        </w:r>
        <w:r w:rsidR="00451969" w:rsidRPr="00CF25F1">
          <w:t>umsetzung</w:t>
        </w:r>
      </w:ins>
      <w:bookmarkEnd w:id="844"/>
    </w:p>
    <w:p w14:paraId="4A583A48" w14:textId="0DC9E1B6" w:rsidR="00997F52" w:rsidRDefault="00997F52" w:rsidP="00997F52">
      <w:pPr>
        <w:rPr>
          <w:rFonts w:cs="Calibri"/>
        </w:rPr>
      </w:pPr>
      <w:r>
        <w:rPr>
          <w:rFonts w:cs="Calibri"/>
        </w:rPr>
        <w:t>Für das Projekt galten folgende Termine</w:t>
      </w:r>
      <w:del w:id="846" w:author="Desiree Sacher" w:date="2014-09-11T10:52:00Z">
        <w:r w:rsidDel="00451969">
          <w:rPr>
            <w:rFonts w:cs="Calibri"/>
          </w:rPr>
          <w:delText>:</w:delText>
        </w:r>
      </w:del>
      <w:ins w:id="847" w:author="Desiree Sacher" w:date="2014-09-11T10:52:00Z">
        <w:r w:rsidR="00451969">
          <w:rPr>
            <w:rFonts w:cs="Calibri"/>
          </w:rPr>
          <w:t>, wobei das Kick Off, das Design Review, der Abgabetermin und der Präsentation</w:t>
        </w:r>
      </w:ins>
      <w:ins w:id="848" w:author="Desiree Sacher" w:date="2014-09-11T10:53:00Z">
        <w:r w:rsidR="00451969">
          <w:rPr>
            <w:rFonts w:cs="Calibri"/>
          </w:rPr>
          <w:t>s</w:t>
        </w:r>
      </w:ins>
      <w:ins w:id="849" w:author="Desiree Sacher" w:date="2014-09-11T10:52:00Z">
        <w:r w:rsidR="00451969">
          <w:rPr>
            <w:rFonts w:cs="Calibri"/>
          </w:rPr>
          <w:t xml:space="preserve">termin </w:t>
        </w:r>
      </w:ins>
      <w:ins w:id="850" w:author="Desiree Sacher" w:date="2014-09-11T10:53:00Z">
        <w:r w:rsidR="00451969">
          <w:rPr>
            <w:rFonts w:cs="Calibri"/>
          </w:rPr>
          <w:t>für Semesterarbeiten vorgegebene Termine sind.</w:t>
        </w:r>
      </w:ins>
    </w:p>
    <w:p w14:paraId="7A042146" w14:textId="2D48CE1E" w:rsidR="00134687" w:rsidRDefault="00134687" w:rsidP="00134687">
      <w:pPr>
        <w:pStyle w:val="Caption"/>
        <w:keepNext/>
      </w:pPr>
      <w:bookmarkStart w:id="851" w:name="_Toc398224707"/>
      <w:r>
        <w:t xml:space="preserve">Tabelle </w:t>
      </w:r>
      <w:r w:rsidR="002F2CFD">
        <w:fldChar w:fldCharType="begin"/>
      </w:r>
      <w:r w:rsidR="002F2CFD">
        <w:instrText xml:space="preserve"> SEQ Tabelle \* ARABIC </w:instrText>
      </w:r>
      <w:r w:rsidR="002F2CFD">
        <w:fldChar w:fldCharType="separate"/>
      </w:r>
      <w:r w:rsidR="00500CEE">
        <w:rPr>
          <w:noProof/>
        </w:rPr>
        <w:t>3</w:t>
      </w:r>
      <w:r w:rsidR="002F2CFD">
        <w:rPr>
          <w:noProof/>
        </w:rPr>
        <w:fldChar w:fldCharType="end"/>
      </w:r>
      <w:r>
        <w:t>: Projektt</w:t>
      </w:r>
      <w:r w:rsidRPr="00C53641">
        <w:t>ermine</w:t>
      </w:r>
      <w:bookmarkEnd w:id="851"/>
    </w:p>
    <w:tbl>
      <w:tblPr>
        <w:tblW w:w="0" w:type="auto"/>
        <w:tblBorders>
          <w:top w:val="single" w:sz="8" w:space="0" w:color="auto"/>
          <w:bottom w:val="single" w:sz="8" w:space="0" w:color="auto"/>
        </w:tblBorders>
        <w:tblLayout w:type="fixed"/>
        <w:tblLook w:val="0000" w:firstRow="0" w:lastRow="0" w:firstColumn="0" w:lastColumn="0" w:noHBand="0" w:noVBand="0"/>
      </w:tblPr>
      <w:tblGrid>
        <w:gridCol w:w="1300"/>
        <w:gridCol w:w="2520"/>
        <w:gridCol w:w="5360"/>
      </w:tblGrid>
      <w:tr w:rsidR="00997F52" w14:paraId="4F002193" w14:textId="77777777" w:rsidTr="00997F52">
        <w:tc>
          <w:tcPr>
            <w:tcW w:w="1300" w:type="dxa"/>
            <w:tcBorders>
              <w:top w:val="single" w:sz="8" w:space="0" w:color="5B9BD5"/>
              <w:left w:val="nil"/>
              <w:bottom w:val="single" w:sz="8" w:space="0" w:color="5B9BD5"/>
              <w:right w:val="nil"/>
            </w:tcBorders>
          </w:tcPr>
          <w:p w14:paraId="3AFF013C" w14:textId="08BE794C" w:rsidR="00997F52" w:rsidRPr="00997F52" w:rsidRDefault="00997F52" w:rsidP="00997F52">
            <w:pPr>
              <w:rPr>
                <w:rFonts w:ascii="Times New Roman" w:hAnsi="Times New Roman"/>
                <w:color w:val="2E74B5"/>
              </w:rPr>
            </w:pPr>
            <w:r>
              <w:rPr>
                <w:rFonts w:cs="Calibri"/>
                <w:b/>
                <w:bCs/>
                <w:color w:val="2E74B5"/>
              </w:rPr>
              <w:t>Nr.</w:t>
            </w:r>
          </w:p>
        </w:tc>
        <w:tc>
          <w:tcPr>
            <w:tcW w:w="2520" w:type="dxa"/>
            <w:tcBorders>
              <w:top w:val="single" w:sz="8" w:space="0" w:color="5B9BD5"/>
              <w:left w:val="nil"/>
              <w:bottom w:val="single" w:sz="8" w:space="0" w:color="5B9BD5"/>
              <w:right w:val="nil"/>
            </w:tcBorders>
          </w:tcPr>
          <w:p w14:paraId="04270C13" w14:textId="0E401202" w:rsidR="00997F52" w:rsidRPr="00997F52" w:rsidRDefault="00997F52" w:rsidP="00997F52">
            <w:pPr>
              <w:rPr>
                <w:rFonts w:ascii="Times New Roman" w:hAnsi="Times New Roman"/>
                <w:color w:val="2E74B5"/>
              </w:rPr>
            </w:pPr>
            <w:r>
              <w:rPr>
                <w:rFonts w:cs="Calibri"/>
                <w:b/>
                <w:bCs/>
                <w:color w:val="2E74B5"/>
              </w:rPr>
              <w:t>Termin</w:t>
            </w:r>
          </w:p>
        </w:tc>
        <w:tc>
          <w:tcPr>
            <w:tcW w:w="5360" w:type="dxa"/>
            <w:tcBorders>
              <w:top w:val="single" w:sz="8" w:space="0" w:color="5B9BD5"/>
              <w:left w:val="nil"/>
              <w:bottom w:val="single" w:sz="8" w:space="0" w:color="5B9BD5"/>
              <w:right w:val="nil"/>
            </w:tcBorders>
          </w:tcPr>
          <w:p w14:paraId="46D75C63" w14:textId="4AFF8F72" w:rsidR="00997F52" w:rsidRPr="00997F52" w:rsidRDefault="00997F52" w:rsidP="00997F52">
            <w:pPr>
              <w:rPr>
                <w:rFonts w:ascii="Times New Roman" w:hAnsi="Times New Roman"/>
                <w:color w:val="2E74B5"/>
              </w:rPr>
            </w:pPr>
            <w:r>
              <w:rPr>
                <w:rFonts w:cs="Calibri"/>
                <w:b/>
                <w:bCs/>
                <w:color w:val="2E74B5"/>
              </w:rPr>
              <w:t>Beschreibung</w:t>
            </w:r>
          </w:p>
        </w:tc>
      </w:tr>
      <w:tr w:rsidR="00A27501" w14:paraId="563E0A62" w14:textId="77777777" w:rsidTr="00997F52">
        <w:tc>
          <w:tcPr>
            <w:tcW w:w="1300" w:type="dxa"/>
            <w:tcBorders>
              <w:top w:val="nil"/>
              <w:left w:val="nil"/>
              <w:bottom w:val="nil"/>
              <w:right w:val="nil"/>
            </w:tcBorders>
            <w:shd w:val="clear" w:color="auto" w:fill="D6E6F4"/>
          </w:tcPr>
          <w:p w14:paraId="61515132" w14:textId="4ED736DE" w:rsidR="00A27501" w:rsidRPr="00997F52" w:rsidRDefault="00A27501" w:rsidP="00997F52">
            <w:pPr>
              <w:rPr>
                <w:rFonts w:ascii="Times New Roman" w:hAnsi="Times New Roman"/>
                <w:color w:val="2E74B5"/>
              </w:rPr>
            </w:pPr>
            <w:r>
              <w:rPr>
                <w:rFonts w:cs="Calibri"/>
                <w:b/>
                <w:bCs/>
                <w:color w:val="2E74B5"/>
              </w:rPr>
              <w:t>1</w:t>
            </w:r>
          </w:p>
        </w:tc>
        <w:tc>
          <w:tcPr>
            <w:tcW w:w="2520" w:type="dxa"/>
            <w:tcBorders>
              <w:top w:val="nil"/>
              <w:left w:val="nil"/>
              <w:bottom w:val="nil"/>
              <w:right w:val="nil"/>
            </w:tcBorders>
            <w:shd w:val="clear" w:color="auto" w:fill="D6E6F4"/>
          </w:tcPr>
          <w:p w14:paraId="59BBAB4A" w14:textId="08491498" w:rsidR="00A27501" w:rsidRDefault="00A27501" w:rsidP="00997F52">
            <w:pPr>
              <w:rPr>
                <w:rFonts w:cs="Calibri"/>
                <w:color w:val="2E74B5"/>
              </w:rPr>
            </w:pPr>
            <w:ins w:id="852" w:author="Desiree Sacher" w:date="2014-09-11T18:17:00Z">
              <w:r>
                <w:rPr>
                  <w:rFonts w:cs="Calibri"/>
                  <w:color w:val="2E74B5"/>
                </w:rPr>
                <w:t>17.02.14 – 09.03.14</w:t>
              </w:r>
            </w:ins>
            <w:del w:id="853" w:author="Desiree Sacher" w:date="2014-09-11T18:17:00Z">
              <w:r w:rsidDel="00A27501">
                <w:rPr>
                  <w:rFonts w:cs="Calibri"/>
                  <w:color w:val="2E74B5"/>
                </w:rPr>
                <w:delText>24.03.14</w:delText>
              </w:r>
            </w:del>
          </w:p>
        </w:tc>
        <w:tc>
          <w:tcPr>
            <w:tcW w:w="5360" w:type="dxa"/>
            <w:tcBorders>
              <w:top w:val="nil"/>
              <w:left w:val="nil"/>
              <w:bottom w:val="nil"/>
              <w:right w:val="nil"/>
            </w:tcBorders>
            <w:shd w:val="clear" w:color="auto" w:fill="D6E6F4"/>
          </w:tcPr>
          <w:p w14:paraId="18B0EB42" w14:textId="76A7BDDE" w:rsidR="00A27501" w:rsidRDefault="00A27501" w:rsidP="00997F52">
            <w:pPr>
              <w:rPr>
                <w:rFonts w:cs="Calibri"/>
                <w:color w:val="2E74B5"/>
              </w:rPr>
            </w:pPr>
            <w:ins w:id="854" w:author="Desiree Sacher" w:date="2014-09-11T18:17:00Z">
              <w:r>
                <w:rPr>
                  <w:rFonts w:cs="Calibri"/>
                  <w:color w:val="2E74B5"/>
                </w:rPr>
                <w:t>Sprint 1</w:t>
              </w:r>
            </w:ins>
            <w:del w:id="855" w:author="Desiree Sacher" w:date="2014-09-11T18:17:00Z">
              <w:r w:rsidDel="00A27501">
                <w:rPr>
                  <w:rFonts w:cs="Calibri"/>
                  <w:color w:val="2E74B5"/>
                </w:rPr>
                <w:delText>Kick Off</w:delText>
              </w:r>
            </w:del>
          </w:p>
        </w:tc>
      </w:tr>
      <w:tr w:rsidR="00A27501" w14:paraId="4480C375" w14:textId="77777777" w:rsidTr="00997F52">
        <w:trPr>
          <w:ins w:id="856" w:author="Desiree Sacher" w:date="2014-09-11T18:17:00Z"/>
        </w:trPr>
        <w:tc>
          <w:tcPr>
            <w:tcW w:w="1300" w:type="dxa"/>
            <w:tcBorders>
              <w:top w:val="nil"/>
              <w:left w:val="nil"/>
              <w:bottom w:val="nil"/>
              <w:right w:val="nil"/>
            </w:tcBorders>
            <w:shd w:val="clear" w:color="auto" w:fill="D6E6F4"/>
          </w:tcPr>
          <w:p w14:paraId="786F9C45" w14:textId="0975590E" w:rsidR="00A27501" w:rsidRDefault="00A27501" w:rsidP="00997F52">
            <w:pPr>
              <w:rPr>
                <w:ins w:id="857" w:author="Desiree Sacher" w:date="2014-09-11T18:17:00Z"/>
                <w:rFonts w:cs="Calibri"/>
                <w:b/>
                <w:bCs/>
                <w:color w:val="2E74B5"/>
              </w:rPr>
            </w:pPr>
            <w:ins w:id="858" w:author="Desiree Sacher" w:date="2014-09-11T18:17:00Z">
              <w:r>
                <w:rPr>
                  <w:rFonts w:cs="Calibri"/>
                  <w:b/>
                  <w:bCs/>
                  <w:color w:val="2E74B5"/>
                </w:rPr>
                <w:t>2</w:t>
              </w:r>
            </w:ins>
          </w:p>
        </w:tc>
        <w:tc>
          <w:tcPr>
            <w:tcW w:w="2520" w:type="dxa"/>
            <w:tcBorders>
              <w:top w:val="nil"/>
              <w:left w:val="nil"/>
              <w:bottom w:val="nil"/>
              <w:right w:val="nil"/>
            </w:tcBorders>
            <w:shd w:val="clear" w:color="auto" w:fill="D6E6F4"/>
          </w:tcPr>
          <w:p w14:paraId="6CCB0CA2" w14:textId="52BAF4EE" w:rsidR="00A27501" w:rsidRDefault="00A27501" w:rsidP="00997F52">
            <w:pPr>
              <w:rPr>
                <w:ins w:id="859" w:author="Desiree Sacher" w:date="2014-09-11T18:17:00Z"/>
                <w:rFonts w:cs="Calibri"/>
                <w:color w:val="2E74B5"/>
              </w:rPr>
            </w:pPr>
            <w:ins w:id="860" w:author="Desiree Sacher" w:date="2014-09-11T18:17:00Z">
              <w:r>
                <w:rPr>
                  <w:rFonts w:cs="Calibri"/>
                  <w:color w:val="2E74B5"/>
                </w:rPr>
                <w:t>24.03.14</w:t>
              </w:r>
            </w:ins>
          </w:p>
        </w:tc>
        <w:tc>
          <w:tcPr>
            <w:tcW w:w="5360" w:type="dxa"/>
            <w:tcBorders>
              <w:top w:val="nil"/>
              <w:left w:val="nil"/>
              <w:bottom w:val="nil"/>
              <w:right w:val="nil"/>
            </w:tcBorders>
            <w:shd w:val="clear" w:color="auto" w:fill="D6E6F4"/>
          </w:tcPr>
          <w:p w14:paraId="44B08F93" w14:textId="695330B1" w:rsidR="00A27501" w:rsidRDefault="00A27501" w:rsidP="00997F52">
            <w:pPr>
              <w:rPr>
                <w:ins w:id="861" w:author="Desiree Sacher" w:date="2014-09-11T18:17:00Z"/>
                <w:rFonts w:cs="Calibri"/>
                <w:color w:val="2E74B5"/>
              </w:rPr>
            </w:pPr>
            <w:ins w:id="862" w:author="Desiree Sacher" w:date="2014-09-11T18:17:00Z">
              <w:r>
                <w:rPr>
                  <w:rFonts w:cs="Calibri"/>
                  <w:color w:val="2E74B5"/>
                </w:rPr>
                <w:t>Kick Off</w:t>
              </w:r>
            </w:ins>
          </w:p>
        </w:tc>
      </w:tr>
      <w:tr w:rsidR="00A27501" w14:paraId="6196D930" w14:textId="77777777" w:rsidTr="00997F52">
        <w:trPr>
          <w:ins w:id="863" w:author="Desiree Sacher" w:date="2014-09-11T18:17:00Z"/>
        </w:trPr>
        <w:tc>
          <w:tcPr>
            <w:tcW w:w="1300" w:type="dxa"/>
            <w:tcBorders>
              <w:top w:val="nil"/>
              <w:left w:val="nil"/>
              <w:bottom w:val="nil"/>
              <w:right w:val="nil"/>
            </w:tcBorders>
            <w:shd w:val="clear" w:color="auto" w:fill="D6E6F4"/>
          </w:tcPr>
          <w:p w14:paraId="02186A8A" w14:textId="04C5C8EE" w:rsidR="00A27501" w:rsidRDefault="00A27501" w:rsidP="00997F52">
            <w:pPr>
              <w:rPr>
                <w:ins w:id="864" w:author="Desiree Sacher" w:date="2014-09-11T18:17:00Z"/>
                <w:rFonts w:cs="Calibri"/>
                <w:b/>
                <w:bCs/>
                <w:color w:val="2E74B5"/>
              </w:rPr>
            </w:pPr>
            <w:ins w:id="865" w:author="Desiree Sacher" w:date="2014-09-11T18:17:00Z">
              <w:r>
                <w:rPr>
                  <w:rFonts w:cs="Calibri"/>
                  <w:b/>
                  <w:bCs/>
                  <w:color w:val="2E74B5"/>
                </w:rPr>
                <w:t>3</w:t>
              </w:r>
            </w:ins>
          </w:p>
        </w:tc>
        <w:tc>
          <w:tcPr>
            <w:tcW w:w="2520" w:type="dxa"/>
            <w:tcBorders>
              <w:top w:val="nil"/>
              <w:left w:val="nil"/>
              <w:bottom w:val="nil"/>
              <w:right w:val="nil"/>
            </w:tcBorders>
            <w:shd w:val="clear" w:color="auto" w:fill="D6E6F4"/>
          </w:tcPr>
          <w:p w14:paraId="7DBBEBFF" w14:textId="0AF435B1" w:rsidR="00A27501" w:rsidRDefault="00A27501" w:rsidP="00997F52">
            <w:pPr>
              <w:rPr>
                <w:ins w:id="866" w:author="Desiree Sacher" w:date="2014-09-11T18:17:00Z"/>
                <w:rFonts w:cs="Calibri"/>
                <w:color w:val="2E74B5"/>
              </w:rPr>
            </w:pPr>
            <w:ins w:id="867" w:author="Desiree Sacher" w:date="2014-09-11T18:17:00Z">
              <w:r>
                <w:rPr>
                  <w:rFonts w:cs="Calibri"/>
                  <w:color w:val="2E74B5"/>
                </w:rPr>
                <w:t>17.02.14 – 09.03.14</w:t>
              </w:r>
            </w:ins>
          </w:p>
        </w:tc>
        <w:tc>
          <w:tcPr>
            <w:tcW w:w="5360" w:type="dxa"/>
            <w:tcBorders>
              <w:top w:val="nil"/>
              <w:left w:val="nil"/>
              <w:bottom w:val="nil"/>
              <w:right w:val="nil"/>
            </w:tcBorders>
            <w:shd w:val="clear" w:color="auto" w:fill="D6E6F4"/>
          </w:tcPr>
          <w:p w14:paraId="2D599ADD" w14:textId="55BC8351" w:rsidR="00A27501" w:rsidRDefault="00A27501" w:rsidP="00997F52">
            <w:pPr>
              <w:rPr>
                <w:ins w:id="868" w:author="Desiree Sacher" w:date="2014-09-11T18:17:00Z"/>
                <w:rFonts w:cs="Calibri"/>
                <w:color w:val="2E74B5"/>
              </w:rPr>
            </w:pPr>
            <w:ins w:id="869" w:author="Desiree Sacher" w:date="2014-09-11T18:17:00Z">
              <w:r>
                <w:rPr>
                  <w:rFonts w:cs="Calibri"/>
                  <w:color w:val="2E74B5"/>
                </w:rPr>
                <w:t>Sprint 1</w:t>
              </w:r>
            </w:ins>
          </w:p>
        </w:tc>
      </w:tr>
      <w:tr w:rsidR="00A27501" w14:paraId="46A3485C" w14:textId="77777777" w:rsidTr="00997F52">
        <w:tc>
          <w:tcPr>
            <w:tcW w:w="1300" w:type="dxa"/>
            <w:tcBorders>
              <w:top w:val="nil"/>
              <w:left w:val="nil"/>
              <w:bottom w:val="nil"/>
              <w:right w:val="nil"/>
            </w:tcBorders>
          </w:tcPr>
          <w:p w14:paraId="0524B8DF" w14:textId="78B664FD" w:rsidR="00A27501" w:rsidRPr="00997F52" w:rsidRDefault="00A27501" w:rsidP="00997F52">
            <w:pPr>
              <w:rPr>
                <w:rFonts w:ascii="Times New Roman" w:hAnsi="Times New Roman"/>
                <w:color w:val="2E74B5"/>
              </w:rPr>
            </w:pPr>
            <w:del w:id="870" w:author="Desiree Sacher" w:date="2014-09-11T18:17:00Z">
              <w:r w:rsidDel="00A27501">
                <w:rPr>
                  <w:rFonts w:cs="Calibri"/>
                  <w:b/>
                  <w:bCs/>
                  <w:color w:val="2E74B5"/>
                </w:rPr>
                <w:delText>2</w:delText>
              </w:r>
            </w:del>
            <w:ins w:id="871" w:author="Desiree Sacher" w:date="2014-09-11T18:17:00Z">
              <w:r>
                <w:rPr>
                  <w:rFonts w:cs="Calibri"/>
                  <w:b/>
                  <w:bCs/>
                  <w:color w:val="2E74B5"/>
                </w:rPr>
                <w:t>3</w:t>
              </w:r>
            </w:ins>
          </w:p>
        </w:tc>
        <w:tc>
          <w:tcPr>
            <w:tcW w:w="2520" w:type="dxa"/>
            <w:tcBorders>
              <w:top w:val="nil"/>
              <w:left w:val="nil"/>
              <w:bottom w:val="nil"/>
              <w:right w:val="nil"/>
            </w:tcBorders>
          </w:tcPr>
          <w:p w14:paraId="42B2F78E" w14:textId="03477B32" w:rsidR="00A27501" w:rsidRDefault="00A27501" w:rsidP="00997F52">
            <w:pPr>
              <w:rPr>
                <w:rFonts w:cs="Calibri"/>
                <w:color w:val="2E74B5"/>
              </w:rPr>
            </w:pPr>
            <w:r>
              <w:rPr>
                <w:rFonts w:cs="Calibri"/>
                <w:color w:val="2E74B5"/>
              </w:rPr>
              <w:t>29.04.14</w:t>
            </w:r>
          </w:p>
        </w:tc>
        <w:tc>
          <w:tcPr>
            <w:tcW w:w="5360" w:type="dxa"/>
            <w:tcBorders>
              <w:top w:val="nil"/>
              <w:left w:val="nil"/>
              <w:bottom w:val="nil"/>
              <w:right w:val="nil"/>
            </w:tcBorders>
          </w:tcPr>
          <w:p w14:paraId="4DF4E288" w14:textId="1019F4F6" w:rsidR="00A27501" w:rsidRDefault="00A27501" w:rsidP="00997F52">
            <w:pPr>
              <w:rPr>
                <w:rFonts w:cs="Calibri"/>
                <w:color w:val="2E74B5"/>
              </w:rPr>
            </w:pPr>
            <w:r>
              <w:rPr>
                <w:rFonts w:cs="Calibri"/>
                <w:color w:val="2E74B5"/>
              </w:rPr>
              <w:t>Präsentationstermin Security BSides London 2014</w:t>
            </w:r>
          </w:p>
        </w:tc>
      </w:tr>
      <w:tr w:rsidR="00A27501" w14:paraId="4601B9DF" w14:textId="77777777" w:rsidTr="00997F52">
        <w:tc>
          <w:tcPr>
            <w:tcW w:w="1300" w:type="dxa"/>
            <w:tcBorders>
              <w:top w:val="nil"/>
              <w:left w:val="nil"/>
              <w:bottom w:val="nil"/>
              <w:right w:val="nil"/>
            </w:tcBorders>
            <w:shd w:val="clear" w:color="auto" w:fill="D6E6F4"/>
          </w:tcPr>
          <w:p w14:paraId="1FB3D926" w14:textId="7804A456" w:rsidR="00A27501" w:rsidRPr="00997F52" w:rsidRDefault="00A27501" w:rsidP="00997F52">
            <w:pPr>
              <w:rPr>
                <w:rFonts w:ascii="Times New Roman" w:hAnsi="Times New Roman"/>
                <w:color w:val="2E74B5"/>
              </w:rPr>
            </w:pPr>
            <w:del w:id="872" w:author="Desiree Sacher" w:date="2014-09-11T18:17:00Z">
              <w:r w:rsidDel="00A27501">
                <w:rPr>
                  <w:rFonts w:cs="Calibri"/>
                  <w:b/>
                  <w:bCs/>
                  <w:color w:val="2E74B5"/>
                </w:rPr>
                <w:delText>2</w:delText>
              </w:r>
            </w:del>
            <w:ins w:id="873" w:author="Desiree Sacher" w:date="2014-09-11T18:17:00Z">
              <w:r>
                <w:rPr>
                  <w:rFonts w:cs="Calibri"/>
                  <w:b/>
                  <w:bCs/>
                  <w:color w:val="2E74B5"/>
                </w:rPr>
                <w:t>4</w:t>
              </w:r>
            </w:ins>
          </w:p>
        </w:tc>
        <w:tc>
          <w:tcPr>
            <w:tcW w:w="2520" w:type="dxa"/>
            <w:tcBorders>
              <w:top w:val="nil"/>
              <w:left w:val="nil"/>
              <w:bottom w:val="nil"/>
              <w:right w:val="nil"/>
            </w:tcBorders>
            <w:shd w:val="clear" w:color="auto" w:fill="D6E6F4"/>
          </w:tcPr>
          <w:p w14:paraId="3E48982B" w14:textId="1831BCBB" w:rsidR="00A27501" w:rsidRDefault="00A27501" w:rsidP="00997F52">
            <w:pPr>
              <w:rPr>
                <w:rFonts w:cs="Calibri"/>
                <w:color w:val="2E74B5"/>
              </w:rPr>
            </w:pPr>
            <w:r>
              <w:rPr>
                <w:rFonts w:cs="Calibri"/>
                <w:color w:val="2E74B5"/>
              </w:rPr>
              <w:t>11.07.14</w:t>
            </w:r>
          </w:p>
        </w:tc>
        <w:tc>
          <w:tcPr>
            <w:tcW w:w="5360" w:type="dxa"/>
            <w:tcBorders>
              <w:top w:val="nil"/>
              <w:left w:val="nil"/>
              <w:bottom w:val="nil"/>
              <w:right w:val="nil"/>
            </w:tcBorders>
            <w:shd w:val="clear" w:color="auto" w:fill="D6E6F4"/>
          </w:tcPr>
          <w:p w14:paraId="320D5EFC" w14:textId="4722099B" w:rsidR="00A27501" w:rsidRDefault="00A27501" w:rsidP="00997F52">
            <w:pPr>
              <w:rPr>
                <w:rFonts w:cs="Calibri"/>
                <w:color w:val="2E74B5"/>
              </w:rPr>
            </w:pPr>
            <w:r>
              <w:rPr>
                <w:rFonts w:cs="Calibri"/>
                <w:color w:val="2E74B5"/>
              </w:rPr>
              <w:t>Design Review</w:t>
            </w:r>
          </w:p>
        </w:tc>
      </w:tr>
      <w:tr w:rsidR="00A27501" w14:paraId="78C7686B" w14:textId="77777777" w:rsidTr="00997F52">
        <w:trPr>
          <w:ins w:id="874" w:author="Desiree Sacher" w:date="2014-09-11T18:18:00Z"/>
        </w:trPr>
        <w:tc>
          <w:tcPr>
            <w:tcW w:w="1300" w:type="dxa"/>
            <w:tcBorders>
              <w:top w:val="nil"/>
              <w:left w:val="nil"/>
              <w:bottom w:val="nil"/>
              <w:right w:val="nil"/>
            </w:tcBorders>
            <w:shd w:val="clear" w:color="auto" w:fill="D6E6F4"/>
          </w:tcPr>
          <w:p w14:paraId="00E9935D" w14:textId="0462C62E" w:rsidR="00A27501" w:rsidDel="00A27501" w:rsidRDefault="00A27501" w:rsidP="00997F52">
            <w:pPr>
              <w:rPr>
                <w:ins w:id="875" w:author="Desiree Sacher" w:date="2014-09-11T18:18:00Z"/>
                <w:rFonts w:cs="Calibri"/>
                <w:b/>
                <w:bCs/>
                <w:color w:val="2E74B5"/>
              </w:rPr>
            </w:pPr>
            <w:ins w:id="876" w:author="Desiree Sacher" w:date="2014-09-11T18:18:00Z">
              <w:r>
                <w:rPr>
                  <w:rFonts w:cs="Calibri"/>
                  <w:b/>
                  <w:bCs/>
                  <w:color w:val="2E74B5"/>
                </w:rPr>
                <w:t>5</w:t>
              </w:r>
            </w:ins>
          </w:p>
        </w:tc>
        <w:tc>
          <w:tcPr>
            <w:tcW w:w="2520" w:type="dxa"/>
            <w:tcBorders>
              <w:top w:val="nil"/>
              <w:left w:val="nil"/>
              <w:bottom w:val="nil"/>
              <w:right w:val="nil"/>
            </w:tcBorders>
            <w:shd w:val="clear" w:color="auto" w:fill="D6E6F4"/>
          </w:tcPr>
          <w:p w14:paraId="1BC7138E" w14:textId="2998CE38" w:rsidR="00A27501" w:rsidRDefault="00A27501" w:rsidP="00997F52">
            <w:pPr>
              <w:rPr>
                <w:ins w:id="877" w:author="Desiree Sacher" w:date="2014-09-11T18:18:00Z"/>
                <w:rFonts w:cs="Calibri"/>
                <w:color w:val="2E74B5"/>
              </w:rPr>
            </w:pPr>
            <w:ins w:id="878" w:author="Desiree Sacher" w:date="2014-09-11T18:18:00Z">
              <w:r>
                <w:rPr>
                  <w:rFonts w:cs="Calibri"/>
                  <w:color w:val="2E74B5"/>
                </w:rPr>
                <w:t>14.07.14 – 03.08.14</w:t>
              </w:r>
            </w:ins>
          </w:p>
        </w:tc>
        <w:tc>
          <w:tcPr>
            <w:tcW w:w="5360" w:type="dxa"/>
            <w:tcBorders>
              <w:top w:val="nil"/>
              <w:left w:val="nil"/>
              <w:bottom w:val="nil"/>
              <w:right w:val="nil"/>
            </w:tcBorders>
            <w:shd w:val="clear" w:color="auto" w:fill="D6E6F4"/>
          </w:tcPr>
          <w:p w14:paraId="3F45EDFA" w14:textId="662C04BF" w:rsidR="00A27501" w:rsidRDefault="00A27501" w:rsidP="00997F52">
            <w:pPr>
              <w:rPr>
                <w:ins w:id="879" w:author="Desiree Sacher" w:date="2014-09-11T18:18:00Z"/>
                <w:rFonts w:cs="Calibri"/>
                <w:color w:val="2E74B5"/>
              </w:rPr>
            </w:pPr>
            <w:ins w:id="880" w:author="Desiree Sacher" w:date="2014-09-11T18:18:00Z">
              <w:r>
                <w:rPr>
                  <w:rFonts w:cs="Calibri"/>
                  <w:color w:val="2E74B5"/>
                </w:rPr>
                <w:t>Sprint 3</w:t>
              </w:r>
            </w:ins>
          </w:p>
        </w:tc>
      </w:tr>
      <w:tr w:rsidR="00A27501" w14:paraId="0176A2A7" w14:textId="77777777" w:rsidTr="00997F52">
        <w:trPr>
          <w:ins w:id="881" w:author="Desiree Sacher" w:date="2014-09-11T18:18:00Z"/>
        </w:trPr>
        <w:tc>
          <w:tcPr>
            <w:tcW w:w="1300" w:type="dxa"/>
            <w:tcBorders>
              <w:top w:val="nil"/>
              <w:left w:val="nil"/>
              <w:bottom w:val="nil"/>
              <w:right w:val="nil"/>
            </w:tcBorders>
            <w:shd w:val="clear" w:color="auto" w:fill="D6E6F4"/>
          </w:tcPr>
          <w:p w14:paraId="111ACD1F" w14:textId="29867D58" w:rsidR="00A27501" w:rsidDel="00A27501" w:rsidRDefault="00A27501" w:rsidP="00997F52">
            <w:pPr>
              <w:rPr>
                <w:ins w:id="882" w:author="Desiree Sacher" w:date="2014-09-11T18:18:00Z"/>
                <w:rFonts w:cs="Calibri"/>
                <w:b/>
                <w:bCs/>
                <w:color w:val="2E74B5"/>
              </w:rPr>
            </w:pPr>
            <w:ins w:id="883" w:author="Desiree Sacher" w:date="2014-09-11T18:18:00Z">
              <w:r>
                <w:rPr>
                  <w:rFonts w:cs="Calibri"/>
                  <w:b/>
                  <w:bCs/>
                  <w:color w:val="2E74B5"/>
                </w:rPr>
                <w:t>6</w:t>
              </w:r>
            </w:ins>
          </w:p>
        </w:tc>
        <w:tc>
          <w:tcPr>
            <w:tcW w:w="2520" w:type="dxa"/>
            <w:tcBorders>
              <w:top w:val="nil"/>
              <w:left w:val="nil"/>
              <w:bottom w:val="nil"/>
              <w:right w:val="nil"/>
            </w:tcBorders>
            <w:shd w:val="clear" w:color="auto" w:fill="D6E6F4"/>
          </w:tcPr>
          <w:p w14:paraId="4C3BDD20" w14:textId="41BEFB63" w:rsidR="00A27501" w:rsidRDefault="00A27501" w:rsidP="00997F52">
            <w:pPr>
              <w:rPr>
                <w:ins w:id="884" w:author="Desiree Sacher" w:date="2014-09-11T18:18:00Z"/>
                <w:rFonts w:cs="Calibri"/>
                <w:color w:val="2E74B5"/>
              </w:rPr>
            </w:pPr>
            <w:ins w:id="885" w:author="Desiree Sacher" w:date="2014-09-11T18:18:00Z">
              <w:r>
                <w:rPr>
                  <w:rFonts w:cs="Calibri"/>
                  <w:color w:val="2E74B5"/>
                </w:rPr>
                <w:t>04.08.14 – 24.08.14</w:t>
              </w:r>
            </w:ins>
          </w:p>
        </w:tc>
        <w:tc>
          <w:tcPr>
            <w:tcW w:w="5360" w:type="dxa"/>
            <w:tcBorders>
              <w:top w:val="nil"/>
              <w:left w:val="nil"/>
              <w:bottom w:val="nil"/>
              <w:right w:val="nil"/>
            </w:tcBorders>
            <w:shd w:val="clear" w:color="auto" w:fill="D6E6F4"/>
          </w:tcPr>
          <w:p w14:paraId="2F9EFDAD" w14:textId="56BEE34C" w:rsidR="00A27501" w:rsidRDefault="00A27501" w:rsidP="00997F52">
            <w:pPr>
              <w:rPr>
                <w:ins w:id="886" w:author="Desiree Sacher" w:date="2014-09-11T18:18:00Z"/>
                <w:rFonts w:cs="Calibri"/>
                <w:color w:val="2E74B5"/>
              </w:rPr>
            </w:pPr>
            <w:ins w:id="887" w:author="Desiree Sacher" w:date="2014-09-11T18:18:00Z">
              <w:r>
                <w:rPr>
                  <w:rFonts w:cs="Calibri"/>
                  <w:color w:val="2E74B5"/>
                </w:rPr>
                <w:t>Sprint 4</w:t>
              </w:r>
            </w:ins>
          </w:p>
        </w:tc>
      </w:tr>
      <w:tr w:rsidR="00A27501" w14:paraId="64BF7918" w14:textId="77777777" w:rsidTr="00997F52">
        <w:trPr>
          <w:ins w:id="888" w:author="Desiree Sacher" w:date="2014-09-11T18:18:00Z"/>
        </w:trPr>
        <w:tc>
          <w:tcPr>
            <w:tcW w:w="1300" w:type="dxa"/>
            <w:tcBorders>
              <w:top w:val="nil"/>
              <w:left w:val="nil"/>
              <w:bottom w:val="nil"/>
              <w:right w:val="nil"/>
            </w:tcBorders>
            <w:shd w:val="clear" w:color="auto" w:fill="D6E6F4"/>
          </w:tcPr>
          <w:p w14:paraId="22F16CF3" w14:textId="553CDCCC" w:rsidR="00A27501" w:rsidDel="00A27501" w:rsidRDefault="00A27501" w:rsidP="00997F52">
            <w:pPr>
              <w:rPr>
                <w:ins w:id="889" w:author="Desiree Sacher" w:date="2014-09-11T18:18:00Z"/>
                <w:rFonts w:cs="Calibri"/>
                <w:b/>
                <w:bCs/>
                <w:color w:val="2E74B5"/>
              </w:rPr>
            </w:pPr>
            <w:ins w:id="890" w:author="Desiree Sacher" w:date="2014-09-11T18:18:00Z">
              <w:r>
                <w:rPr>
                  <w:rFonts w:cs="Calibri"/>
                  <w:b/>
                  <w:bCs/>
                  <w:color w:val="2E74B5"/>
                </w:rPr>
                <w:t>7</w:t>
              </w:r>
            </w:ins>
          </w:p>
        </w:tc>
        <w:tc>
          <w:tcPr>
            <w:tcW w:w="2520" w:type="dxa"/>
            <w:tcBorders>
              <w:top w:val="nil"/>
              <w:left w:val="nil"/>
              <w:bottom w:val="nil"/>
              <w:right w:val="nil"/>
            </w:tcBorders>
            <w:shd w:val="clear" w:color="auto" w:fill="D6E6F4"/>
          </w:tcPr>
          <w:p w14:paraId="22ED5AA8" w14:textId="7422CEBF" w:rsidR="00A27501" w:rsidRDefault="00A27501" w:rsidP="00997F52">
            <w:pPr>
              <w:rPr>
                <w:ins w:id="891" w:author="Desiree Sacher" w:date="2014-09-11T18:18:00Z"/>
                <w:rFonts w:cs="Calibri"/>
                <w:color w:val="2E74B5"/>
              </w:rPr>
            </w:pPr>
            <w:ins w:id="892" w:author="Desiree Sacher" w:date="2014-09-11T18:18:00Z">
              <w:r>
                <w:rPr>
                  <w:rFonts w:cs="Calibri"/>
                  <w:color w:val="2E74B5"/>
                </w:rPr>
                <w:t>25.08.14 – 12.09.14</w:t>
              </w:r>
            </w:ins>
          </w:p>
        </w:tc>
        <w:tc>
          <w:tcPr>
            <w:tcW w:w="5360" w:type="dxa"/>
            <w:tcBorders>
              <w:top w:val="nil"/>
              <w:left w:val="nil"/>
              <w:bottom w:val="nil"/>
              <w:right w:val="nil"/>
            </w:tcBorders>
            <w:shd w:val="clear" w:color="auto" w:fill="D6E6F4"/>
          </w:tcPr>
          <w:p w14:paraId="06BB913D" w14:textId="7662640E" w:rsidR="00A27501" w:rsidRDefault="00A27501" w:rsidP="00997F52">
            <w:pPr>
              <w:rPr>
                <w:ins w:id="893" w:author="Desiree Sacher" w:date="2014-09-11T18:18:00Z"/>
                <w:rFonts w:cs="Calibri"/>
                <w:color w:val="2E74B5"/>
              </w:rPr>
            </w:pPr>
            <w:ins w:id="894" w:author="Desiree Sacher" w:date="2014-09-11T18:18:00Z">
              <w:r>
                <w:rPr>
                  <w:rFonts w:cs="Calibri"/>
                  <w:color w:val="2E74B5"/>
                </w:rPr>
                <w:t>Sprint 5</w:t>
              </w:r>
            </w:ins>
          </w:p>
        </w:tc>
      </w:tr>
      <w:tr w:rsidR="00A27501" w14:paraId="0CFC67CA" w14:textId="77777777" w:rsidTr="00997F52">
        <w:tc>
          <w:tcPr>
            <w:tcW w:w="1300" w:type="dxa"/>
            <w:tcBorders>
              <w:top w:val="nil"/>
              <w:left w:val="nil"/>
              <w:bottom w:val="nil"/>
              <w:right w:val="nil"/>
            </w:tcBorders>
          </w:tcPr>
          <w:p w14:paraId="1ED7FCCA" w14:textId="3B7C4D25" w:rsidR="00A27501" w:rsidRPr="00997F52" w:rsidRDefault="00A27501" w:rsidP="00997F52">
            <w:pPr>
              <w:rPr>
                <w:rFonts w:ascii="Times New Roman" w:hAnsi="Times New Roman"/>
                <w:color w:val="2E74B5"/>
              </w:rPr>
            </w:pPr>
            <w:ins w:id="895" w:author="Desiree Sacher" w:date="2014-09-11T18:18:00Z">
              <w:r>
                <w:rPr>
                  <w:rFonts w:cs="Calibri"/>
                  <w:b/>
                  <w:bCs/>
                  <w:color w:val="2E74B5"/>
                </w:rPr>
                <w:t>8</w:t>
              </w:r>
            </w:ins>
            <w:del w:id="896" w:author="Desiree Sacher" w:date="2014-09-11T18:18:00Z">
              <w:r w:rsidDel="00A27501">
                <w:rPr>
                  <w:rFonts w:cs="Calibri"/>
                  <w:b/>
                  <w:bCs/>
                  <w:color w:val="2E74B5"/>
                </w:rPr>
                <w:delText>3</w:delText>
              </w:r>
            </w:del>
          </w:p>
        </w:tc>
        <w:tc>
          <w:tcPr>
            <w:tcW w:w="2520" w:type="dxa"/>
            <w:tcBorders>
              <w:top w:val="nil"/>
              <w:left w:val="nil"/>
              <w:bottom w:val="nil"/>
              <w:right w:val="nil"/>
            </w:tcBorders>
          </w:tcPr>
          <w:p w14:paraId="0DFAFDEA" w14:textId="208F3E6A" w:rsidR="00A27501" w:rsidRDefault="00A27501" w:rsidP="00997F52">
            <w:pPr>
              <w:rPr>
                <w:rFonts w:cs="Calibri"/>
                <w:color w:val="2E74B5"/>
              </w:rPr>
            </w:pPr>
            <w:r>
              <w:rPr>
                <w:rFonts w:cs="Calibri"/>
                <w:color w:val="2E74B5"/>
              </w:rPr>
              <w:t>12.09.14</w:t>
            </w:r>
          </w:p>
        </w:tc>
        <w:tc>
          <w:tcPr>
            <w:tcW w:w="5360" w:type="dxa"/>
            <w:tcBorders>
              <w:top w:val="nil"/>
              <w:left w:val="nil"/>
              <w:bottom w:val="nil"/>
              <w:right w:val="nil"/>
            </w:tcBorders>
          </w:tcPr>
          <w:p w14:paraId="1A857594" w14:textId="325A2E7E" w:rsidR="00A27501" w:rsidRDefault="00A27501" w:rsidP="00997F52">
            <w:pPr>
              <w:rPr>
                <w:rFonts w:cs="Calibri"/>
                <w:color w:val="2E74B5"/>
              </w:rPr>
            </w:pPr>
            <w:r>
              <w:rPr>
                <w:rFonts w:cs="Calibri"/>
                <w:color w:val="2E74B5"/>
              </w:rPr>
              <w:t>Abgabetermin</w:t>
            </w:r>
          </w:p>
        </w:tc>
      </w:tr>
      <w:tr w:rsidR="00A27501" w14:paraId="0C7D5ACE" w14:textId="77777777" w:rsidTr="00997F52">
        <w:tc>
          <w:tcPr>
            <w:tcW w:w="1300" w:type="dxa"/>
            <w:tcBorders>
              <w:top w:val="nil"/>
              <w:left w:val="nil"/>
              <w:bottom w:val="nil"/>
              <w:right w:val="nil"/>
            </w:tcBorders>
            <w:shd w:val="clear" w:color="auto" w:fill="D6E6F4"/>
          </w:tcPr>
          <w:p w14:paraId="3F221177" w14:textId="162C7D47" w:rsidR="00A27501" w:rsidRPr="00997F52" w:rsidRDefault="00A27501" w:rsidP="00997F52">
            <w:pPr>
              <w:rPr>
                <w:rFonts w:ascii="Times New Roman" w:hAnsi="Times New Roman"/>
                <w:color w:val="2E74B5"/>
              </w:rPr>
            </w:pPr>
            <w:ins w:id="897" w:author="Desiree Sacher" w:date="2014-09-11T18:18:00Z">
              <w:r>
                <w:rPr>
                  <w:rFonts w:cs="Calibri"/>
                  <w:b/>
                  <w:bCs/>
                  <w:color w:val="2E74B5"/>
                </w:rPr>
                <w:t>9</w:t>
              </w:r>
            </w:ins>
            <w:del w:id="898" w:author="Desiree Sacher" w:date="2014-09-11T18:18:00Z">
              <w:r w:rsidDel="00A27501">
                <w:rPr>
                  <w:rFonts w:cs="Calibri"/>
                  <w:b/>
                  <w:bCs/>
                  <w:color w:val="2E74B5"/>
                </w:rPr>
                <w:delText>4</w:delText>
              </w:r>
            </w:del>
          </w:p>
        </w:tc>
        <w:tc>
          <w:tcPr>
            <w:tcW w:w="2520" w:type="dxa"/>
            <w:tcBorders>
              <w:top w:val="nil"/>
              <w:left w:val="nil"/>
              <w:bottom w:val="nil"/>
              <w:right w:val="nil"/>
            </w:tcBorders>
            <w:shd w:val="clear" w:color="auto" w:fill="D6E6F4"/>
          </w:tcPr>
          <w:p w14:paraId="6725B69E" w14:textId="2C422CF6" w:rsidR="00A27501" w:rsidRDefault="00A27501" w:rsidP="00997F52">
            <w:pPr>
              <w:rPr>
                <w:rFonts w:cs="Calibri"/>
                <w:color w:val="2E74B5"/>
              </w:rPr>
            </w:pPr>
            <w:r>
              <w:rPr>
                <w:rFonts w:cs="Calibri"/>
                <w:color w:val="2E74B5"/>
              </w:rPr>
              <w:t>05.11.14</w:t>
            </w:r>
          </w:p>
        </w:tc>
        <w:tc>
          <w:tcPr>
            <w:tcW w:w="5360" w:type="dxa"/>
            <w:tcBorders>
              <w:top w:val="nil"/>
              <w:left w:val="nil"/>
              <w:bottom w:val="nil"/>
              <w:right w:val="nil"/>
            </w:tcBorders>
            <w:shd w:val="clear" w:color="auto" w:fill="D6E6F4"/>
          </w:tcPr>
          <w:p w14:paraId="06808BBC" w14:textId="01C3B4A2" w:rsidR="00A27501" w:rsidRDefault="00A27501" w:rsidP="00997F52">
            <w:pPr>
              <w:rPr>
                <w:rFonts w:cs="Calibri"/>
                <w:color w:val="2E74B5"/>
              </w:rPr>
            </w:pPr>
            <w:r>
              <w:rPr>
                <w:rFonts w:cs="Calibri"/>
                <w:color w:val="2E74B5"/>
              </w:rPr>
              <w:t>Präsentationstermin</w:t>
            </w:r>
          </w:p>
        </w:tc>
      </w:tr>
      <w:tr w:rsidR="00A27501" w:rsidDel="00A27501" w14:paraId="228590EE" w14:textId="6F215CF1" w:rsidTr="00997F52">
        <w:trPr>
          <w:del w:id="899" w:author="Desiree Sacher" w:date="2014-09-11T18:18:00Z"/>
        </w:trPr>
        <w:tc>
          <w:tcPr>
            <w:tcW w:w="1300" w:type="dxa"/>
            <w:tcBorders>
              <w:top w:val="nil"/>
              <w:left w:val="nil"/>
              <w:bottom w:val="nil"/>
              <w:right w:val="nil"/>
            </w:tcBorders>
          </w:tcPr>
          <w:p w14:paraId="72623820" w14:textId="5AEC1873" w:rsidR="00A27501" w:rsidRPr="00997F52" w:rsidDel="00A27501" w:rsidRDefault="00A27501" w:rsidP="00997F52">
            <w:pPr>
              <w:rPr>
                <w:del w:id="900" w:author="Desiree Sacher" w:date="2014-09-11T18:18:00Z"/>
                <w:rFonts w:ascii="Times New Roman" w:hAnsi="Times New Roman"/>
                <w:color w:val="2E74B5"/>
              </w:rPr>
            </w:pPr>
            <w:del w:id="901" w:author="Desiree Sacher" w:date="2014-09-11T18:18:00Z">
              <w:r w:rsidDel="00A27501">
                <w:rPr>
                  <w:rFonts w:cs="Calibri"/>
                  <w:b/>
                  <w:bCs/>
                  <w:color w:val="2E74B5"/>
                </w:rPr>
                <w:delText>5</w:delText>
              </w:r>
            </w:del>
          </w:p>
        </w:tc>
        <w:tc>
          <w:tcPr>
            <w:tcW w:w="2520" w:type="dxa"/>
            <w:tcBorders>
              <w:top w:val="nil"/>
              <w:left w:val="nil"/>
              <w:bottom w:val="nil"/>
              <w:right w:val="nil"/>
            </w:tcBorders>
          </w:tcPr>
          <w:p w14:paraId="3043C1DE" w14:textId="2E72CE4B" w:rsidR="00A27501" w:rsidDel="00A27501" w:rsidRDefault="00A27501" w:rsidP="00997F52">
            <w:pPr>
              <w:rPr>
                <w:del w:id="902" w:author="Desiree Sacher" w:date="2014-09-11T18:18:00Z"/>
                <w:rFonts w:cs="Calibri"/>
                <w:color w:val="2E74B5"/>
              </w:rPr>
            </w:pPr>
            <w:del w:id="903" w:author="Desiree Sacher" w:date="2014-09-11T18:17:00Z">
              <w:r w:rsidDel="00A27501">
                <w:rPr>
                  <w:rFonts w:cs="Calibri"/>
                  <w:color w:val="2E74B5"/>
                </w:rPr>
                <w:delText>17.02.14 – 09.03.14</w:delText>
              </w:r>
            </w:del>
          </w:p>
        </w:tc>
        <w:tc>
          <w:tcPr>
            <w:tcW w:w="5360" w:type="dxa"/>
            <w:tcBorders>
              <w:top w:val="nil"/>
              <w:left w:val="nil"/>
              <w:bottom w:val="nil"/>
              <w:right w:val="nil"/>
            </w:tcBorders>
          </w:tcPr>
          <w:p w14:paraId="38EACB49" w14:textId="0560D6E9" w:rsidR="00A27501" w:rsidDel="00A27501" w:rsidRDefault="00A27501" w:rsidP="00997F52">
            <w:pPr>
              <w:rPr>
                <w:del w:id="904" w:author="Desiree Sacher" w:date="2014-09-11T18:18:00Z"/>
                <w:rFonts w:cs="Calibri"/>
                <w:color w:val="2E74B5"/>
              </w:rPr>
            </w:pPr>
            <w:del w:id="905" w:author="Desiree Sacher" w:date="2014-09-11T18:17:00Z">
              <w:r w:rsidDel="00A27501">
                <w:rPr>
                  <w:rFonts w:cs="Calibri"/>
                  <w:color w:val="2E74B5"/>
                </w:rPr>
                <w:delText>Sprint 1</w:delText>
              </w:r>
            </w:del>
          </w:p>
        </w:tc>
      </w:tr>
      <w:tr w:rsidR="00A27501" w:rsidDel="00A27501" w14:paraId="78B8BDEC" w14:textId="04DAA09F" w:rsidTr="00997F52">
        <w:trPr>
          <w:del w:id="906" w:author="Desiree Sacher" w:date="2014-09-11T18:18:00Z"/>
        </w:trPr>
        <w:tc>
          <w:tcPr>
            <w:tcW w:w="1300" w:type="dxa"/>
            <w:tcBorders>
              <w:top w:val="nil"/>
              <w:left w:val="nil"/>
              <w:bottom w:val="nil"/>
              <w:right w:val="nil"/>
            </w:tcBorders>
            <w:shd w:val="clear" w:color="auto" w:fill="D6E6F4"/>
          </w:tcPr>
          <w:p w14:paraId="50821911" w14:textId="4B305116" w:rsidR="00A27501" w:rsidRPr="00997F52" w:rsidDel="00A27501" w:rsidRDefault="00A27501" w:rsidP="00997F52">
            <w:pPr>
              <w:rPr>
                <w:del w:id="907" w:author="Desiree Sacher" w:date="2014-09-11T18:18:00Z"/>
                <w:rFonts w:ascii="Times New Roman" w:hAnsi="Times New Roman"/>
                <w:color w:val="2E74B5"/>
              </w:rPr>
            </w:pPr>
            <w:del w:id="908" w:author="Desiree Sacher" w:date="2014-09-11T18:18:00Z">
              <w:r w:rsidDel="00A27501">
                <w:rPr>
                  <w:rFonts w:cs="Calibri"/>
                  <w:b/>
                  <w:bCs/>
                  <w:color w:val="2E74B5"/>
                </w:rPr>
                <w:delText>6</w:delText>
              </w:r>
            </w:del>
          </w:p>
        </w:tc>
        <w:tc>
          <w:tcPr>
            <w:tcW w:w="2520" w:type="dxa"/>
            <w:tcBorders>
              <w:top w:val="nil"/>
              <w:left w:val="nil"/>
              <w:bottom w:val="nil"/>
              <w:right w:val="nil"/>
            </w:tcBorders>
            <w:shd w:val="clear" w:color="auto" w:fill="D6E6F4"/>
          </w:tcPr>
          <w:p w14:paraId="20982ED2" w14:textId="793387D3" w:rsidR="00A27501" w:rsidDel="00A27501" w:rsidRDefault="00A27501" w:rsidP="00997F52">
            <w:pPr>
              <w:rPr>
                <w:del w:id="909" w:author="Desiree Sacher" w:date="2014-09-11T18:18:00Z"/>
                <w:rFonts w:cs="Calibri"/>
                <w:color w:val="2E74B5"/>
              </w:rPr>
            </w:pPr>
            <w:del w:id="910" w:author="Desiree Sacher" w:date="2014-09-11T18:18:00Z">
              <w:r w:rsidDel="00A27501">
                <w:rPr>
                  <w:rFonts w:cs="Calibri"/>
                  <w:color w:val="2E74B5"/>
                </w:rPr>
                <w:delText>12.03.14 – 30.03.14</w:delText>
              </w:r>
            </w:del>
          </w:p>
        </w:tc>
        <w:tc>
          <w:tcPr>
            <w:tcW w:w="5360" w:type="dxa"/>
            <w:tcBorders>
              <w:top w:val="nil"/>
              <w:left w:val="nil"/>
              <w:bottom w:val="nil"/>
              <w:right w:val="nil"/>
            </w:tcBorders>
            <w:shd w:val="clear" w:color="auto" w:fill="D6E6F4"/>
          </w:tcPr>
          <w:p w14:paraId="4D0CA23C" w14:textId="48EE9BC5" w:rsidR="00A27501" w:rsidDel="00A27501" w:rsidRDefault="00A27501" w:rsidP="00997F52">
            <w:pPr>
              <w:rPr>
                <w:del w:id="911" w:author="Desiree Sacher" w:date="2014-09-11T18:18:00Z"/>
                <w:rFonts w:cs="Calibri"/>
                <w:color w:val="2E74B5"/>
              </w:rPr>
            </w:pPr>
            <w:del w:id="912" w:author="Desiree Sacher" w:date="2014-09-11T18:18:00Z">
              <w:r w:rsidDel="00A27501">
                <w:rPr>
                  <w:rFonts w:cs="Calibri"/>
                  <w:color w:val="2E74B5"/>
                </w:rPr>
                <w:delText>Sprint 2</w:delText>
              </w:r>
            </w:del>
          </w:p>
        </w:tc>
      </w:tr>
      <w:tr w:rsidR="00A27501" w:rsidDel="00A27501" w14:paraId="533F59FA" w14:textId="5D13B480" w:rsidTr="00997F52">
        <w:trPr>
          <w:del w:id="913" w:author="Desiree Sacher" w:date="2014-09-11T18:18:00Z"/>
        </w:trPr>
        <w:tc>
          <w:tcPr>
            <w:tcW w:w="1300" w:type="dxa"/>
            <w:tcBorders>
              <w:top w:val="nil"/>
              <w:left w:val="nil"/>
              <w:bottom w:val="nil"/>
              <w:right w:val="nil"/>
            </w:tcBorders>
          </w:tcPr>
          <w:p w14:paraId="56B63312" w14:textId="7D4628A5" w:rsidR="00A27501" w:rsidRPr="00997F52" w:rsidDel="00A27501" w:rsidRDefault="00A27501" w:rsidP="00997F52">
            <w:pPr>
              <w:rPr>
                <w:del w:id="914" w:author="Desiree Sacher" w:date="2014-09-11T18:18:00Z"/>
                <w:rFonts w:ascii="Times New Roman" w:hAnsi="Times New Roman"/>
                <w:color w:val="2E74B5"/>
              </w:rPr>
            </w:pPr>
            <w:del w:id="915" w:author="Desiree Sacher" w:date="2014-09-11T18:18:00Z">
              <w:r w:rsidDel="00A27501">
                <w:rPr>
                  <w:rFonts w:cs="Calibri"/>
                  <w:b/>
                  <w:bCs/>
                  <w:color w:val="2E74B5"/>
                </w:rPr>
                <w:delText>7</w:delText>
              </w:r>
            </w:del>
          </w:p>
        </w:tc>
        <w:tc>
          <w:tcPr>
            <w:tcW w:w="2520" w:type="dxa"/>
            <w:tcBorders>
              <w:top w:val="nil"/>
              <w:left w:val="nil"/>
              <w:bottom w:val="nil"/>
              <w:right w:val="nil"/>
            </w:tcBorders>
          </w:tcPr>
          <w:p w14:paraId="680CB611" w14:textId="07923E53" w:rsidR="00A27501" w:rsidDel="00A27501" w:rsidRDefault="00A27501" w:rsidP="00997F52">
            <w:pPr>
              <w:rPr>
                <w:del w:id="916" w:author="Desiree Sacher" w:date="2014-09-11T18:18:00Z"/>
                <w:rFonts w:cs="Calibri"/>
                <w:color w:val="2E74B5"/>
              </w:rPr>
            </w:pPr>
            <w:del w:id="917" w:author="Desiree Sacher" w:date="2014-09-11T18:18:00Z">
              <w:r w:rsidDel="00A27501">
                <w:rPr>
                  <w:rFonts w:cs="Calibri"/>
                  <w:color w:val="2E74B5"/>
                </w:rPr>
                <w:delText>14.07.14 – 03.08.14</w:delText>
              </w:r>
            </w:del>
          </w:p>
        </w:tc>
        <w:tc>
          <w:tcPr>
            <w:tcW w:w="5360" w:type="dxa"/>
            <w:tcBorders>
              <w:top w:val="nil"/>
              <w:left w:val="nil"/>
              <w:bottom w:val="nil"/>
              <w:right w:val="nil"/>
            </w:tcBorders>
          </w:tcPr>
          <w:p w14:paraId="1A6C993C" w14:textId="106DBDB6" w:rsidR="00A27501" w:rsidDel="00A27501" w:rsidRDefault="00A27501" w:rsidP="00997F52">
            <w:pPr>
              <w:rPr>
                <w:del w:id="918" w:author="Desiree Sacher" w:date="2014-09-11T18:18:00Z"/>
                <w:rFonts w:cs="Calibri"/>
                <w:color w:val="2E74B5"/>
              </w:rPr>
            </w:pPr>
            <w:del w:id="919" w:author="Desiree Sacher" w:date="2014-09-11T18:18:00Z">
              <w:r w:rsidDel="00A27501">
                <w:rPr>
                  <w:rFonts w:cs="Calibri"/>
                  <w:color w:val="2E74B5"/>
                </w:rPr>
                <w:delText>Sprint 3</w:delText>
              </w:r>
            </w:del>
          </w:p>
        </w:tc>
      </w:tr>
      <w:tr w:rsidR="00A27501" w:rsidDel="00A27501" w14:paraId="1C7DEC05" w14:textId="26B9925D" w:rsidTr="00997F52">
        <w:trPr>
          <w:del w:id="920" w:author="Desiree Sacher" w:date="2014-09-11T18:18:00Z"/>
        </w:trPr>
        <w:tc>
          <w:tcPr>
            <w:tcW w:w="1300" w:type="dxa"/>
            <w:tcBorders>
              <w:top w:val="nil"/>
              <w:left w:val="nil"/>
              <w:bottom w:val="nil"/>
              <w:right w:val="nil"/>
            </w:tcBorders>
            <w:shd w:val="clear" w:color="auto" w:fill="D6E6F4"/>
          </w:tcPr>
          <w:p w14:paraId="7FF53113" w14:textId="246E4A17" w:rsidR="00A27501" w:rsidRPr="00997F52" w:rsidDel="00A27501" w:rsidRDefault="00A27501" w:rsidP="00997F52">
            <w:pPr>
              <w:rPr>
                <w:del w:id="921" w:author="Desiree Sacher" w:date="2014-09-11T18:18:00Z"/>
                <w:rFonts w:ascii="Times New Roman" w:hAnsi="Times New Roman"/>
                <w:color w:val="2E74B5"/>
              </w:rPr>
            </w:pPr>
            <w:del w:id="922" w:author="Desiree Sacher" w:date="2014-09-11T18:18:00Z">
              <w:r w:rsidDel="00A27501">
                <w:rPr>
                  <w:rFonts w:cs="Calibri"/>
                  <w:b/>
                  <w:bCs/>
                  <w:color w:val="2E74B5"/>
                </w:rPr>
                <w:delText>8</w:delText>
              </w:r>
            </w:del>
          </w:p>
        </w:tc>
        <w:tc>
          <w:tcPr>
            <w:tcW w:w="2520" w:type="dxa"/>
            <w:tcBorders>
              <w:top w:val="nil"/>
              <w:left w:val="nil"/>
              <w:bottom w:val="nil"/>
              <w:right w:val="nil"/>
            </w:tcBorders>
            <w:shd w:val="clear" w:color="auto" w:fill="D6E6F4"/>
          </w:tcPr>
          <w:p w14:paraId="574019F7" w14:textId="361D0908" w:rsidR="00A27501" w:rsidDel="00A27501" w:rsidRDefault="00A27501" w:rsidP="00997F52">
            <w:pPr>
              <w:rPr>
                <w:del w:id="923" w:author="Desiree Sacher" w:date="2014-09-11T18:18:00Z"/>
                <w:rFonts w:cs="Calibri"/>
                <w:color w:val="2E74B5"/>
              </w:rPr>
            </w:pPr>
            <w:del w:id="924" w:author="Desiree Sacher" w:date="2014-09-11T18:18:00Z">
              <w:r w:rsidDel="00A27501">
                <w:rPr>
                  <w:rFonts w:cs="Calibri"/>
                  <w:color w:val="2E74B5"/>
                </w:rPr>
                <w:delText>04.08.14 – 24.08.14</w:delText>
              </w:r>
            </w:del>
          </w:p>
        </w:tc>
        <w:tc>
          <w:tcPr>
            <w:tcW w:w="5360" w:type="dxa"/>
            <w:tcBorders>
              <w:top w:val="nil"/>
              <w:left w:val="nil"/>
              <w:bottom w:val="nil"/>
              <w:right w:val="nil"/>
            </w:tcBorders>
            <w:shd w:val="clear" w:color="auto" w:fill="D6E6F4"/>
          </w:tcPr>
          <w:p w14:paraId="61127777" w14:textId="12F045FC" w:rsidR="00A27501" w:rsidDel="00A27501" w:rsidRDefault="00A27501" w:rsidP="00997F52">
            <w:pPr>
              <w:rPr>
                <w:del w:id="925" w:author="Desiree Sacher" w:date="2014-09-11T18:18:00Z"/>
                <w:rFonts w:cs="Calibri"/>
                <w:color w:val="2E74B5"/>
              </w:rPr>
            </w:pPr>
            <w:del w:id="926" w:author="Desiree Sacher" w:date="2014-09-11T18:18:00Z">
              <w:r w:rsidDel="00A27501">
                <w:rPr>
                  <w:rFonts w:cs="Calibri"/>
                  <w:color w:val="2E74B5"/>
                </w:rPr>
                <w:delText>Sprint 4</w:delText>
              </w:r>
            </w:del>
          </w:p>
        </w:tc>
      </w:tr>
      <w:tr w:rsidR="00A27501" w:rsidDel="00A27501" w14:paraId="16177EE3" w14:textId="78375BA5" w:rsidTr="00997F52">
        <w:trPr>
          <w:del w:id="927" w:author="Desiree Sacher" w:date="2014-09-11T18:18:00Z"/>
        </w:trPr>
        <w:tc>
          <w:tcPr>
            <w:tcW w:w="1300" w:type="dxa"/>
            <w:tcBorders>
              <w:top w:val="nil"/>
              <w:left w:val="nil"/>
              <w:bottom w:val="single" w:sz="8" w:space="0" w:color="5B9BD5"/>
              <w:right w:val="nil"/>
            </w:tcBorders>
          </w:tcPr>
          <w:p w14:paraId="5B15602A" w14:textId="435BDC7F" w:rsidR="00A27501" w:rsidRPr="00997F52" w:rsidDel="00A27501" w:rsidRDefault="00A27501" w:rsidP="00997F52">
            <w:pPr>
              <w:rPr>
                <w:del w:id="928" w:author="Desiree Sacher" w:date="2014-09-11T18:18:00Z"/>
                <w:rFonts w:ascii="Times New Roman" w:hAnsi="Times New Roman"/>
                <w:color w:val="2E74B5"/>
              </w:rPr>
            </w:pPr>
            <w:del w:id="929" w:author="Desiree Sacher" w:date="2014-09-11T18:18:00Z">
              <w:r w:rsidDel="00A27501">
                <w:rPr>
                  <w:rFonts w:cs="Calibri"/>
                  <w:b/>
                  <w:bCs/>
                  <w:color w:val="2E74B5"/>
                </w:rPr>
                <w:delText>9</w:delText>
              </w:r>
            </w:del>
          </w:p>
        </w:tc>
        <w:tc>
          <w:tcPr>
            <w:tcW w:w="2520" w:type="dxa"/>
            <w:tcBorders>
              <w:top w:val="nil"/>
              <w:left w:val="nil"/>
              <w:bottom w:val="single" w:sz="8" w:space="0" w:color="5B9BD5"/>
              <w:right w:val="nil"/>
            </w:tcBorders>
          </w:tcPr>
          <w:p w14:paraId="33E384FD" w14:textId="3626CFB3" w:rsidR="00A27501" w:rsidDel="00A27501" w:rsidRDefault="00A27501" w:rsidP="00997F52">
            <w:pPr>
              <w:rPr>
                <w:del w:id="930" w:author="Desiree Sacher" w:date="2014-09-11T18:18:00Z"/>
                <w:rFonts w:cs="Calibri"/>
                <w:color w:val="2E74B5"/>
              </w:rPr>
            </w:pPr>
            <w:del w:id="931" w:author="Desiree Sacher" w:date="2014-09-11T18:18:00Z">
              <w:r w:rsidDel="00A27501">
                <w:rPr>
                  <w:rFonts w:cs="Calibri"/>
                  <w:color w:val="2E74B5"/>
                </w:rPr>
                <w:delText>25.08.14 – 12.09.14</w:delText>
              </w:r>
            </w:del>
          </w:p>
        </w:tc>
        <w:tc>
          <w:tcPr>
            <w:tcW w:w="5360" w:type="dxa"/>
            <w:tcBorders>
              <w:top w:val="nil"/>
              <w:left w:val="nil"/>
              <w:bottom w:val="single" w:sz="8" w:space="0" w:color="5B9BD5"/>
              <w:right w:val="nil"/>
            </w:tcBorders>
          </w:tcPr>
          <w:p w14:paraId="35C30805" w14:textId="09FADE85" w:rsidR="00A27501" w:rsidDel="00A27501" w:rsidRDefault="00A27501" w:rsidP="00997F52">
            <w:pPr>
              <w:rPr>
                <w:del w:id="932" w:author="Desiree Sacher" w:date="2014-09-11T18:18:00Z"/>
                <w:rFonts w:cs="Calibri"/>
                <w:color w:val="2E74B5"/>
              </w:rPr>
            </w:pPr>
            <w:del w:id="933" w:author="Desiree Sacher" w:date="2014-09-11T18:18:00Z">
              <w:r w:rsidDel="00A27501">
                <w:rPr>
                  <w:rFonts w:cs="Calibri"/>
                  <w:color w:val="2E74B5"/>
                </w:rPr>
                <w:delText>Sprint 5</w:delText>
              </w:r>
            </w:del>
          </w:p>
        </w:tc>
      </w:tr>
    </w:tbl>
    <w:p w14:paraId="1E6B807E" w14:textId="77777777" w:rsidR="00997F52" w:rsidRDefault="00997F52" w:rsidP="00997F52">
      <w:pPr>
        <w:jc w:val="center"/>
        <w:rPr>
          <w:rFonts w:ascii="Times New Roman" w:hAnsi="Times New Roman"/>
          <w:b/>
          <w:bCs/>
          <w:color w:val="4F81BD"/>
          <w:sz w:val="2"/>
          <w:szCs w:val="2"/>
        </w:rPr>
      </w:pPr>
    </w:p>
    <w:p w14:paraId="655E6C61" w14:textId="330C99EE" w:rsidR="00997F52" w:rsidRDefault="00997F52" w:rsidP="00997F52">
      <w:pPr>
        <w:rPr>
          <w:rFonts w:cs="Calibri"/>
        </w:rPr>
      </w:pPr>
      <w:r>
        <w:rPr>
          <w:rFonts w:cs="Calibri"/>
        </w:rPr>
        <w:t>Zwischen Sprint 2 und 3 wurden nicht nur die rechtlichen Abklärungen getätigt, sondern auch ein 15</w:t>
      </w:r>
      <w:r w:rsidR="004243A4">
        <w:rPr>
          <w:rFonts w:cs="Calibri"/>
        </w:rPr>
        <w:t>-</w:t>
      </w:r>
      <w:r>
        <w:rPr>
          <w:rFonts w:cs="Calibri"/>
        </w:rPr>
        <w:t xml:space="preserve"> </w:t>
      </w:r>
      <w:r w:rsidR="004243A4">
        <w:rPr>
          <w:rFonts w:cs="Calibri"/>
        </w:rPr>
        <w:t xml:space="preserve">minütiger </w:t>
      </w:r>
      <w:r>
        <w:rPr>
          <w:rFonts w:cs="Calibri"/>
        </w:rPr>
        <w:t xml:space="preserve">Vortrag für die </w:t>
      </w:r>
      <w:r w:rsidR="00B60106">
        <w:rPr>
          <w:rFonts w:cs="Calibri"/>
        </w:rPr>
        <w:t xml:space="preserve">Security </w:t>
      </w:r>
      <w:r>
        <w:rPr>
          <w:rFonts w:cs="Calibri"/>
        </w:rPr>
        <w:t>BSides</w:t>
      </w:r>
      <w:r w:rsidR="004243A4">
        <w:rPr>
          <w:rFonts w:cs="Calibri"/>
        </w:rPr>
        <w:t>-Konferenz in</w:t>
      </w:r>
      <w:r>
        <w:rPr>
          <w:rFonts w:cs="Calibri"/>
        </w:rPr>
        <w:t xml:space="preserve"> London </w:t>
      </w:r>
      <w:r w:rsidR="004243A4">
        <w:rPr>
          <w:rFonts w:cs="Calibri"/>
        </w:rPr>
        <w:t>als „</w:t>
      </w:r>
      <w:r>
        <w:rPr>
          <w:rFonts w:cs="Calibri"/>
        </w:rPr>
        <w:t>Rookie Track“</w:t>
      </w:r>
      <w:ins w:id="934" w:author="Desiree Sacher" w:date="2014-09-11T18:15:00Z">
        <w:r w:rsidR="005E16E8">
          <w:rPr>
            <w:rStyle w:val="FootnoteReference"/>
            <w:rFonts w:cs="Calibri"/>
          </w:rPr>
          <w:footnoteReference w:id="2"/>
        </w:r>
      </w:ins>
      <w:r>
        <w:rPr>
          <w:rFonts w:cs="Calibri"/>
        </w:rPr>
        <w:t xml:space="preserve"> vorbereitet. Da die Arbeiten</w:t>
      </w:r>
      <w:r w:rsidR="00B60106">
        <w:rPr>
          <w:rFonts w:cs="Calibri"/>
        </w:rPr>
        <w:t xml:space="preserve"> zum Vortrag</w:t>
      </w:r>
      <w:r>
        <w:rPr>
          <w:rFonts w:cs="Calibri"/>
        </w:rPr>
        <w:t xml:space="preserve"> nur die Erkenntnisse aus den technischen Abklärungen zu RFID und Arduino verwendeten und aufbereiteten und nicht direkt für die Semesterarbeit waren, wurden diese nicht in </w:t>
      </w:r>
      <w:r w:rsidR="00B60106">
        <w:rPr>
          <w:rFonts w:cs="Calibri"/>
        </w:rPr>
        <w:t xml:space="preserve">JIRA Agile </w:t>
      </w:r>
      <w:r>
        <w:rPr>
          <w:rFonts w:cs="Calibri"/>
        </w:rPr>
        <w:t>festgehalten und sind entsprechend nicht in der Projektplanung berücksicht</w:t>
      </w:r>
      <w:r w:rsidR="00B60106">
        <w:rPr>
          <w:rFonts w:cs="Calibri"/>
        </w:rPr>
        <w:t>igt</w:t>
      </w:r>
      <w:r>
        <w:rPr>
          <w:rFonts w:cs="Calibri"/>
        </w:rPr>
        <w:t xml:space="preserve">. Die Informationen aus </w:t>
      </w:r>
      <w:r w:rsidR="00B60106">
        <w:rPr>
          <w:rFonts w:cs="Calibri"/>
        </w:rPr>
        <w:t>jener Konferenzp</w:t>
      </w:r>
      <w:r>
        <w:rPr>
          <w:rFonts w:cs="Calibri"/>
        </w:rPr>
        <w:t>räsentation wurden allerdings in dieser Semesterarbeit miteinbezogen und</w:t>
      </w:r>
      <w:del w:id="936" w:author="Desiree Sacher" w:date="2014-09-11T18:16:00Z">
        <w:r w:rsidDel="00A27501">
          <w:rPr>
            <w:rFonts w:cs="Calibri"/>
          </w:rPr>
          <w:delText xml:space="preserve"> beeinflussten</w:delText>
        </w:r>
      </w:del>
      <w:ins w:id="937" w:author="Desiree Sacher" w:date="2014-09-11T18:16:00Z">
        <w:r w:rsidR="00A27501">
          <w:rPr>
            <w:rFonts w:cs="Calibri"/>
          </w:rPr>
          <w:t xml:space="preserve"> bereicherten</w:t>
        </w:r>
      </w:ins>
      <w:r>
        <w:rPr>
          <w:rFonts w:cs="Calibri"/>
        </w:rPr>
        <w:t xml:space="preserve"> entsprechend die Story „Dokumentation“</w:t>
      </w:r>
      <w:del w:id="938" w:author="Desiree Sacher" w:date="2014-09-11T18:16:00Z">
        <w:r w:rsidDel="00A27501">
          <w:rPr>
            <w:rFonts w:cs="Calibri"/>
          </w:rPr>
          <w:delText xml:space="preserve"> positiv</w:delText>
        </w:r>
      </w:del>
      <w:r>
        <w:rPr>
          <w:rFonts w:cs="Calibri"/>
        </w:rPr>
        <w:t>.</w:t>
      </w:r>
    </w:p>
    <w:p w14:paraId="1C53B8CD" w14:textId="07661A61" w:rsidR="00E4798B" w:rsidRPr="00990A5E" w:rsidDel="00451969" w:rsidRDefault="00E4798B" w:rsidP="00E4798B">
      <w:pPr>
        <w:rPr>
          <w:del w:id="939" w:author="Desiree Sacher" w:date="2014-09-11T10:54:00Z"/>
          <w:b/>
          <w:color w:val="FF0000"/>
        </w:rPr>
      </w:pPr>
      <w:del w:id="940" w:author="Desiree Sacher" w:date="2014-09-11T10:54:00Z">
        <w:r w:rsidDel="00451969">
          <w:rPr>
            <w:b/>
            <w:color w:val="FF0000"/>
          </w:rPr>
          <w:delText>&lt;&lt;</w:delText>
        </w:r>
        <w:r w:rsidRPr="00990A5E" w:rsidDel="00451969">
          <w:rPr>
            <w:b/>
            <w:color w:val="FF0000"/>
          </w:rPr>
          <w:delText>Fehlt Abschnitt</w:delText>
        </w:r>
        <w:r w:rsidDel="00451969">
          <w:rPr>
            <w:b/>
            <w:color w:val="FF0000"/>
          </w:rPr>
          <w:delText xml:space="preserve"> tatsächliche Umsetung&gt;&gt;</w:delText>
        </w:r>
      </w:del>
    </w:p>
    <w:p w14:paraId="4B425233" w14:textId="278E8365" w:rsidR="00997F52" w:rsidRDefault="002531DD" w:rsidP="00997F52">
      <w:pPr>
        <w:rPr>
          <w:color w:val="1F497D" w:themeColor="text2"/>
        </w:rPr>
      </w:pPr>
      <w:r w:rsidRPr="002531DD">
        <w:rPr>
          <w:color w:val="1F497D" w:themeColor="text2"/>
        </w:rPr>
        <w:t>Tatsächlich</w:t>
      </w:r>
      <w:r>
        <w:rPr>
          <w:color w:val="1F497D" w:themeColor="text2"/>
        </w:rPr>
        <w:t xml:space="preserve"> wurden für die Stories die in der Tabelle 4 und 5 folgenden Aufwände verwendet.</w:t>
      </w:r>
    </w:p>
    <w:p w14:paraId="47E6DB61" w14:textId="162594AB" w:rsidR="00500CEE" w:rsidRDefault="00500CEE" w:rsidP="00500CEE">
      <w:pPr>
        <w:pStyle w:val="Caption"/>
        <w:keepNext/>
        <w:rPr>
          <w:ins w:id="941" w:author="Desiree Sacher" w:date="2014-09-11T18:48:00Z"/>
        </w:rPr>
        <w:pPrChange w:id="942" w:author="Desiree Sacher" w:date="2014-09-11T18:48:00Z">
          <w:pPr/>
        </w:pPrChange>
      </w:pPr>
      <w:bookmarkStart w:id="943" w:name="_Toc398224708"/>
      <w:ins w:id="944" w:author="Desiree Sacher" w:date="2014-09-11T18:48:00Z">
        <w:r>
          <w:t xml:space="preserve">Tabelle </w:t>
        </w:r>
        <w:r>
          <w:fldChar w:fldCharType="begin"/>
        </w:r>
        <w:r>
          <w:instrText xml:space="preserve"> SEQ Tabelle \* ARABIC </w:instrText>
        </w:r>
      </w:ins>
      <w:r>
        <w:fldChar w:fldCharType="separate"/>
      </w:r>
      <w:ins w:id="945" w:author="Desiree Sacher" w:date="2014-09-11T18:49:00Z">
        <w:r>
          <w:rPr>
            <w:noProof/>
          </w:rPr>
          <w:t>4</w:t>
        </w:r>
      </w:ins>
      <w:ins w:id="946" w:author="Desiree Sacher" w:date="2014-09-11T18:48:00Z">
        <w:r>
          <w:fldChar w:fldCharType="end"/>
        </w:r>
        <w:r>
          <w:t>: Tatsächliche Aufwände Phase 1</w:t>
        </w:r>
        <w:bookmarkEnd w:id="943"/>
      </w:ins>
    </w:p>
    <w:tbl>
      <w:tblPr>
        <w:tblW w:w="0" w:type="auto"/>
        <w:tblBorders>
          <w:top w:val="single" w:sz="8" w:space="0" w:color="auto"/>
          <w:bottom w:val="single" w:sz="8" w:space="0" w:color="auto"/>
        </w:tblBorders>
        <w:tblLayout w:type="fixed"/>
        <w:tblLook w:val="0000" w:firstRow="0" w:lastRow="0" w:firstColumn="0" w:lastColumn="0" w:noHBand="0" w:noVBand="0"/>
      </w:tblPr>
      <w:tblGrid>
        <w:gridCol w:w="940"/>
        <w:gridCol w:w="1440"/>
        <w:gridCol w:w="3965"/>
        <w:gridCol w:w="1300"/>
        <w:gridCol w:w="1300"/>
      </w:tblGrid>
      <w:tr w:rsidR="002531DD" w14:paraId="18EAAAEF" w14:textId="447705D4" w:rsidTr="002531DD">
        <w:tc>
          <w:tcPr>
            <w:tcW w:w="940" w:type="dxa"/>
            <w:tcBorders>
              <w:top w:val="single" w:sz="8" w:space="0" w:color="5B9BD5"/>
              <w:left w:val="nil"/>
              <w:bottom w:val="single" w:sz="8" w:space="0" w:color="5B9BD5"/>
              <w:right w:val="nil"/>
            </w:tcBorders>
          </w:tcPr>
          <w:p w14:paraId="1AF70C1F" w14:textId="77777777" w:rsidR="002531DD" w:rsidRPr="00997F52" w:rsidRDefault="002531DD" w:rsidP="004174EF">
            <w:pPr>
              <w:rPr>
                <w:rFonts w:ascii="Times New Roman" w:hAnsi="Times New Roman"/>
                <w:color w:val="2E74B5"/>
              </w:rPr>
            </w:pPr>
            <w:r>
              <w:rPr>
                <w:rFonts w:cs="Calibri"/>
                <w:b/>
                <w:bCs/>
                <w:color w:val="2E74B5"/>
              </w:rPr>
              <w:t>Sprint</w:t>
            </w:r>
          </w:p>
        </w:tc>
        <w:tc>
          <w:tcPr>
            <w:tcW w:w="1440" w:type="dxa"/>
            <w:tcBorders>
              <w:top w:val="single" w:sz="8" w:space="0" w:color="5B9BD5"/>
              <w:left w:val="nil"/>
              <w:bottom w:val="single" w:sz="8" w:space="0" w:color="5B9BD5"/>
              <w:right w:val="nil"/>
            </w:tcBorders>
          </w:tcPr>
          <w:p w14:paraId="1298C364" w14:textId="1114F0AA" w:rsidR="002531DD" w:rsidRPr="00997F52" w:rsidRDefault="002531DD" w:rsidP="004174EF">
            <w:pPr>
              <w:rPr>
                <w:rFonts w:ascii="Times New Roman" w:hAnsi="Times New Roman"/>
                <w:color w:val="2E74B5"/>
              </w:rPr>
            </w:pPr>
            <w:r>
              <w:rPr>
                <w:rFonts w:cs="Calibri"/>
                <w:b/>
                <w:bCs/>
                <w:color w:val="2E74B5"/>
              </w:rPr>
              <w:t>JIRA ID</w:t>
            </w:r>
          </w:p>
        </w:tc>
        <w:tc>
          <w:tcPr>
            <w:tcW w:w="3965" w:type="dxa"/>
            <w:tcBorders>
              <w:top w:val="single" w:sz="8" w:space="0" w:color="5B9BD5"/>
              <w:left w:val="nil"/>
              <w:bottom w:val="single" w:sz="8" w:space="0" w:color="5B9BD5"/>
              <w:right w:val="nil"/>
            </w:tcBorders>
          </w:tcPr>
          <w:p w14:paraId="098C7F0D" w14:textId="6B6161A7" w:rsidR="002531DD" w:rsidRPr="00997F52" w:rsidRDefault="002531DD" w:rsidP="004174EF">
            <w:pPr>
              <w:rPr>
                <w:rFonts w:ascii="Times New Roman" w:hAnsi="Times New Roman"/>
                <w:color w:val="2E74B5"/>
              </w:rPr>
            </w:pPr>
            <w:r>
              <w:rPr>
                <w:rFonts w:cs="Calibri"/>
                <w:b/>
                <w:bCs/>
                <w:color w:val="2E74B5"/>
              </w:rPr>
              <w:t>Arbeitsschritt</w:t>
            </w:r>
          </w:p>
        </w:tc>
        <w:tc>
          <w:tcPr>
            <w:tcW w:w="1300" w:type="dxa"/>
            <w:tcBorders>
              <w:top w:val="single" w:sz="8" w:space="0" w:color="5B9BD5"/>
              <w:left w:val="nil"/>
              <w:bottom w:val="single" w:sz="8" w:space="0" w:color="5B9BD5"/>
              <w:right w:val="nil"/>
            </w:tcBorders>
          </w:tcPr>
          <w:p w14:paraId="6DF2DBE4" w14:textId="393323F3" w:rsidR="002531DD" w:rsidRPr="00997F52" w:rsidRDefault="002531DD" w:rsidP="004174EF">
            <w:pPr>
              <w:rPr>
                <w:rFonts w:ascii="Times New Roman" w:hAnsi="Times New Roman"/>
                <w:color w:val="2E74B5"/>
              </w:rPr>
            </w:pPr>
            <w:r>
              <w:rPr>
                <w:rFonts w:cs="Calibri"/>
                <w:b/>
                <w:bCs/>
                <w:color w:val="2E74B5"/>
              </w:rPr>
              <w:t>Aufwand in Stunden geschätzt</w:t>
            </w:r>
          </w:p>
        </w:tc>
        <w:tc>
          <w:tcPr>
            <w:tcW w:w="1300" w:type="dxa"/>
            <w:tcBorders>
              <w:top w:val="single" w:sz="8" w:space="0" w:color="5B9BD5"/>
              <w:left w:val="nil"/>
              <w:bottom w:val="single" w:sz="8" w:space="0" w:color="5B9BD5"/>
              <w:right w:val="nil"/>
            </w:tcBorders>
          </w:tcPr>
          <w:p w14:paraId="2527691D" w14:textId="79F6F412" w:rsidR="002531DD" w:rsidRDefault="002531DD" w:rsidP="004174EF">
            <w:pPr>
              <w:rPr>
                <w:rFonts w:cs="Calibri"/>
                <w:b/>
                <w:bCs/>
                <w:color w:val="2E74B5"/>
              </w:rPr>
            </w:pPr>
            <w:r>
              <w:rPr>
                <w:rFonts w:cs="Calibri"/>
                <w:b/>
                <w:bCs/>
                <w:color w:val="2E74B5"/>
              </w:rPr>
              <w:t>Aufwand in Stunden tatsächlich</w:t>
            </w:r>
          </w:p>
        </w:tc>
      </w:tr>
      <w:tr w:rsidR="002531DD" w14:paraId="2C17A43B" w14:textId="73F841DE" w:rsidTr="002531DD">
        <w:tc>
          <w:tcPr>
            <w:tcW w:w="940" w:type="dxa"/>
            <w:tcBorders>
              <w:top w:val="nil"/>
              <w:left w:val="nil"/>
              <w:bottom w:val="nil"/>
              <w:right w:val="nil"/>
            </w:tcBorders>
            <w:shd w:val="clear" w:color="auto" w:fill="D6E6F4"/>
          </w:tcPr>
          <w:p w14:paraId="7DAC60AC" w14:textId="77777777" w:rsidR="002531DD" w:rsidRPr="00997F52" w:rsidRDefault="002531DD" w:rsidP="004174EF">
            <w:pPr>
              <w:rPr>
                <w:rFonts w:ascii="Times New Roman" w:hAnsi="Times New Roman"/>
                <w:color w:val="2E74B5"/>
              </w:rPr>
            </w:pPr>
            <w:r>
              <w:rPr>
                <w:rFonts w:cs="Calibri"/>
                <w:color w:val="2E74B5"/>
              </w:rPr>
              <w:t>1</w:t>
            </w:r>
          </w:p>
        </w:tc>
        <w:tc>
          <w:tcPr>
            <w:tcW w:w="1440" w:type="dxa"/>
            <w:tcBorders>
              <w:top w:val="nil"/>
              <w:left w:val="nil"/>
              <w:bottom w:val="nil"/>
              <w:right w:val="nil"/>
            </w:tcBorders>
            <w:shd w:val="clear" w:color="auto" w:fill="D6E6F4"/>
          </w:tcPr>
          <w:p w14:paraId="59059C1F" w14:textId="77777777" w:rsidR="002531DD" w:rsidRDefault="002531DD" w:rsidP="004174EF">
            <w:pPr>
              <w:rPr>
                <w:rFonts w:cs="Calibri"/>
                <w:color w:val="2E74B5"/>
              </w:rPr>
            </w:pPr>
            <w:r>
              <w:rPr>
                <w:rFonts w:cs="Calibri"/>
                <w:color w:val="2E74B5"/>
              </w:rPr>
              <w:t>RFID-1</w:t>
            </w:r>
          </w:p>
        </w:tc>
        <w:tc>
          <w:tcPr>
            <w:tcW w:w="3965" w:type="dxa"/>
            <w:tcBorders>
              <w:top w:val="nil"/>
              <w:left w:val="nil"/>
              <w:bottom w:val="nil"/>
              <w:right w:val="nil"/>
            </w:tcBorders>
            <w:shd w:val="clear" w:color="auto" w:fill="D6E6F4"/>
          </w:tcPr>
          <w:p w14:paraId="474331FE" w14:textId="11EC30D7" w:rsidR="002531DD" w:rsidRDefault="002531DD" w:rsidP="004174EF">
            <w:pPr>
              <w:rPr>
                <w:rFonts w:cs="Calibri"/>
                <w:color w:val="2E74B5"/>
              </w:rPr>
            </w:pPr>
            <w:r>
              <w:rPr>
                <w:rFonts w:cs="Calibri"/>
                <w:color w:val="2E74B5"/>
              </w:rPr>
              <w:t>Projekt aufsetzen</w:t>
            </w:r>
          </w:p>
        </w:tc>
        <w:tc>
          <w:tcPr>
            <w:tcW w:w="1300" w:type="dxa"/>
            <w:tcBorders>
              <w:top w:val="nil"/>
              <w:left w:val="nil"/>
              <w:bottom w:val="nil"/>
              <w:right w:val="nil"/>
            </w:tcBorders>
            <w:shd w:val="clear" w:color="auto" w:fill="D6E6F4"/>
          </w:tcPr>
          <w:p w14:paraId="77E1CA37" w14:textId="77777777" w:rsidR="002531DD" w:rsidRDefault="002531DD" w:rsidP="004174EF">
            <w:pPr>
              <w:rPr>
                <w:rFonts w:cs="Calibri"/>
                <w:color w:val="2E74B5"/>
              </w:rPr>
            </w:pPr>
            <w:r>
              <w:rPr>
                <w:rFonts w:cs="Calibri"/>
                <w:color w:val="2E74B5"/>
              </w:rPr>
              <w:t>3</w:t>
            </w:r>
          </w:p>
        </w:tc>
        <w:tc>
          <w:tcPr>
            <w:tcW w:w="1300" w:type="dxa"/>
            <w:tcBorders>
              <w:top w:val="nil"/>
              <w:left w:val="nil"/>
              <w:bottom w:val="nil"/>
              <w:right w:val="nil"/>
            </w:tcBorders>
            <w:shd w:val="clear" w:color="auto" w:fill="D6E6F4"/>
          </w:tcPr>
          <w:p w14:paraId="1603D4AB" w14:textId="306F5436" w:rsidR="002531DD" w:rsidRDefault="00ED29A1" w:rsidP="004174EF">
            <w:pPr>
              <w:rPr>
                <w:rFonts w:cs="Calibri"/>
                <w:color w:val="2E74B5"/>
              </w:rPr>
            </w:pPr>
            <w:r>
              <w:rPr>
                <w:rFonts w:cs="Calibri"/>
                <w:color w:val="2E74B5"/>
              </w:rPr>
              <w:t>3</w:t>
            </w:r>
          </w:p>
        </w:tc>
      </w:tr>
      <w:tr w:rsidR="002531DD" w14:paraId="2402B8D6" w14:textId="2C0250B4" w:rsidTr="002531DD">
        <w:tc>
          <w:tcPr>
            <w:tcW w:w="940" w:type="dxa"/>
            <w:tcBorders>
              <w:top w:val="nil"/>
              <w:left w:val="nil"/>
              <w:bottom w:val="nil"/>
              <w:right w:val="nil"/>
            </w:tcBorders>
          </w:tcPr>
          <w:p w14:paraId="220435D7" w14:textId="77777777" w:rsidR="002531DD" w:rsidRPr="00997F52" w:rsidRDefault="002531DD" w:rsidP="004174EF">
            <w:pPr>
              <w:rPr>
                <w:rFonts w:ascii="Times New Roman" w:hAnsi="Times New Roman"/>
                <w:color w:val="2E74B5"/>
              </w:rPr>
            </w:pPr>
            <w:r>
              <w:rPr>
                <w:rFonts w:cs="Calibri"/>
                <w:color w:val="2E74B5"/>
              </w:rPr>
              <w:t>1</w:t>
            </w:r>
          </w:p>
        </w:tc>
        <w:tc>
          <w:tcPr>
            <w:tcW w:w="1440" w:type="dxa"/>
            <w:tcBorders>
              <w:top w:val="nil"/>
              <w:left w:val="nil"/>
              <w:bottom w:val="nil"/>
              <w:right w:val="nil"/>
            </w:tcBorders>
          </w:tcPr>
          <w:p w14:paraId="16923ABF" w14:textId="77777777" w:rsidR="002531DD" w:rsidRDefault="002531DD" w:rsidP="004174EF">
            <w:pPr>
              <w:rPr>
                <w:rFonts w:cs="Calibri"/>
                <w:color w:val="2E74B5"/>
              </w:rPr>
            </w:pPr>
            <w:r>
              <w:rPr>
                <w:rFonts w:cs="Calibri"/>
                <w:color w:val="2E74B5"/>
              </w:rPr>
              <w:t>RFID-2</w:t>
            </w:r>
          </w:p>
        </w:tc>
        <w:tc>
          <w:tcPr>
            <w:tcW w:w="3965" w:type="dxa"/>
            <w:tcBorders>
              <w:top w:val="nil"/>
              <w:left w:val="nil"/>
              <w:bottom w:val="nil"/>
              <w:right w:val="nil"/>
            </w:tcBorders>
          </w:tcPr>
          <w:p w14:paraId="02E4695D" w14:textId="1825D391" w:rsidR="002531DD" w:rsidRDefault="00451969" w:rsidP="004174EF">
            <w:pPr>
              <w:rPr>
                <w:rFonts w:cs="Calibri"/>
                <w:color w:val="2E74B5"/>
              </w:rPr>
            </w:pPr>
            <w:ins w:id="947" w:author="Desiree Sacher" w:date="2014-09-11T10:54:00Z">
              <w:r>
                <w:rPr>
                  <w:rFonts w:cs="Calibri"/>
                  <w:color w:val="2E74B5"/>
                </w:rPr>
                <w:t xml:space="preserve">Lernen von </w:t>
              </w:r>
            </w:ins>
            <w:del w:id="948" w:author="Desiree Sacher" w:date="2014-09-11T10:54:00Z">
              <w:r w:rsidR="002531DD" w:rsidDel="00451969">
                <w:rPr>
                  <w:rFonts w:cs="Calibri"/>
                  <w:color w:val="2E74B5"/>
                </w:rPr>
                <w:delText xml:space="preserve">Learn </w:delText>
              </w:r>
            </w:del>
            <w:r w:rsidR="002531DD">
              <w:rPr>
                <w:rFonts w:cs="Calibri"/>
                <w:color w:val="2E74B5"/>
              </w:rPr>
              <w:t>Python (Code Academy)</w:t>
            </w:r>
          </w:p>
        </w:tc>
        <w:tc>
          <w:tcPr>
            <w:tcW w:w="1300" w:type="dxa"/>
            <w:tcBorders>
              <w:top w:val="nil"/>
              <w:left w:val="nil"/>
              <w:bottom w:val="nil"/>
              <w:right w:val="nil"/>
            </w:tcBorders>
          </w:tcPr>
          <w:p w14:paraId="0FAABC33" w14:textId="77777777" w:rsidR="002531DD" w:rsidRDefault="002531DD" w:rsidP="004174EF">
            <w:pPr>
              <w:rPr>
                <w:rFonts w:cs="Calibri"/>
                <w:color w:val="2E74B5"/>
              </w:rPr>
            </w:pPr>
            <w:r>
              <w:rPr>
                <w:rFonts w:cs="Calibri"/>
                <w:color w:val="2E74B5"/>
              </w:rPr>
              <w:t>8</w:t>
            </w:r>
          </w:p>
        </w:tc>
        <w:tc>
          <w:tcPr>
            <w:tcW w:w="1300" w:type="dxa"/>
            <w:tcBorders>
              <w:top w:val="nil"/>
              <w:left w:val="nil"/>
              <w:bottom w:val="nil"/>
              <w:right w:val="nil"/>
            </w:tcBorders>
          </w:tcPr>
          <w:p w14:paraId="6FDEE626" w14:textId="39FE7861" w:rsidR="002531DD" w:rsidRDefault="00ED29A1" w:rsidP="004174EF">
            <w:pPr>
              <w:rPr>
                <w:rFonts w:cs="Calibri"/>
                <w:color w:val="2E74B5"/>
              </w:rPr>
            </w:pPr>
            <w:r>
              <w:rPr>
                <w:rFonts w:cs="Calibri"/>
                <w:color w:val="2E74B5"/>
              </w:rPr>
              <w:t>5</w:t>
            </w:r>
          </w:p>
        </w:tc>
      </w:tr>
      <w:tr w:rsidR="002531DD" w14:paraId="6FDB7433" w14:textId="55303B10" w:rsidTr="002531DD">
        <w:tc>
          <w:tcPr>
            <w:tcW w:w="940" w:type="dxa"/>
            <w:tcBorders>
              <w:top w:val="nil"/>
              <w:left w:val="nil"/>
              <w:bottom w:val="nil"/>
              <w:right w:val="nil"/>
            </w:tcBorders>
            <w:shd w:val="clear" w:color="auto" w:fill="D6E6F4"/>
          </w:tcPr>
          <w:p w14:paraId="1779BF17" w14:textId="77777777" w:rsidR="002531DD" w:rsidRPr="00997F52" w:rsidRDefault="002531DD" w:rsidP="004174EF">
            <w:pPr>
              <w:rPr>
                <w:rFonts w:ascii="Times New Roman" w:hAnsi="Times New Roman"/>
                <w:color w:val="2E74B5"/>
              </w:rPr>
            </w:pPr>
            <w:r>
              <w:rPr>
                <w:rFonts w:cs="Calibri"/>
                <w:color w:val="2E74B5"/>
              </w:rPr>
              <w:t>1</w:t>
            </w:r>
          </w:p>
        </w:tc>
        <w:tc>
          <w:tcPr>
            <w:tcW w:w="1440" w:type="dxa"/>
            <w:tcBorders>
              <w:top w:val="nil"/>
              <w:left w:val="nil"/>
              <w:bottom w:val="nil"/>
              <w:right w:val="nil"/>
            </w:tcBorders>
            <w:shd w:val="clear" w:color="auto" w:fill="D6E6F4"/>
          </w:tcPr>
          <w:p w14:paraId="34A48490" w14:textId="77777777" w:rsidR="002531DD" w:rsidRDefault="002531DD" w:rsidP="004174EF">
            <w:pPr>
              <w:rPr>
                <w:rFonts w:cs="Calibri"/>
                <w:color w:val="2E74B5"/>
              </w:rPr>
            </w:pPr>
            <w:r>
              <w:rPr>
                <w:rFonts w:cs="Calibri"/>
                <w:color w:val="2E74B5"/>
              </w:rPr>
              <w:t>RFID-3</w:t>
            </w:r>
          </w:p>
        </w:tc>
        <w:tc>
          <w:tcPr>
            <w:tcW w:w="3965" w:type="dxa"/>
            <w:tcBorders>
              <w:top w:val="nil"/>
              <w:left w:val="nil"/>
              <w:bottom w:val="nil"/>
              <w:right w:val="nil"/>
            </w:tcBorders>
            <w:shd w:val="clear" w:color="auto" w:fill="D6E6F4"/>
          </w:tcPr>
          <w:p w14:paraId="267E4C6D" w14:textId="2D1A749C" w:rsidR="002531DD" w:rsidRDefault="002531DD" w:rsidP="004174EF">
            <w:pPr>
              <w:rPr>
                <w:rFonts w:cs="Calibri"/>
                <w:color w:val="2E74B5"/>
              </w:rPr>
            </w:pPr>
            <w:r>
              <w:rPr>
                <w:rFonts w:cs="Calibri"/>
                <w:color w:val="2E74B5"/>
              </w:rPr>
              <w:t>Einlesen in RFID-Technologie</w:t>
            </w:r>
          </w:p>
        </w:tc>
        <w:tc>
          <w:tcPr>
            <w:tcW w:w="1300" w:type="dxa"/>
            <w:tcBorders>
              <w:top w:val="nil"/>
              <w:left w:val="nil"/>
              <w:bottom w:val="nil"/>
              <w:right w:val="nil"/>
            </w:tcBorders>
            <w:shd w:val="clear" w:color="auto" w:fill="D6E6F4"/>
          </w:tcPr>
          <w:p w14:paraId="5646A958" w14:textId="77777777" w:rsidR="002531DD" w:rsidRDefault="002531DD" w:rsidP="004174EF">
            <w:pPr>
              <w:rPr>
                <w:rFonts w:cs="Calibri"/>
                <w:color w:val="2E74B5"/>
              </w:rPr>
            </w:pPr>
            <w:r>
              <w:rPr>
                <w:rFonts w:cs="Calibri"/>
                <w:color w:val="2E74B5"/>
              </w:rPr>
              <w:t>8</w:t>
            </w:r>
          </w:p>
        </w:tc>
        <w:tc>
          <w:tcPr>
            <w:tcW w:w="1300" w:type="dxa"/>
            <w:tcBorders>
              <w:top w:val="nil"/>
              <w:left w:val="nil"/>
              <w:bottom w:val="nil"/>
              <w:right w:val="nil"/>
            </w:tcBorders>
            <w:shd w:val="clear" w:color="auto" w:fill="D6E6F4"/>
          </w:tcPr>
          <w:p w14:paraId="3656A702" w14:textId="725CF621" w:rsidR="002531DD" w:rsidRDefault="00ED29A1" w:rsidP="004174EF">
            <w:pPr>
              <w:rPr>
                <w:rFonts w:cs="Calibri"/>
                <w:color w:val="2E74B5"/>
              </w:rPr>
            </w:pPr>
            <w:r>
              <w:rPr>
                <w:rFonts w:cs="Calibri"/>
                <w:color w:val="2E74B5"/>
              </w:rPr>
              <w:t>5</w:t>
            </w:r>
          </w:p>
        </w:tc>
      </w:tr>
      <w:tr w:rsidR="002531DD" w14:paraId="53EF004F" w14:textId="3551DB88" w:rsidTr="002531DD">
        <w:tc>
          <w:tcPr>
            <w:tcW w:w="940" w:type="dxa"/>
            <w:tcBorders>
              <w:top w:val="nil"/>
              <w:left w:val="nil"/>
              <w:bottom w:val="nil"/>
              <w:right w:val="nil"/>
            </w:tcBorders>
          </w:tcPr>
          <w:p w14:paraId="5105C38F" w14:textId="77777777" w:rsidR="002531DD" w:rsidRPr="00997F52" w:rsidRDefault="002531DD" w:rsidP="004174EF">
            <w:pPr>
              <w:rPr>
                <w:rFonts w:ascii="Times New Roman" w:hAnsi="Times New Roman"/>
                <w:color w:val="2E74B5"/>
              </w:rPr>
            </w:pPr>
            <w:r>
              <w:rPr>
                <w:rFonts w:cs="Calibri"/>
                <w:color w:val="2E74B5"/>
              </w:rPr>
              <w:lastRenderedPageBreak/>
              <w:t>2</w:t>
            </w:r>
          </w:p>
        </w:tc>
        <w:tc>
          <w:tcPr>
            <w:tcW w:w="1440" w:type="dxa"/>
            <w:tcBorders>
              <w:top w:val="nil"/>
              <w:left w:val="nil"/>
              <w:bottom w:val="nil"/>
              <w:right w:val="nil"/>
            </w:tcBorders>
          </w:tcPr>
          <w:p w14:paraId="652C28AD" w14:textId="77777777" w:rsidR="002531DD" w:rsidRDefault="002531DD" w:rsidP="004174EF">
            <w:pPr>
              <w:rPr>
                <w:rFonts w:cs="Calibri"/>
                <w:color w:val="2E74B5"/>
              </w:rPr>
            </w:pPr>
            <w:r>
              <w:rPr>
                <w:rFonts w:cs="Calibri"/>
                <w:color w:val="2E74B5"/>
              </w:rPr>
              <w:t>RFID-4</w:t>
            </w:r>
          </w:p>
        </w:tc>
        <w:tc>
          <w:tcPr>
            <w:tcW w:w="3965" w:type="dxa"/>
            <w:tcBorders>
              <w:top w:val="nil"/>
              <w:left w:val="nil"/>
              <w:bottom w:val="nil"/>
              <w:right w:val="nil"/>
            </w:tcBorders>
          </w:tcPr>
          <w:p w14:paraId="6A216BFB" w14:textId="77777777" w:rsidR="002531DD" w:rsidRDefault="002531DD" w:rsidP="004174EF">
            <w:pPr>
              <w:rPr>
                <w:rFonts w:cs="Calibri"/>
                <w:color w:val="2E74B5"/>
              </w:rPr>
            </w:pPr>
            <w:r>
              <w:rPr>
                <w:rFonts w:cs="Calibri"/>
                <w:color w:val="2E74B5"/>
              </w:rPr>
              <w:t>Unterschiede der Arduino RFID Reader ausfindig machen</w:t>
            </w:r>
          </w:p>
        </w:tc>
        <w:tc>
          <w:tcPr>
            <w:tcW w:w="1300" w:type="dxa"/>
            <w:tcBorders>
              <w:top w:val="nil"/>
              <w:left w:val="nil"/>
              <w:bottom w:val="nil"/>
              <w:right w:val="nil"/>
            </w:tcBorders>
          </w:tcPr>
          <w:p w14:paraId="1F38750C" w14:textId="77777777" w:rsidR="002531DD" w:rsidRDefault="002531DD" w:rsidP="004174EF">
            <w:pPr>
              <w:rPr>
                <w:rFonts w:cs="Calibri"/>
                <w:color w:val="2E74B5"/>
              </w:rPr>
            </w:pPr>
            <w:r>
              <w:rPr>
                <w:rFonts w:cs="Calibri"/>
                <w:color w:val="2E74B5"/>
              </w:rPr>
              <w:t>6</w:t>
            </w:r>
          </w:p>
        </w:tc>
        <w:tc>
          <w:tcPr>
            <w:tcW w:w="1300" w:type="dxa"/>
            <w:tcBorders>
              <w:top w:val="nil"/>
              <w:left w:val="nil"/>
              <w:bottom w:val="nil"/>
              <w:right w:val="nil"/>
            </w:tcBorders>
          </w:tcPr>
          <w:p w14:paraId="205FC826" w14:textId="735B4878" w:rsidR="002531DD" w:rsidRDefault="00ED29A1" w:rsidP="004174EF">
            <w:pPr>
              <w:rPr>
                <w:rFonts w:cs="Calibri"/>
                <w:color w:val="2E74B5"/>
              </w:rPr>
            </w:pPr>
            <w:r>
              <w:rPr>
                <w:rFonts w:cs="Calibri"/>
                <w:color w:val="2E74B5"/>
              </w:rPr>
              <w:t>6</w:t>
            </w:r>
          </w:p>
        </w:tc>
      </w:tr>
      <w:tr w:rsidR="002531DD" w14:paraId="02E7EEA7" w14:textId="158E282F" w:rsidTr="002531DD">
        <w:tc>
          <w:tcPr>
            <w:tcW w:w="940" w:type="dxa"/>
            <w:tcBorders>
              <w:top w:val="nil"/>
              <w:left w:val="nil"/>
              <w:bottom w:val="nil"/>
              <w:right w:val="nil"/>
            </w:tcBorders>
            <w:shd w:val="clear" w:color="auto" w:fill="D6E6F4"/>
          </w:tcPr>
          <w:p w14:paraId="12EBC453" w14:textId="77777777" w:rsidR="002531DD" w:rsidRPr="00997F52" w:rsidRDefault="002531DD" w:rsidP="004174EF">
            <w:pPr>
              <w:rPr>
                <w:rFonts w:ascii="Times New Roman" w:hAnsi="Times New Roman"/>
                <w:color w:val="2E74B5"/>
              </w:rPr>
            </w:pPr>
            <w:r>
              <w:rPr>
                <w:rFonts w:cs="Calibri"/>
                <w:color w:val="2E74B5"/>
              </w:rPr>
              <w:t>2</w:t>
            </w:r>
          </w:p>
        </w:tc>
        <w:tc>
          <w:tcPr>
            <w:tcW w:w="1440" w:type="dxa"/>
            <w:tcBorders>
              <w:top w:val="nil"/>
              <w:left w:val="nil"/>
              <w:bottom w:val="nil"/>
              <w:right w:val="nil"/>
            </w:tcBorders>
            <w:shd w:val="clear" w:color="auto" w:fill="D6E6F4"/>
          </w:tcPr>
          <w:p w14:paraId="79D74DA9" w14:textId="77777777" w:rsidR="002531DD" w:rsidRDefault="002531DD" w:rsidP="004174EF">
            <w:pPr>
              <w:rPr>
                <w:rFonts w:cs="Calibri"/>
                <w:color w:val="2E74B5"/>
              </w:rPr>
            </w:pPr>
            <w:r>
              <w:rPr>
                <w:rFonts w:cs="Calibri"/>
                <w:color w:val="2E74B5"/>
              </w:rPr>
              <w:t>RFID-5</w:t>
            </w:r>
          </w:p>
        </w:tc>
        <w:tc>
          <w:tcPr>
            <w:tcW w:w="3965" w:type="dxa"/>
            <w:tcBorders>
              <w:top w:val="nil"/>
              <w:left w:val="nil"/>
              <w:bottom w:val="nil"/>
              <w:right w:val="nil"/>
            </w:tcBorders>
            <w:shd w:val="clear" w:color="auto" w:fill="D6E6F4"/>
          </w:tcPr>
          <w:p w14:paraId="53CB3E5C" w14:textId="149D1150" w:rsidR="002531DD" w:rsidRDefault="002531DD" w:rsidP="004174EF">
            <w:pPr>
              <w:rPr>
                <w:rFonts w:cs="Calibri"/>
                <w:color w:val="2E74B5"/>
              </w:rPr>
            </w:pPr>
            <w:r>
              <w:rPr>
                <w:rFonts w:cs="Calibri"/>
                <w:color w:val="2E74B5"/>
              </w:rPr>
              <w:t>Bestimmen des genauen Kartentyps</w:t>
            </w:r>
          </w:p>
        </w:tc>
        <w:tc>
          <w:tcPr>
            <w:tcW w:w="1300" w:type="dxa"/>
            <w:tcBorders>
              <w:top w:val="nil"/>
              <w:left w:val="nil"/>
              <w:bottom w:val="nil"/>
              <w:right w:val="nil"/>
            </w:tcBorders>
            <w:shd w:val="clear" w:color="auto" w:fill="D6E6F4"/>
          </w:tcPr>
          <w:p w14:paraId="372433E7" w14:textId="77777777" w:rsidR="002531DD" w:rsidRDefault="002531DD" w:rsidP="004174EF">
            <w:pPr>
              <w:rPr>
                <w:rFonts w:cs="Calibri"/>
                <w:color w:val="2E74B5"/>
              </w:rPr>
            </w:pPr>
            <w:r>
              <w:rPr>
                <w:rFonts w:cs="Calibri"/>
                <w:color w:val="2E74B5"/>
              </w:rPr>
              <w:t>4</w:t>
            </w:r>
          </w:p>
        </w:tc>
        <w:tc>
          <w:tcPr>
            <w:tcW w:w="1300" w:type="dxa"/>
            <w:tcBorders>
              <w:top w:val="nil"/>
              <w:left w:val="nil"/>
              <w:bottom w:val="nil"/>
              <w:right w:val="nil"/>
            </w:tcBorders>
            <w:shd w:val="clear" w:color="auto" w:fill="D6E6F4"/>
          </w:tcPr>
          <w:p w14:paraId="09A84667" w14:textId="0FF826CC" w:rsidR="002531DD" w:rsidRDefault="00ED29A1" w:rsidP="004174EF">
            <w:pPr>
              <w:rPr>
                <w:rFonts w:cs="Calibri"/>
                <w:color w:val="2E74B5"/>
              </w:rPr>
            </w:pPr>
            <w:r>
              <w:rPr>
                <w:rFonts w:cs="Calibri"/>
                <w:color w:val="2E74B5"/>
              </w:rPr>
              <w:t>8.5</w:t>
            </w:r>
          </w:p>
        </w:tc>
      </w:tr>
      <w:tr w:rsidR="002531DD" w14:paraId="47A4123B" w14:textId="17A1A128" w:rsidTr="002531DD">
        <w:tc>
          <w:tcPr>
            <w:tcW w:w="940" w:type="dxa"/>
            <w:tcBorders>
              <w:top w:val="nil"/>
              <w:left w:val="nil"/>
              <w:bottom w:val="single" w:sz="8" w:space="0" w:color="5B9BD5"/>
              <w:right w:val="nil"/>
            </w:tcBorders>
          </w:tcPr>
          <w:p w14:paraId="16BB25F5" w14:textId="77777777" w:rsidR="002531DD" w:rsidRPr="00997F52" w:rsidRDefault="002531DD" w:rsidP="004174EF">
            <w:pPr>
              <w:rPr>
                <w:rFonts w:ascii="Times New Roman" w:hAnsi="Times New Roman"/>
                <w:color w:val="2E74B5"/>
              </w:rPr>
            </w:pPr>
            <w:r>
              <w:rPr>
                <w:rFonts w:cs="Calibri"/>
                <w:color w:val="2E74B5"/>
              </w:rPr>
              <w:t>2</w:t>
            </w:r>
          </w:p>
        </w:tc>
        <w:tc>
          <w:tcPr>
            <w:tcW w:w="1440" w:type="dxa"/>
            <w:tcBorders>
              <w:top w:val="nil"/>
              <w:left w:val="nil"/>
              <w:bottom w:val="single" w:sz="8" w:space="0" w:color="5B9BD5"/>
              <w:right w:val="nil"/>
            </w:tcBorders>
          </w:tcPr>
          <w:p w14:paraId="24ABDEB5" w14:textId="77777777" w:rsidR="002531DD" w:rsidRDefault="002531DD" w:rsidP="004174EF">
            <w:pPr>
              <w:rPr>
                <w:rFonts w:cs="Calibri"/>
                <w:color w:val="2E74B5"/>
              </w:rPr>
            </w:pPr>
            <w:r>
              <w:rPr>
                <w:rFonts w:cs="Calibri"/>
                <w:color w:val="2E74B5"/>
              </w:rPr>
              <w:t>RFID-6</w:t>
            </w:r>
          </w:p>
        </w:tc>
        <w:tc>
          <w:tcPr>
            <w:tcW w:w="3965" w:type="dxa"/>
            <w:tcBorders>
              <w:top w:val="nil"/>
              <w:left w:val="nil"/>
              <w:bottom w:val="single" w:sz="8" w:space="0" w:color="5B9BD5"/>
              <w:right w:val="nil"/>
            </w:tcBorders>
          </w:tcPr>
          <w:p w14:paraId="708B80CB" w14:textId="61EF5003" w:rsidR="002531DD" w:rsidRDefault="002531DD" w:rsidP="00451969">
            <w:pPr>
              <w:rPr>
                <w:rFonts w:cs="Calibri"/>
                <w:color w:val="2E74B5"/>
              </w:rPr>
            </w:pPr>
            <w:r>
              <w:rPr>
                <w:rFonts w:cs="Calibri"/>
                <w:color w:val="2E74B5"/>
              </w:rPr>
              <w:t xml:space="preserve">Erstellen des Skripts zum Auslesen </w:t>
            </w:r>
            <w:del w:id="949" w:author="Desiree Sacher" w:date="2014-09-11T10:55:00Z">
              <w:r w:rsidDel="00451969">
                <w:rPr>
                  <w:rFonts w:cs="Calibri"/>
                  <w:color w:val="2E74B5"/>
                </w:rPr>
                <w:delText>&amp; auslesen</w:delText>
              </w:r>
            </w:del>
          </w:p>
        </w:tc>
        <w:tc>
          <w:tcPr>
            <w:tcW w:w="1300" w:type="dxa"/>
            <w:tcBorders>
              <w:top w:val="nil"/>
              <w:left w:val="nil"/>
              <w:bottom w:val="single" w:sz="8" w:space="0" w:color="5B9BD5"/>
              <w:right w:val="nil"/>
            </w:tcBorders>
          </w:tcPr>
          <w:p w14:paraId="32D8F10B" w14:textId="77777777" w:rsidR="002531DD" w:rsidRDefault="002531DD" w:rsidP="004174EF">
            <w:pPr>
              <w:rPr>
                <w:rFonts w:cs="Calibri"/>
                <w:color w:val="2E74B5"/>
              </w:rPr>
            </w:pPr>
            <w:r>
              <w:rPr>
                <w:rFonts w:cs="Calibri"/>
                <w:color w:val="2E74B5"/>
              </w:rPr>
              <w:t>12</w:t>
            </w:r>
          </w:p>
        </w:tc>
        <w:tc>
          <w:tcPr>
            <w:tcW w:w="1300" w:type="dxa"/>
            <w:tcBorders>
              <w:top w:val="nil"/>
              <w:left w:val="nil"/>
              <w:bottom w:val="single" w:sz="8" w:space="0" w:color="5B9BD5"/>
              <w:right w:val="nil"/>
            </w:tcBorders>
          </w:tcPr>
          <w:p w14:paraId="2EB036CD" w14:textId="3DF515AF" w:rsidR="002531DD" w:rsidRDefault="00ED29A1" w:rsidP="004174EF">
            <w:pPr>
              <w:rPr>
                <w:rFonts w:cs="Calibri"/>
                <w:color w:val="2E74B5"/>
              </w:rPr>
            </w:pPr>
            <w:r>
              <w:rPr>
                <w:rFonts w:cs="Calibri"/>
                <w:color w:val="2E74B5"/>
              </w:rPr>
              <w:t>12</w:t>
            </w:r>
          </w:p>
        </w:tc>
      </w:tr>
    </w:tbl>
    <w:p w14:paraId="21537D35" w14:textId="4C874877" w:rsidR="002531DD" w:rsidRDefault="00ED29A1" w:rsidP="00997F52">
      <w:pPr>
        <w:rPr>
          <w:color w:val="1F497D" w:themeColor="text2"/>
        </w:rPr>
      </w:pPr>
      <w:r>
        <w:rPr>
          <w:color w:val="1F497D" w:themeColor="text2"/>
        </w:rPr>
        <w:t>Total geschätzt: 41; Aufwand: 39.5</w:t>
      </w:r>
    </w:p>
    <w:p w14:paraId="5D156453" w14:textId="77777777" w:rsidR="002531DD" w:rsidRDefault="002531DD" w:rsidP="00997F52">
      <w:pPr>
        <w:rPr>
          <w:color w:val="1F497D" w:themeColor="text2"/>
        </w:rPr>
      </w:pPr>
    </w:p>
    <w:p w14:paraId="68258293" w14:textId="6F6C7197" w:rsidR="00500CEE" w:rsidRDefault="00500CEE" w:rsidP="00500CEE">
      <w:pPr>
        <w:pStyle w:val="Caption"/>
        <w:keepNext/>
        <w:rPr>
          <w:ins w:id="950" w:author="Desiree Sacher" w:date="2014-09-11T18:48:00Z"/>
        </w:rPr>
        <w:pPrChange w:id="951" w:author="Desiree Sacher" w:date="2014-09-11T18:48:00Z">
          <w:pPr/>
        </w:pPrChange>
      </w:pPr>
      <w:bookmarkStart w:id="952" w:name="_Toc398224709"/>
      <w:ins w:id="953" w:author="Desiree Sacher" w:date="2014-09-11T18:48:00Z">
        <w:r>
          <w:t xml:space="preserve">Tabelle </w:t>
        </w:r>
        <w:r>
          <w:fldChar w:fldCharType="begin"/>
        </w:r>
        <w:r>
          <w:instrText xml:space="preserve"> SEQ Tabelle \* ARABIC </w:instrText>
        </w:r>
      </w:ins>
      <w:r>
        <w:fldChar w:fldCharType="separate"/>
      </w:r>
      <w:ins w:id="954" w:author="Desiree Sacher" w:date="2014-09-11T18:49:00Z">
        <w:r>
          <w:rPr>
            <w:noProof/>
          </w:rPr>
          <w:t>5</w:t>
        </w:r>
      </w:ins>
      <w:ins w:id="955" w:author="Desiree Sacher" w:date="2014-09-11T18:48:00Z">
        <w:r>
          <w:fldChar w:fldCharType="end"/>
        </w:r>
        <w:r>
          <w:t>: Tatsächliche Aufwände Phase 2</w:t>
        </w:r>
        <w:bookmarkEnd w:id="952"/>
      </w:ins>
    </w:p>
    <w:tbl>
      <w:tblPr>
        <w:tblW w:w="9087" w:type="dxa"/>
        <w:tblBorders>
          <w:top w:val="single" w:sz="8" w:space="0" w:color="auto"/>
          <w:bottom w:val="single" w:sz="8" w:space="0" w:color="auto"/>
        </w:tblBorders>
        <w:tblLayout w:type="fixed"/>
        <w:tblLook w:val="0000" w:firstRow="0" w:lastRow="0" w:firstColumn="0" w:lastColumn="0" w:noHBand="0" w:noVBand="0"/>
      </w:tblPr>
      <w:tblGrid>
        <w:gridCol w:w="940"/>
        <w:gridCol w:w="1440"/>
        <w:gridCol w:w="4107"/>
        <w:gridCol w:w="1300"/>
        <w:gridCol w:w="1300"/>
      </w:tblGrid>
      <w:tr w:rsidR="002531DD" w14:paraId="22FDCC64" w14:textId="4CC47E44" w:rsidTr="002531DD">
        <w:tc>
          <w:tcPr>
            <w:tcW w:w="940" w:type="dxa"/>
            <w:tcBorders>
              <w:top w:val="single" w:sz="8" w:space="0" w:color="5B9BD5"/>
              <w:left w:val="nil"/>
              <w:bottom w:val="single" w:sz="8" w:space="0" w:color="5B9BD5"/>
              <w:right w:val="nil"/>
            </w:tcBorders>
          </w:tcPr>
          <w:p w14:paraId="32DD53AB" w14:textId="77777777" w:rsidR="002531DD" w:rsidRPr="00997F52" w:rsidRDefault="002531DD" w:rsidP="004174EF">
            <w:pPr>
              <w:rPr>
                <w:rFonts w:ascii="Times New Roman" w:hAnsi="Times New Roman"/>
                <w:color w:val="2E74B5"/>
              </w:rPr>
            </w:pPr>
            <w:r>
              <w:rPr>
                <w:rFonts w:cs="Calibri"/>
                <w:b/>
                <w:bCs/>
                <w:color w:val="2E74B5"/>
              </w:rPr>
              <w:t>Sprint</w:t>
            </w:r>
          </w:p>
        </w:tc>
        <w:tc>
          <w:tcPr>
            <w:tcW w:w="1440" w:type="dxa"/>
            <w:tcBorders>
              <w:top w:val="single" w:sz="8" w:space="0" w:color="5B9BD5"/>
              <w:left w:val="nil"/>
              <w:bottom w:val="single" w:sz="8" w:space="0" w:color="5B9BD5"/>
              <w:right w:val="nil"/>
            </w:tcBorders>
          </w:tcPr>
          <w:p w14:paraId="6FDF939F" w14:textId="206A2C86" w:rsidR="002531DD" w:rsidRPr="00997F52" w:rsidRDefault="002531DD" w:rsidP="004174EF">
            <w:pPr>
              <w:rPr>
                <w:rFonts w:ascii="Times New Roman" w:hAnsi="Times New Roman"/>
                <w:color w:val="2E74B5"/>
              </w:rPr>
            </w:pPr>
            <w:r>
              <w:rPr>
                <w:rFonts w:cs="Calibri"/>
                <w:b/>
                <w:bCs/>
                <w:color w:val="2E74B5"/>
              </w:rPr>
              <w:t>JIRA ID</w:t>
            </w:r>
          </w:p>
        </w:tc>
        <w:tc>
          <w:tcPr>
            <w:tcW w:w="4107" w:type="dxa"/>
            <w:tcBorders>
              <w:top w:val="single" w:sz="8" w:space="0" w:color="5B9BD5"/>
              <w:left w:val="nil"/>
              <w:bottom w:val="single" w:sz="8" w:space="0" w:color="5B9BD5"/>
              <w:right w:val="nil"/>
            </w:tcBorders>
          </w:tcPr>
          <w:p w14:paraId="6F2F260E" w14:textId="243ADC22" w:rsidR="002531DD" w:rsidRPr="00997F52" w:rsidRDefault="002531DD" w:rsidP="004174EF">
            <w:pPr>
              <w:rPr>
                <w:rFonts w:ascii="Times New Roman" w:hAnsi="Times New Roman"/>
                <w:color w:val="2E74B5"/>
              </w:rPr>
            </w:pPr>
            <w:r>
              <w:rPr>
                <w:rFonts w:cs="Calibri"/>
                <w:b/>
                <w:bCs/>
                <w:color w:val="2E74B5"/>
              </w:rPr>
              <w:t>Arbeitsschritt</w:t>
            </w:r>
          </w:p>
        </w:tc>
        <w:tc>
          <w:tcPr>
            <w:tcW w:w="1300" w:type="dxa"/>
            <w:tcBorders>
              <w:top w:val="single" w:sz="8" w:space="0" w:color="5B9BD5"/>
              <w:left w:val="nil"/>
              <w:bottom w:val="single" w:sz="8" w:space="0" w:color="5B9BD5"/>
              <w:right w:val="nil"/>
            </w:tcBorders>
          </w:tcPr>
          <w:p w14:paraId="7ED3EB7B" w14:textId="1970CDA0" w:rsidR="002531DD" w:rsidRPr="00997F52" w:rsidRDefault="002531DD" w:rsidP="004174EF">
            <w:pPr>
              <w:rPr>
                <w:rFonts w:ascii="Times New Roman" w:hAnsi="Times New Roman"/>
                <w:color w:val="2E74B5"/>
              </w:rPr>
            </w:pPr>
            <w:r>
              <w:rPr>
                <w:rFonts w:cs="Calibri"/>
                <w:b/>
                <w:bCs/>
                <w:color w:val="2E74B5"/>
              </w:rPr>
              <w:t>Aufwand in Stunden geschätzt</w:t>
            </w:r>
          </w:p>
        </w:tc>
        <w:tc>
          <w:tcPr>
            <w:tcW w:w="1300" w:type="dxa"/>
            <w:tcBorders>
              <w:top w:val="single" w:sz="8" w:space="0" w:color="5B9BD5"/>
              <w:left w:val="nil"/>
              <w:bottom w:val="single" w:sz="8" w:space="0" w:color="5B9BD5"/>
              <w:right w:val="nil"/>
            </w:tcBorders>
          </w:tcPr>
          <w:p w14:paraId="292CE00E" w14:textId="178D21A9" w:rsidR="002531DD" w:rsidRDefault="002531DD" w:rsidP="004174EF">
            <w:pPr>
              <w:rPr>
                <w:rFonts w:cs="Calibri"/>
                <w:b/>
                <w:bCs/>
                <w:color w:val="2E74B5"/>
              </w:rPr>
            </w:pPr>
            <w:r>
              <w:rPr>
                <w:rFonts w:cs="Calibri"/>
                <w:b/>
                <w:bCs/>
                <w:color w:val="2E74B5"/>
              </w:rPr>
              <w:t>Aufwand in Stunden tatsächlich</w:t>
            </w:r>
          </w:p>
        </w:tc>
      </w:tr>
      <w:tr w:rsidR="002531DD" w14:paraId="7400B52D" w14:textId="399C3B66" w:rsidTr="002531DD">
        <w:tc>
          <w:tcPr>
            <w:tcW w:w="940" w:type="dxa"/>
            <w:tcBorders>
              <w:top w:val="nil"/>
              <w:left w:val="nil"/>
              <w:bottom w:val="nil"/>
              <w:right w:val="nil"/>
            </w:tcBorders>
            <w:shd w:val="clear" w:color="auto" w:fill="D6E6F4"/>
          </w:tcPr>
          <w:p w14:paraId="7D96D1CB" w14:textId="77777777" w:rsidR="002531DD" w:rsidRPr="00997F52" w:rsidRDefault="002531DD" w:rsidP="004174EF">
            <w:pPr>
              <w:rPr>
                <w:rFonts w:ascii="Times New Roman" w:hAnsi="Times New Roman"/>
                <w:color w:val="2E74B5"/>
              </w:rPr>
            </w:pPr>
            <w:r>
              <w:rPr>
                <w:rFonts w:cs="Calibri"/>
                <w:color w:val="2E74B5"/>
              </w:rPr>
              <w:t>3</w:t>
            </w:r>
          </w:p>
        </w:tc>
        <w:tc>
          <w:tcPr>
            <w:tcW w:w="1440" w:type="dxa"/>
            <w:tcBorders>
              <w:top w:val="nil"/>
              <w:left w:val="nil"/>
              <w:bottom w:val="nil"/>
              <w:right w:val="nil"/>
            </w:tcBorders>
            <w:shd w:val="clear" w:color="auto" w:fill="D6E6F4"/>
          </w:tcPr>
          <w:p w14:paraId="1DFB652A" w14:textId="77777777" w:rsidR="002531DD" w:rsidRDefault="002531DD" w:rsidP="004174EF">
            <w:pPr>
              <w:rPr>
                <w:rFonts w:cs="Calibri"/>
                <w:color w:val="2E74B5"/>
              </w:rPr>
            </w:pPr>
            <w:r>
              <w:rPr>
                <w:rFonts w:cs="Calibri"/>
                <w:color w:val="2E74B5"/>
              </w:rPr>
              <w:t>RFID-7</w:t>
            </w:r>
          </w:p>
        </w:tc>
        <w:tc>
          <w:tcPr>
            <w:tcW w:w="4107" w:type="dxa"/>
            <w:tcBorders>
              <w:top w:val="nil"/>
              <w:left w:val="nil"/>
              <w:bottom w:val="nil"/>
              <w:right w:val="nil"/>
            </w:tcBorders>
            <w:shd w:val="clear" w:color="auto" w:fill="D6E6F4"/>
          </w:tcPr>
          <w:p w14:paraId="5064BF05" w14:textId="24A6754B" w:rsidR="002531DD" w:rsidRDefault="002531DD" w:rsidP="004174EF">
            <w:pPr>
              <w:rPr>
                <w:rFonts w:cs="Calibri"/>
                <w:color w:val="2E74B5"/>
              </w:rPr>
            </w:pPr>
            <w:r>
              <w:rPr>
                <w:rFonts w:cs="Calibri"/>
                <w:color w:val="2E74B5"/>
              </w:rPr>
              <w:t>ReaFID Funktion – Konfigurieren von Karten</w:t>
            </w:r>
          </w:p>
        </w:tc>
        <w:tc>
          <w:tcPr>
            <w:tcW w:w="1300" w:type="dxa"/>
            <w:tcBorders>
              <w:top w:val="nil"/>
              <w:left w:val="nil"/>
              <w:bottom w:val="nil"/>
              <w:right w:val="nil"/>
            </w:tcBorders>
            <w:shd w:val="clear" w:color="auto" w:fill="D6E6F4"/>
          </w:tcPr>
          <w:p w14:paraId="4400F696" w14:textId="77777777" w:rsidR="002531DD" w:rsidRDefault="002531DD" w:rsidP="004174EF">
            <w:pPr>
              <w:rPr>
                <w:rFonts w:cs="Calibri"/>
                <w:color w:val="2E74B5"/>
              </w:rPr>
            </w:pPr>
            <w:r>
              <w:rPr>
                <w:rFonts w:cs="Calibri"/>
                <w:color w:val="2E74B5"/>
              </w:rPr>
              <w:t>8</w:t>
            </w:r>
          </w:p>
        </w:tc>
        <w:tc>
          <w:tcPr>
            <w:tcW w:w="1300" w:type="dxa"/>
            <w:tcBorders>
              <w:top w:val="nil"/>
              <w:left w:val="nil"/>
              <w:bottom w:val="nil"/>
              <w:right w:val="nil"/>
            </w:tcBorders>
            <w:shd w:val="clear" w:color="auto" w:fill="D6E6F4"/>
          </w:tcPr>
          <w:p w14:paraId="399F8861" w14:textId="7E4DAF8A" w:rsidR="002531DD" w:rsidRDefault="00ED29A1" w:rsidP="004174EF">
            <w:pPr>
              <w:rPr>
                <w:rFonts w:cs="Calibri"/>
                <w:color w:val="2E74B5"/>
              </w:rPr>
            </w:pPr>
            <w:r>
              <w:rPr>
                <w:rFonts w:cs="Calibri"/>
                <w:color w:val="2E74B5"/>
              </w:rPr>
              <w:t>8</w:t>
            </w:r>
          </w:p>
        </w:tc>
      </w:tr>
      <w:tr w:rsidR="002531DD" w14:paraId="4EEB7F25" w14:textId="383FC04A" w:rsidTr="002531DD">
        <w:tc>
          <w:tcPr>
            <w:tcW w:w="940" w:type="dxa"/>
            <w:tcBorders>
              <w:top w:val="nil"/>
              <w:left w:val="nil"/>
              <w:bottom w:val="nil"/>
              <w:right w:val="nil"/>
            </w:tcBorders>
          </w:tcPr>
          <w:p w14:paraId="5A3373A3" w14:textId="77777777" w:rsidR="002531DD" w:rsidRPr="00997F52" w:rsidRDefault="002531DD" w:rsidP="004174EF">
            <w:pPr>
              <w:rPr>
                <w:rFonts w:ascii="Times New Roman" w:hAnsi="Times New Roman"/>
                <w:color w:val="2E74B5"/>
              </w:rPr>
            </w:pPr>
            <w:r>
              <w:rPr>
                <w:rFonts w:cs="Calibri"/>
                <w:color w:val="2E74B5"/>
              </w:rPr>
              <w:t>3</w:t>
            </w:r>
          </w:p>
        </w:tc>
        <w:tc>
          <w:tcPr>
            <w:tcW w:w="1440" w:type="dxa"/>
            <w:tcBorders>
              <w:top w:val="nil"/>
              <w:left w:val="nil"/>
              <w:bottom w:val="nil"/>
              <w:right w:val="nil"/>
            </w:tcBorders>
          </w:tcPr>
          <w:p w14:paraId="02E80A76" w14:textId="77777777" w:rsidR="002531DD" w:rsidRDefault="002531DD" w:rsidP="004174EF">
            <w:pPr>
              <w:rPr>
                <w:rFonts w:cs="Calibri"/>
                <w:color w:val="2E74B5"/>
              </w:rPr>
            </w:pPr>
            <w:r>
              <w:rPr>
                <w:rFonts w:cs="Calibri"/>
                <w:color w:val="2E74B5"/>
              </w:rPr>
              <w:t>RFID-8</w:t>
            </w:r>
          </w:p>
        </w:tc>
        <w:tc>
          <w:tcPr>
            <w:tcW w:w="4107" w:type="dxa"/>
            <w:tcBorders>
              <w:top w:val="nil"/>
              <w:left w:val="nil"/>
              <w:bottom w:val="nil"/>
              <w:right w:val="nil"/>
            </w:tcBorders>
          </w:tcPr>
          <w:p w14:paraId="1AE606F8" w14:textId="20EE9145" w:rsidR="002531DD" w:rsidRDefault="002531DD" w:rsidP="004174EF">
            <w:pPr>
              <w:rPr>
                <w:rFonts w:cs="Calibri"/>
                <w:color w:val="2E74B5"/>
              </w:rPr>
            </w:pPr>
            <w:r>
              <w:rPr>
                <w:rFonts w:cs="Calibri"/>
                <w:color w:val="2E74B5"/>
              </w:rPr>
              <w:t>ReaFID Funktion – Lesen von Karten</w:t>
            </w:r>
          </w:p>
        </w:tc>
        <w:tc>
          <w:tcPr>
            <w:tcW w:w="1300" w:type="dxa"/>
            <w:tcBorders>
              <w:top w:val="nil"/>
              <w:left w:val="nil"/>
              <w:bottom w:val="nil"/>
              <w:right w:val="nil"/>
            </w:tcBorders>
          </w:tcPr>
          <w:p w14:paraId="05A6111F" w14:textId="77777777" w:rsidR="002531DD" w:rsidRDefault="002531DD" w:rsidP="004174EF">
            <w:pPr>
              <w:rPr>
                <w:rFonts w:cs="Calibri"/>
                <w:color w:val="2E74B5"/>
              </w:rPr>
            </w:pPr>
            <w:r>
              <w:rPr>
                <w:rFonts w:cs="Calibri"/>
                <w:color w:val="2E74B5"/>
              </w:rPr>
              <w:t>8</w:t>
            </w:r>
          </w:p>
        </w:tc>
        <w:tc>
          <w:tcPr>
            <w:tcW w:w="1300" w:type="dxa"/>
            <w:tcBorders>
              <w:top w:val="nil"/>
              <w:left w:val="nil"/>
              <w:bottom w:val="nil"/>
              <w:right w:val="nil"/>
            </w:tcBorders>
          </w:tcPr>
          <w:p w14:paraId="00C0A291" w14:textId="05544097" w:rsidR="002531DD" w:rsidRDefault="00ED29A1" w:rsidP="004174EF">
            <w:pPr>
              <w:rPr>
                <w:rFonts w:cs="Calibri"/>
                <w:color w:val="2E74B5"/>
              </w:rPr>
            </w:pPr>
            <w:r>
              <w:rPr>
                <w:rFonts w:cs="Calibri"/>
                <w:color w:val="2E74B5"/>
              </w:rPr>
              <w:t>8</w:t>
            </w:r>
          </w:p>
        </w:tc>
      </w:tr>
      <w:tr w:rsidR="002531DD" w14:paraId="63EC9135" w14:textId="79293351" w:rsidTr="002531DD">
        <w:tc>
          <w:tcPr>
            <w:tcW w:w="940" w:type="dxa"/>
            <w:tcBorders>
              <w:top w:val="nil"/>
              <w:left w:val="nil"/>
              <w:bottom w:val="nil"/>
              <w:right w:val="nil"/>
            </w:tcBorders>
            <w:shd w:val="clear" w:color="auto" w:fill="D6E6F4"/>
          </w:tcPr>
          <w:p w14:paraId="3B7980B7" w14:textId="77777777" w:rsidR="002531DD" w:rsidRPr="00997F52" w:rsidRDefault="002531DD" w:rsidP="004174EF">
            <w:pPr>
              <w:rPr>
                <w:rFonts w:ascii="Times New Roman" w:hAnsi="Times New Roman"/>
                <w:color w:val="2E74B5"/>
              </w:rPr>
            </w:pPr>
            <w:r>
              <w:rPr>
                <w:rFonts w:cs="Calibri"/>
                <w:color w:val="2E74B5"/>
              </w:rPr>
              <w:t>3</w:t>
            </w:r>
          </w:p>
        </w:tc>
        <w:tc>
          <w:tcPr>
            <w:tcW w:w="1440" w:type="dxa"/>
            <w:tcBorders>
              <w:top w:val="nil"/>
              <w:left w:val="nil"/>
              <w:bottom w:val="nil"/>
              <w:right w:val="nil"/>
            </w:tcBorders>
            <w:shd w:val="clear" w:color="auto" w:fill="D6E6F4"/>
          </w:tcPr>
          <w:p w14:paraId="3F4BB0E4" w14:textId="77777777" w:rsidR="002531DD" w:rsidRDefault="002531DD" w:rsidP="004174EF">
            <w:pPr>
              <w:rPr>
                <w:rFonts w:cs="Calibri"/>
                <w:color w:val="2E74B5"/>
              </w:rPr>
            </w:pPr>
            <w:r>
              <w:rPr>
                <w:rFonts w:cs="Calibri"/>
                <w:color w:val="2E74B5"/>
              </w:rPr>
              <w:t>RFID-9</w:t>
            </w:r>
          </w:p>
        </w:tc>
        <w:tc>
          <w:tcPr>
            <w:tcW w:w="4107" w:type="dxa"/>
            <w:tcBorders>
              <w:top w:val="nil"/>
              <w:left w:val="nil"/>
              <w:bottom w:val="nil"/>
              <w:right w:val="nil"/>
            </w:tcBorders>
            <w:shd w:val="clear" w:color="auto" w:fill="D6E6F4"/>
          </w:tcPr>
          <w:p w14:paraId="55CDEE72" w14:textId="0C8DCC40" w:rsidR="002531DD" w:rsidRDefault="002531DD" w:rsidP="004174EF">
            <w:pPr>
              <w:rPr>
                <w:rFonts w:cs="Calibri"/>
                <w:color w:val="2E74B5"/>
              </w:rPr>
            </w:pPr>
            <w:r>
              <w:rPr>
                <w:rFonts w:cs="Calibri"/>
                <w:color w:val="2E74B5"/>
              </w:rPr>
              <w:t>ReaFID Spielfunktion – Zeitstoppen</w:t>
            </w:r>
          </w:p>
        </w:tc>
        <w:tc>
          <w:tcPr>
            <w:tcW w:w="1300" w:type="dxa"/>
            <w:tcBorders>
              <w:top w:val="nil"/>
              <w:left w:val="nil"/>
              <w:bottom w:val="nil"/>
              <w:right w:val="nil"/>
            </w:tcBorders>
            <w:shd w:val="clear" w:color="auto" w:fill="D6E6F4"/>
          </w:tcPr>
          <w:p w14:paraId="58418087" w14:textId="77777777" w:rsidR="002531DD" w:rsidRDefault="002531DD" w:rsidP="004174EF">
            <w:pPr>
              <w:rPr>
                <w:rFonts w:cs="Calibri"/>
                <w:color w:val="2E74B5"/>
              </w:rPr>
            </w:pPr>
            <w:r>
              <w:rPr>
                <w:rFonts w:cs="Calibri"/>
                <w:color w:val="2E74B5"/>
              </w:rPr>
              <w:t>5</w:t>
            </w:r>
          </w:p>
        </w:tc>
        <w:tc>
          <w:tcPr>
            <w:tcW w:w="1300" w:type="dxa"/>
            <w:tcBorders>
              <w:top w:val="nil"/>
              <w:left w:val="nil"/>
              <w:bottom w:val="nil"/>
              <w:right w:val="nil"/>
            </w:tcBorders>
            <w:shd w:val="clear" w:color="auto" w:fill="D6E6F4"/>
          </w:tcPr>
          <w:p w14:paraId="3CA2B5CB" w14:textId="0C3E9349" w:rsidR="002531DD" w:rsidRDefault="00ED29A1" w:rsidP="004174EF">
            <w:pPr>
              <w:rPr>
                <w:rFonts w:cs="Calibri"/>
                <w:color w:val="2E74B5"/>
              </w:rPr>
            </w:pPr>
            <w:r>
              <w:rPr>
                <w:rFonts w:cs="Calibri"/>
                <w:color w:val="2E74B5"/>
              </w:rPr>
              <w:t>3</w:t>
            </w:r>
          </w:p>
        </w:tc>
      </w:tr>
      <w:tr w:rsidR="002531DD" w14:paraId="54C0F3D1" w14:textId="49250C6E" w:rsidTr="002531DD">
        <w:tc>
          <w:tcPr>
            <w:tcW w:w="940" w:type="dxa"/>
            <w:tcBorders>
              <w:top w:val="nil"/>
              <w:left w:val="nil"/>
              <w:bottom w:val="nil"/>
              <w:right w:val="nil"/>
            </w:tcBorders>
          </w:tcPr>
          <w:p w14:paraId="058B9A1D" w14:textId="77777777" w:rsidR="002531DD" w:rsidRPr="00997F52" w:rsidRDefault="002531DD" w:rsidP="004174EF">
            <w:pPr>
              <w:rPr>
                <w:rFonts w:ascii="Times New Roman" w:hAnsi="Times New Roman"/>
                <w:color w:val="2E74B5"/>
              </w:rPr>
            </w:pPr>
            <w:r>
              <w:rPr>
                <w:rFonts w:cs="Calibri"/>
                <w:color w:val="2E74B5"/>
              </w:rPr>
              <w:t>3</w:t>
            </w:r>
          </w:p>
        </w:tc>
        <w:tc>
          <w:tcPr>
            <w:tcW w:w="1440" w:type="dxa"/>
            <w:tcBorders>
              <w:top w:val="nil"/>
              <w:left w:val="nil"/>
              <w:bottom w:val="nil"/>
              <w:right w:val="nil"/>
            </w:tcBorders>
          </w:tcPr>
          <w:p w14:paraId="57A407AD" w14:textId="77777777" w:rsidR="002531DD" w:rsidRDefault="002531DD" w:rsidP="004174EF">
            <w:pPr>
              <w:rPr>
                <w:rFonts w:cs="Calibri"/>
                <w:color w:val="2E74B5"/>
              </w:rPr>
            </w:pPr>
            <w:r>
              <w:rPr>
                <w:rFonts w:cs="Calibri"/>
                <w:color w:val="2E74B5"/>
              </w:rPr>
              <w:t>RFID-12</w:t>
            </w:r>
          </w:p>
        </w:tc>
        <w:tc>
          <w:tcPr>
            <w:tcW w:w="4107" w:type="dxa"/>
            <w:tcBorders>
              <w:top w:val="nil"/>
              <w:left w:val="nil"/>
              <w:bottom w:val="nil"/>
              <w:right w:val="nil"/>
            </w:tcBorders>
          </w:tcPr>
          <w:p w14:paraId="4AC75A14" w14:textId="77777777" w:rsidR="002531DD" w:rsidRDefault="002531DD" w:rsidP="004174EF">
            <w:pPr>
              <w:rPr>
                <w:rFonts w:cs="Calibri"/>
                <w:color w:val="2E74B5"/>
              </w:rPr>
            </w:pPr>
            <w:r>
              <w:rPr>
                <w:rFonts w:cs="Calibri"/>
                <w:color w:val="2E74B5"/>
              </w:rPr>
              <w:t>ReaFID Dokumentation 1</w:t>
            </w:r>
          </w:p>
        </w:tc>
        <w:tc>
          <w:tcPr>
            <w:tcW w:w="1300" w:type="dxa"/>
            <w:tcBorders>
              <w:top w:val="nil"/>
              <w:left w:val="nil"/>
              <w:bottom w:val="nil"/>
              <w:right w:val="nil"/>
            </w:tcBorders>
          </w:tcPr>
          <w:p w14:paraId="5CD79020" w14:textId="77777777" w:rsidR="002531DD" w:rsidRDefault="002531DD" w:rsidP="004174EF">
            <w:pPr>
              <w:rPr>
                <w:rFonts w:cs="Calibri"/>
                <w:color w:val="2E74B5"/>
              </w:rPr>
            </w:pPr>
            <w:r>
              <w:rPr>
                <w:rFonts w:cs="Calibri"/>
                <w:color w:val="2E74B5"/>
              </w:rPr>
              <w:t>10</w:t>
            </w:r>
          </w:p>
        </w:tc>
        <w:tc>
          <w:tcPr>
            <w:tcW w:w="1300" w:type="dxa"/>
            <w:tcBorders>
              <w:top w:val="nil"/>
              <w:left w:val="nil"/>
              <w:bottom w:val="nil"/>
              <w:right w:val="nil"/>
            </w:tcBorders>
          </w:tcPr>
          <w:p w14:paraId="2D5AB014" w14:textId="072B266D" w:rsidR="002531DD" w:rsidRDefault="00ED29A1" w:rsidP="004174EF">
            <w:pPr>
              <w:rPr>
                <w:rFonts w:cs="Calibri"/>
                <w:color w:val="2E74B5"/>
              </w:rPr>
            </w:pPr>
            <w:r>
              <w:rPr>
                <w:rFonts w:cs="Calibri"/>
                <w:color w:val="2E74B5"/>
              </w:rPr>
              <w:t>10</w:t>
            </w:r>
          </w:p>
        </w:tc>
      </w:tr>
      <w:tr w:rsidR="002531DD" w14:paraId="5D5AD83B" w14:textId="0B21BA1F" w:rsidTr="002531DD">
        <w:tc>
          <w:tcPr>
            <w:tcW w:w="940" w:type="dxa"/>
            <w:tcBorders>
              <w:top w:val="nil"/>
              <w:left w:val="nil"/>
              <w:bottom w:val="nil"/>
              <w:right w:val="nil"/>
            </w:tcBorders>
            <w:shd w:val="clear" w:color="auto" w:fill="D6E6F4"/>
          </w:tcPr>
          <w:p w14:paraId="09566AC0" w14:textId="77777777" w:rsidR="002531DD" w:rsidRPr="00997F52" w:rsidRDefault="002531DD" w:rsidP="004174EF">
            <w:pPr>
              <w:rPr>
                <w:rFonts w:ascii="Times New Roman" w:hAnsi="Times New Roman"/>
                <w:color w:val="2E74B5"/>
              </w:rPr>
            </w:pPr>
            <w:r>
              <w:rPr>
                <w:rFonts w:cs="Calibri"/>
                <w:color w:val="2E74B5"/>
              </w:rPr>
              <w:t>3</w:t>
            </w:r>
          </w:p>
        </w:tc>
        <w:tc>
          <w:tcPr>
            <w:tcW w:w="1440" w:type="dxa"/>
            <w:tcBorders>
              <w:top w:val="nil"/>
              <w:left w:val="nil"/>
              <w:bottom w:val="nil"/>
              <w:right w:val="nil"/>
            </w:tcBorders>
            <w:shd w:val="clear" w:color="auto" w:fill="D6E6F4"/>
          </w:tcPr>
          <w:p w14:paraId="534A08B6" w14:textId="77777777" w:rsidR="002531DD" w:rsidRDefault="002531DD" w:rsidP="004174EF">
            <w:pPr>
              <w:rPr>
                <w:rFonts w:cs="Calibri"/>
                <w:color w:val="2E74B5"/>
              </w:rPr>
            </w:pPr>
            <w:r>
              <w:rPr>
                <w:rFonts w:cs="Calibri"/>
                <w:color w:val="2E74B5"/>
              </w:rPr>
              <w:t>RFID-20</w:t>
            </w:r>
          </w:p>
        </w:tc>
        <w:tc>
          <w:tcPr>
            <w:tcW w:w="4107" w:type="dxa"/>
            <w:tcBorders>
              <w:top w:val="nil"/>
              <w:left w:val="nil"/>
              <w:bottom w:val="nil"/>
              <w:right w:val="nil"/>
            </w:tcBorders>
            <w:shd w:val="clear" w:color="auto" w:fill="D6E6F4"/>
          </w:tcPr>
          <w:p w14:paraId="5A3D1A76" w14:textId="7F264B23" w:rsidR="002531DD" w:rsidRDefault="002531DD" w:rsidP="004174EF">
            <w:pPr>
              <w:rPr>
                <w:rFonts w:cs="Calibri"/>
                <w:color w:val="2E74B5"/>
              </w:rPr>
            </w:pPr>
            <w:r>
              <w:rPr>
                <w:rFonts w:cs="Calibri"/>
                <w:color w:val="2E74B5"/>
              </w:rPr>
              <w:t>ReaFID Projektmanagement / Admin 1</w:t>
            </w:r>
          </w:p>
        </w:tc>
        <w:tc>
          <w:tcPr>
            <w:tcW w:w="1300" w:type="dxa"/>
            <w:tcBorders>
              <w:top w:val="nil"/>
              <w:left w:val="nil"/>
              <w:bottom w:val="nil"/>
              <w:right w:val="nil"/>
            </w:tcBorders>
            <w:shd w:val="clear" w:color="auto" w:fill="D6E6F4"/>
          </w:tcPr>
          <w:p w14:paraId="752D13BB" w14:textId="77777777" w:rsidR="002531DD" w:rsidRDefault="002531DD" w:rsidP="004174EF">
            <w:pPr>
              <w:rPr>
                <w:rFonts w:cs="Calibri"/>
                <w:color w:val="2E74B5"/>
              </w:rPr>
            </w:pPr>
            <w:r>
              <w:rPr>
                <w:rFonts w:cs="Calibri"/>
                <w:color w:val="2E74B5"/>
              </w:rPr>
              <w:t>1</w:t>
            </w:r>
          </w:p>
        </w:tc>
        <w:tc>
          <w:tcPr>
            <w:tcW w:w="1300" w:type="dxa"/>
            <w:tcBorders>
              <w:top w:val="nil"/>
              <w:left w:val="nil"/>
              <w:bottom w:val="nil"/>
              <w:right w:val="nil"/>
            </w:tcBorders>
            <w:shd w:val="clear" w:color="auto" w:fill="D6E6F4"/>
          </w:tcPr>
          <w:p w14:paraId="27EDFC59" w14:textId="6FED72EC" w:rsidR="002531DD" w:rsidRDefault="00ED29A1" w:rsidP="004174EF">
            <w:pPr>
              <w:rPr>
                <w:rFonts w:cs="Calibri"/>
                <w:color w:val="2E74B5"/>
              </w:rPr>
            </w:pPr>
            <w:r>
              <w:rPr>
                <w:rFonts w:cs="Calibri"/>
                <w:color w:val="2E74B5"/>
              </w:rPr>
              <w:t>1</w:t>
            </w:r>
          </w:p>
        </w:tc>
      </w:tr>
      <w:tr w:rsidR="002531DD" w14:paraId="3BBF83A9" w14:textId="6FF6A7F0" w:rsidTr="002531DD">
        <w:tc>
          <w:tcPr>
            <w:tcW w:w="940" w:type="dxa"/>
            <w:tcBorders>
              <w:top w:val="nil"/>
              <w:left w:val="nil"/>
              <w:bottom w:val="nil"/>
              <w:right w:val="nil"/>
            </w:tcBorders>
          </w:tcPr>
          <w:p w14:paraId="01262D79" w14:textId="77777777" w:rsidR="002531DD" w:rsidRPr="00997F52" w:rsidRDefault="002531DD" w:rsidP="004174EF">
            <w:pPr>
              <w:rPr>
                <w:rFonts w:ascii="Times New Roman" w:hAnsi="Times New Roman"/>
                <w:color w:val="2E74B5"/>
              </w:rPr>
            </w:pPr>
            <w:r>
              <w:rPr>
                <w:rFonts w:cs="Calibri"/>
                <w:color w:val="2E74B5"/>
              </w:rPr>
              <w:t>4</w:t>
            </w:r>
          </w:p>
        </w:tc>
        <w:tc>
          <w:tcPr>
            <w:tcW w:w="1440" w:type="dxa"/>
            <w:tcBorders>
              <w:top w:val="nil"/>
              <w:left w:val="nil"/>
              <w:bottom w:val="nil"/>
              <w:right w:val="nil"/>
            </w:tcBorders>
          </w:tcPr>
          <w:p w14:paraId="30AB2CDC" w14:textId="77777777" w:rsidR="002531DD" w:rsidRDefault="002531DD" w:rsidP="004174EF">
            <w:pPr>
              <w:rPr>
                <w:rFonts w:cs="Calibri"/>
                <w:color w:val="2E74B5"/>
              </w:rPr>
            </w:pPr>
            <w:r>
              <w:rPr>
                <w:rFonts w:cs="Calibri"/>
                <w:color w:val="2E74B5"/>
              </w:rPr>
              <w:t>RFID-10</w:t>
            </w:r>
          </w:p>
        </w:tc>
        <w:tc>
          <w:tcPr>
            <w:tcW w:w="4107" w:type="dxa"/>
            <w:tcBorders>
              <w:top w:val="nil"/>
              <w:left w:val="nil"/>
              <w:bottom w:val="nil"/>
              <w:right w:val="nil"/>
            </w:tcBorders>
          </w:tcPr>
          <w:p w14:paraId="31E4CCB7" w14:textId="7B1D78F8" w:rsidR="002531DD" w:rsidRDefault="002531DD" w:rsidP="004174EF">
            <w:pPr>
              <w:rPr>
                <w:rFonts w:cs="Calibri"/>
                <w:color w:val="2E74B5"/>
              </w:rPr>
            </w:pPr>
            <w:r>
              <w:rPr>
                <w:rFonts w:cs="Calibri"/>
                <w:color w:val="2E74B5"/>
              </w:rPr>
              <w:t>ReaFID Spiel-GUI – Spieloberfläche Hauptfenster</w:t>
            </w:r>
          </w:p>
        </w:tc>
        <w:tc>
          <w:tcPr>
            <w:tcW w:w="1300" w:type="dxa"/>
            <w:tcBorders>
              <w:top w:val="nil"/>
              <w:left w:val="nil"/>
              <w:bottom w:val="nil"/>
              <w:right w:val="nil"/>
            </w:tcBorders>
          </w:tcPr>
          <w:p w14:paraId="318E50D3" w14:textId="77777777" w:rsidR="002531DD" w:rsidRDefault="002531DD" w:rsidP="004174EF">
            <w:pPr>
              <w:rPr>
                <w:rFonts w:cs="Calibri"/>
                <w:color w:val="2E74B5"/>
              </w:rPr>
            </w:pPr>
            <w:r>
              <w:rPr>
                <w:rFonts w:cs="Calibri"/>
                <w:color w:val="2E74B5"/>
              </w:rPr>
              <w:t>15</w:t>
            </w:r>
          </w:p>
        </w:tc>
        <w:tc>
          <w:tcPr>
            <w:tcW w:w="1300" w:type="dxa"/>
            <w:tcBorders>
              <w:top w:val="nil"/>
              <w:left w:val="nil"/>
              <w:bottom w:val="nil"/>
              <w:right w:val="nil"/>
            </w:tcBorders>
          </w:tcPr>
          <w:p w14:paraId="64959893" w14:textId="57A5145C" w:rsidR="002531DD" w:rsidRDefault="00ED29A1" w:rsidP="004174EF">
            <w:pPr>
              <w:rPr>
                <w:rFonts w:cs="Calibri"/>
                <w:color w:val="2E74B5"/>
              </w:rPr>
            </w:pPr>
            <w:r>
              <w:rPr>
                <w:rFonts w:cs="Calibri"/>
                <w:color w:val="2E74B5"/>
              </w:rPr>
              <w:t>12</w:t>
            </w:r>
          </w:p>
        </w:tc>
      </w:tr>
      <w:tr w:rsidR="002531DD" w14:paraId="1A23D63D" w14:textId="5A0B18F1" w:rsidTr="002531DD">
        <w:tc>
          <w:tcPr>
            <w:tcW w:w="940" w:type="dxa"/>
            <w:tcBorders>
              <w:top w:val="nil"/>
              <w:left w:val="nil"/>
              <w:bottom w:val="nil"/>
              <w:right w:val="nil"/>
            </w:tcBorders>
            <w:shd w:val="clear" w:color="auto" w:fill="D6E6F4"/>
          </w:tcPr>
          <w:p w14:paraId="3D2AB3CA" w14:textId="77777777" w:rsidR="002531DD" w:rsidRPr="00997F52" w:rsidRDefault="002531DD" w:rsidP="004174EF">
            <w:pPr>
              <w:rPr>
                <w:rFonts w:ascii="Times New Roman" w:hAnsi="Times New Roman"/>
                <w:color w:val="2E74B5"/>
              </w:rPr>
            </w:pPr>
            <w:r>
              <w:rPr>
                <w:rFonts w:cs="Calibri"/>
                <w:color w:val="2E74B5"/>
              </w:rPr>
              <w:t>4</w:t>
            </w:r>
          </w:p>
        </w:tc>
        <w:tc>
          <w:tcPr>
            <w:tcW w:w="1440" w:type="dxa"/>
            <w:tcBorders>
              <w:top w:val="nil"/>
              <w:left w:val="nil"/>
              <w:bottom w:val="nil"/>
              <w:right w:val="nil"/>
            </w:tcBorders>
            <w:shd w:val="clear" w:color="auto" w:fill="D6E6F4"/>
          </w:tcPr>
          <w:p w14:paraId="2A400FD2" w14:textId="77777777" w:rsidR="002531DD" w:rsidRDefault="002531DD" w:rsidP="004174EF">
            <w:pPr>
              <w:rPr>
                <w:rFonts w:cs="Calibri"/>
                <w:color w:val="2E74B5"/>
              </w:rPr>
            </w:pPr>
            <w:r>
              <w:rPr>
                <w:rFonts w:cs="Calibri"/>
                <w:color w:val="2E74B5"/>
              </w:rPr>
              <w:t>RFID-11</w:t>
            </w:r>
          </w:p>
        </w:tc>
        <w:tc>
          <w:tcPr>
            <w:tcW w:w="4107" w:type="dxa"/>
            <w:tcBorders>
              <w:top w:val="nil"/>
              <w:left w:val="nil"/>
              <w:bottom w:val="nil"/>
              <w:right w:val="nil"/>
            </w:tcBorders>
            <w:shd w:val="clear" w:color="auto" w:fill="D6E6F4"/>
          </w:tcPr>
          <w:p w14:paraId="76ABB10B" w14:textId="34B6BAA8" w:rsidR="002531DD" w:rsidRDefault="002531DD" w:rsidP="004174EF">
            <w:pPr>
              <w:rPr>
                <w:rFonts w:cs="Calibri"/>
                <w:color w:val="2E74B5"/>
              </w:rPr>
            </w:pPr>
            <w:r>
              <w:rPr>
                <w:rFonts w:cs="Calibri"/>
                <w:color w:val="2E74B5"/>
              </w:rPr>
              <w:t>ReaFID Spiel-GUI – Abbrechen / Stoppen Spiel</w:t>
            </w:r>
          </w:p>
        </w:tc>
        <w:tc>
          <w:tcPr>
            <w:tcW w:w="1300" w:type="dxa"/>
            <w:tcBorders>
              <w:top w:val="nil"/>
              <w:left w:val="nil"/>
              <w:bottom w:val="nil"/>
              <w:right w:val="nil"/>
            </w:tcBorders>
            <w:shd w:val="clear" w:color="auto" w:fill="D6E6F4"/>
          </w:tcPr>
          <w:p w14:paraId="33B3F752" w14:textId="77777777" w:rsidR="002531DD" w:rsidRDefault="002531DD" w:rsidP="004174EF">
            <w:pPr>
              <w:rPr>
                <w:rFonts w:cs="Calibri"/>
                <w:color w:val="2E74B5"/>
              </w:rPr>
            </w:pPr>
            <w:r>
              <w:rPr>
                <w:rFonts w:cs="Calibri"/>
                <w:color w:val="2E74B5"/>
              </w:rPr>
              <w:t>5</w:t>
            </w:r>
          </w:p>
        </w:tc>
        <w:tc>
          <w:tcPr>
            <w:tcW w:w="1300" w:type="dxa"/>
            <w:tcBorders>
              <w:top w:val="nil"/>
              <w:left w:val="nil"/>
              <w:bottom w:val="nil"/>
              <w:right w:val="nil"/>
            </w:tcBorders>
            <w:shd w:val="clear" w:color="auto" w:fill="D6E6F4"/>
          </w:tcPr>
          <w:p w14:paraId="76C8B1B6" w14:textId="730AFA24" w:rsidR="002531DD" w:rsidRDefault="00ED29A1" w:rsidP="004174EF">
            <w:pPr>
              <w:rPr>
                <w:rFonts w:cs="Calibri"/>
                <w:color w:val="2E74B5"/>
              </w:rPr>
            </w:pPr>
            <w:r>
              <w:rPr>
                <w:rFonts w:cs="Calibri"/>
                <w:color w:val="2E74B5"/>
              </w:rPr>
              <w:t>0</w:t>
            </w:r>
          </w:p>
        </w:tc>
      </w:tr>
      <w:tr w:rsidR="002531DD" w14:paraId="5C06706C" w14:textId="0C567CFF" w:rsidTr="002531DD">
        <w:tc>
          <w:tcPr>
            <w:tcW w:w="940" w:type="dxa"/>
            <w:tcBorders>
              <w:top w:val="nil"/>
              <w:left w:val="nil"/>
              <w:bottom w:val="nil"/>
              <w:right w:val="nil"/>
            </w:tcBorders>
          </w:tcPr>
          <w:p w14:paraId="6BDEA6A4" w14:textId="77777777" w:rsidR="002531DD" w:rsidRPr="00997F52" w:rsidRDefault="002531DD" w:rsidP="004174EF">
            <w:pPr>
              <w:rPr>
                <w:rFonts w:ascii="Times New Roman" w:hAnsi="Times New Roman"/>
                <w:color w:val="2E74B5"/>
              </w:rPr>
            </w:pPr>
            <w:r>
              <w:rPr>
                <w:rFonts w:cs="Calibri"/>
                <w:color w:val="2E74B5"/>
              </w:rPr>
              <w:t>4</w:t>
            </w:r>
          </w:p>
        </w:tc>
        <w:tc>
          <w:tcPr>
            <w:tcW w:w="1440" w:type="dxa"/>
            <w:tcBorders>
              <w:top w:val="nil"/>
              <w:left w:val="nil"/>
              <w:bottom w:val="nil"/>
              <w:right w:val="nil"/>
            </w:tcBorders>
          </w:tcPr>
          <w:p w14:paraId="57ABE287" w14:textId="77777777" w:rsidR="002531DD" w:rsidRDefault="002531DD" w:rsidP="004174EF">
            <w:pPr>
              <w:rPr>
                <w:rFonts w:cs="Calibri"/>
                <w:color w:val="2E74B5"/>
              </w:rPr>
            </w:pPr>
            <w:r>
              <w:rPr>
                <w:rFonts w:cs="Calibri"/>
                <w:color w:val="2E74B5"/>
              </w:rPr>
              <w:t>RFID-13</w:t>
            </w:r>
          </w:p>
        </w:tc>
        <w:tc>
          <w:tcPr>
            <w:tcW w:w="4107" w:type="dxa"/>
            <w:tcBorders>
              <w:top w:val="nil"/>
              <w:left w:val="nil"/>
              <w:bottom w:val="nil"/>
              <w:right w:val="nil"/>
            </w:tcBorders>
          </w:tcPr>
          <w:p w14:paraId="781E461B" w14:textId="77777777" w:rsidR="002531DD" w:rsidRDefault="002531DD" w:rsidP="004174EF">
            <w:pPr>
              <w:rPr>
                <w:rFonts w:cs="Calibri"/>
                <w:color w:val="2E74B5"/>
              </w:rPr>
            </w:pPr>
            <w:r>
              <w:rPr>
                <w:rFonts w:cs="Calibri"/>
                <w:color w:val="2E74B5"/>
              </w:rPr>
              <w:t>ReaFID Dokumentation 2</w:t>
            </w:r>
          </w:p>
        </w:tc>
        <w:tc>
          <w:tcPr>
            <w:tcW w:w="1300" w:type="dxa"/>
            <w:tcBorders>
              <w:top w:val="nil"/>
              <w:left w:val="nil"/>
              <w:bottom w:val="nil"/>
              <w:right w:val="nil"/>
            </w:tcBorders>
          </w:tcPr>
          <w:p w14:paraId="3C747DAF" w14:textId="77777777" w:rsidR="002531DD" w:rsidRDefault="002531DD" w:rsidP="004174EF">
            <w:pPr>
              <w:rPr>
                <w:rFonts w:cs="Calibri"/>
                <w:color w:val="2E74B5"/>
              </w:rPr>
            </w:pPr>
            <w:r>
              <w:rPr>
                <w:rFonts w:cs="Calibri"/>
                <w:color w:val="2E74B5"/>
              </w:rPr>
              <w:t>10</w:t>
            </w:r>
          </w:p>
        </w:tc>
        <w:tc>
          <w:tcPr>
            <w:tcW w:w="1300" w:type="dxa"/>
            <w:tcBorders>
              <w:top w:val="nil"/>
              <w:left w:val="nil"/>
              <w:bottom w:val="nil"/>
              <w:right w:val="nil"/>
            </w:tcBorders>
          </w:tcPr>
          <w:p w14:paraId="6D05E913" w14:textId="1D6DD414" w:rsidR="002531DD" w:rsidRDefault="00ED29A1" w:rsidP="004174EF">
            <w:pPr>
              <w:rPr>
                <w:rFonts w:cs="Calibri"/>
                <w:color w:val="2E74B5"/>
              </w:rPr>
            </w:pPr>
            <w:r>
              <w:rPr>
                <w:rFonts w:cs="Calibri"/>
                <w:color w:val="2E74B5"/>
              </w:rPr>
              <w:t>4</w:t>
            </w:r>
          </w:p>
        </w:tc>
      </w:tr>
      <w:tr w:rsidR="002531DD" w14:paraId="7B2393FF" w14:textId="16CB5EB6" w:rsidTr="002531DD">
        <w:tc>
          <w:tcPr>
            <w:tcW w:w="940" w:type="dxa"/>
            <w:tcBorders>
              <w:top w:val="nil"/>
              <w:left w:val="nil"/>
              <w:bottom w:val="nil"/>
              <w:right w:val="nil"/>
            </w:tcBorders>
            <w:shd w:val="clear" w:color="auto" w:fill="D6E6F4"/>
          </w:tcPr>
          <w:p w14:paraId="7E13D4DE" w14:textId="77777777" w:rsidR="002531DD" w:rsidRPr="00997F52" w:rsidRDefault="002531DD" w:rsidP="004174EF">
            <w:pPr>
              <w:rPr>
                <w:rFonts w:ascii="Times New Roman" w:hAnsi="Times New Roman"/>
                <w:color w:val="2E74B5"/>
              </w:rPr>
            </w:pPr>
            <w:r>
              <w:rPr>
                <w:rFonts w:cs="Calibri"/>
                <w:color w:val="2E74B5"/>
              </w:rPr>
              <w:t>4</w:t>
            </w:r>
          </w:p>
        </w:tc>
        <w:tc>
          <w:tcPr>
            <w:tcW w:w="1440" w:type="dxa"/>
            <w:tcBorders>
              <w:top w:val="nil"/>
              <w:left w:val="nil"/>
              <w:bottom w:val="nil"/>
              <w:right w:val="nil"/>
            </w:tcBorders>
            <w:shd w:val="clear" w:color="auto" w:fill="D6E6F4"/>
          </w:tcPr>
          <w:p w14:paraId="59DA4F98" w14:textId="77777777" w:rsidR="002531DD" w:rsidRDefault="002531DD" w:rsidP="004174EF">
            <w:pPr>
              <w:rPr>
                <w:rFonts w:cs="Calibri"/>
                <w:color w:val="2E74B5"/>
              </w:rPr>
            </w:pPr>
            <w:r>
              <w:rPr>
                <w:rFonts w:cs="Calibri"/>
                <w:color w:val="2E74B5"/>
              </w:rPr>
              <w:t>RFID-21</w:t>
            </w:r>
          </w:p>
        </w:tc>
        <w:tc>
          <w:tcPr>
            <w:tcW w:w="4107" w:type="dxa"/>
            <w:tcBorders>
              <w:top w:val="nil"/>
              <w:left w:val="nil"/>
              <w:bottom w:val="nil"/>
              <w:right w:val="nil"/>
            </w:tcBorders>
            <w:shd w:val="clear" w:color="auto" w:fill="D6E6F4"/>
          </w:tcPr>
          <w:p w14:paraId="272C594E" w14:textId="61237C8C" w:rsidR="002531DD" w:rsidRDefault="002531DD" w:rsidP="004174EF">
            <w:pPr>
              <w:rPr>
                <w:rFonts w:cs="Calibri"/>
                <w:color w:val="2E74B5"/>
              </w:rPr>
            </w:pPr>
            <w:r>
              <w:rPr>
                <w:rFonts w:cs="Calibri"/>
                <w:color w:val="2E74B5"/>
              </w:rPr>
              <w:t>ReaFID Projektmanagement / Admin 2</w:t>
            </w:r>
          </w:p>
        </w:tc>
        <w:tc>
          <w:tcPr>
            <w:tcW w:w="1300" w:type="dxa"/>
            <w:tcBorders>
              <w:top w:val="nil"/>
              <w:left w:val="nil"/>
              <w:bottom w:val="nil"/>
              <w:right w:val="nil"/>
            </w:tcBorders>
            <w:shd w:val="clear" w:color="auto" w:fill="D6E6F4"/>
          </w:tcPr>
          <w:p w14:paraId="6B6ACC11" w14:textId="77777777" w:rsidR="002531DD" w:rsidRDefault="002531DD" w:rsidP="004174EF">
            <w:pPr>
              <w:rPr>
                <w:rFonts w:cs="Calibri"/>
                <w:color w:val="2E74B5"/>
              </w:rPr>
            </w:pPr>
            <w:r>
              <w:rPr>
                <w:rFonts w:cs="Calibri"/>
                <w:color w:val="2E74B5"/>
              </w:rPr>
              <w:t>2</w:t>
            </w:r>
          </w:p>
        </w:tc>
        <w:tc>
          <w:tcPr>
            <w:tcW w:w="1300" w:type="dxa"/>
            <w:tcBorders>
              <w:top w:val="nil"/>
              <w:left w:val="nil"/>
              <w:bottom w:val="nil"/>
              <w:right w:val="nil"/>
            </w:tcBorders>
            <w:shd w:val="clear" w:color="auto" w:fill="D6E6F4"/>
          </w:tcPr>
          <w:p w14:paraId="12FD39AC" w14:textId="035EC10C" w:rsidR="002531DD" w:rsidRDefault="00ED29A1" w:rsidP="004174EF">
            <w:pPr>
              <w:rPr>
                <w:rFonts w:cs="Calibri"/>
                <w:color w:val="2E74B5"/>
              </w:rPr>
            </w:pPr>
            <w:r>
              <w:rPr>
                <w:rFonts w:cs="Calibri"/>
                <w:color w:val="2E74B5"/>
              </w:rPr>
              <w:t>2</w:t>
            </w:r>
          </w:p>
        </w:tc>
      </w:tr>
      <w:tr w:rsidR="002531DD" w14:paraId="3D3A23D3" w14:textId="179A2EE3" w:rsidTr="002531DD">
        <w:tc>
          <w:tcPr>
            <w:tcW w:w="940" w:type="dxa"/>
            <w:tcBorders>
              <w:top w:val="nil"/>
              <w:left w:val="nil"/>
              <w:bottom w:val="nil"/>
              <w:right w:val="nil"/>
            </w:tcBorders>
          </w:tcPr>
          <w:p w14:paraId="1EF1862A" w14:textId="77777777" w:rsidR="002531DD" w:rsidRPr="00997F52" w:rsidRDefault="002531DD" w:rsidP="004174EF">
            <w:pPr>
              <w:rPr>
                <w:rFonts w:ascii="Times New Roman" w:hAnsi="Times New Roman"/>
                <w:color w:val="2E74B5"/>
              </w:rPr>
            </w:pPr>
            <w:r>
              <w:rPr>
                <w:rFonts w:cs="Calibri"/>
                <w:color w:val="2E74B5"/>
              </w:rPr>
              <w:t>5</w:t>
            </w:r>
          </w:p>
        </w:tc>
        <w:tc>
          <w:tcPr>
            <w:tcW w:w="1440" w:type="dxa"/>
            <w:tcBorders>
              <w:top w:val="nil"/>
              <w:left w:val="nil"/>
              <w:bottom w:val="nil"/>
              <w:right w:val="nil"/>
            </w:tcBorders>
          </w:tcPr>
          <w:p w14:paraId="32B4BBB8" w14:textId="77777777" w:rsidR="002531DD" w:rsidRDefault="002531DD" w:rsidP="004174EF">
            <w:pPr>
              <w:rPr>
                <w:rFonts w:cs="Calibri"/>
                <w:color w:val="2E74B5"/>
              </w:rPr>
            </w:pPr>
            <w:r>
              <w:rPr>
                <w:rFonts w:cs="Calibri"/>
                <w:color w:val="2E74B5"/>
              </w:rPr>
              <w:t>RFID-14</w:t>
            </w:r>
          </w:p>
        </w:tc>
        <w:tc>
          <w:tcPr>
            <w:tcW w:w="4107" w:type="dxa"/>
            <w:tcBorders>
              <w:top w:val="nil"/>
              <w:left w:val="nil"/>
              <w:bottom w:val="nil"/>
              <w:right w:val="nil"/>
            </w:tcBorders>
          </w:tcPr>
          <w:p w14:paraId="5A92601A" w14:textId="77777777" w:rsidR="002531DD" w:rsidRDefault="002531DD" w:rsidP="004174EF">
            <w:pPr>
              <w:rPr>
                <w:rFonts w:cs="Calibri"/>
                <w:color w:val="2E74B5"/>
              </w:rPr>
            </w:pPr>
            <w:r>
              <w:rPr>
                <w:rFonts w:cs="Calibri"/>
                <w:color w:val="2E74B5"/>
              </w:rPr>
              <w:t>ReaFID Dokumentation 3</w:t>
            </w:r>
          </w:p>
        </w:tc>
        <w:tc>
          <w:tcPr>
            <w:tcW w:w="1300" w:type="dxa"/>
            <w:tcBorders>
              <w:top w:val="nil"/>
              <w:left w:val="nil"/>
              <w:bottom w:val="nil"/>
              <w:right w:val="nil"/>
            </w:tcBorders>
          </w:tcPr>
          <w:p w14:paraId="3C7DB29E" w14:textId="77777777" w:rsidR="002531DD" w:rsidRDefault="002531DD" w:rsidP="004174EF">
            <w:pPr>
              <w:rPr>
                <w:rFonts w:cs="Calibri"/>
                <w:color w:val="2E74B5"/>
              </w:rPr>
            </w:pPr>
            <w:r>
              <w:rPr>
                <w:rFonts w:cs="Calibri"/>
                <w:color w:val="2E74B5"/>
              </w:rPr>
              <w:t>20</w:t>
            </w:r>
          </w:p>
        </w:tc>
        <w:tc>
          <w:tcPr>
            <w:tcW w:w="1300" w:type="dxa"/>
            <w:tcBorders>
              <w:top w:val="nil"/>
              <w:left w:val="nil"/>
              <w:bottom w:val="nil"/>
              <w:right w:val="nil"/>
            </w:tcBorders>
          </w:tcPr>
          <w:p w14:paraId="1105852C" w14:textId="641730C8" w:rsidR="002531DD" w:rsidRPr="00F25810" w:rsidRDefault="00ED29A1" w:rsidP="004174EF">
            <w:pPr>
              <w:rPr>
                <w:rFonts w:cs="Calibri"/>
                <w:color w:val="2E74B5"/>
              </w:rPr>
            </w:pPr>
            <w:r w:rsidRPr="00F25810">
              <w:rPr>
                <w:rFonts w:cs="Calibri"/>
                <w:color w:val="4F81BD" w:themeColor="accent1"/>
              </w:rPr>
              <w:t>33</w:t>
            </w:r>
          </w:p>
        </w:tc>
      </w:tr>
      <w:tr w:rsidR="002531DD" w14:paraId="79E66201" w14:textId="1BD2A022" w:rsidTr="002531DD">
        <w:tc>
          <w:tcPr>
            <w:tcW w:w="940" w:type="dxa"/>
            <w:tcBorders>
              <w:top w:val="nil"/>
              <w:left w:val="nil"/>
              <w:bottom w:val="nil"/>
              <w:right w:val="nil"/>
            </w:tcBorders>
            <w:shd w:val="clear" w:color="auto" w:fill="D6E6F4"/>
          </w:tcPr>
          <w:p w14:paraId="7A7D39FA" w14:textId="77777777" w:rsidR="002531DD" w:rsidRPr="00997F52" w:rsidRDefault="002531DD" w:rsidP="004174EF">
            <w:pPr>
              <w:rPr>
                <w:rFonts w:ascii="Times New Roman" w:hAnsi="Times New Roman"/>
                <w:color w:val="2E74B5"/>
              </w:rPr>
            </w:pPr>
            <w:r>
              <w:rPr>
                <w:rFonts w:cs="Calibri"/>
                <w:color w:val="2E74B5"/>
              </w:rPr>
              <w:t>5</w:t>
            </w:r>
          </w:p>
        </w:tc>
        <w:tc>
          <w:tcPr>
            <w:tcW w:w="1440" w:type="dxa"/>
            <w:tcBorders>
              <w:top w:val="nil"/>
              <w:left w:val="nil"/>
              <w:bottom w:val="nil"/>
              <w:right w:val="nil"/>
            </w:tcBorders>
            <w:shd w:val="clear" w:color="auto" w:fill="D6E6F4"/>
          </w:tcPr>
          <w:p w14:paraId="31263457" w14:textId="77777777" w:rsidR="002531DD" w:rsidRDefault="002531DD" w:rsidP="004174EF">
            <w:pPr>
              <w:rPr>
                <w:rFonts w:cs="Calibri"/>
                <w:color w:val="2E74B5"/>
              </w:rPr>
            </w:pPr>
            <w:r>
              <w:rPr>
                <w:rFonts w:cs="Calibri"/>
                <w:color w:val="2E74B5"/>
              </w:rPr>
              <w:t>RFID-22</w:t>
            </w:r>
          </w:p>
        </w:tc>
        <w:tc>
          <w:tcPr>
            <w:tcW w:w="4107" w:type="dxa"/>
            <w:tcBorders>
              <w:top w:val="nil"/>
              <w:left w:val="nil"/>
              <w:bottom w:val="nil"/>
              <w:right w:val="nil"/>
            </w:tcBorders>
            <w:shd w:val="clear" w:color="auto" w:fill="D6E6F4"/>
          </w:tcPr>
          <w:p w14:paraId="21B2C5A6" w14:textId="780CDC4A" w:rsidR="002531DD" w:rsidRDefault="002531DD" w:rsidP="00ED29A1">
            <w:pPr>
              <w:rPr>
                <w:rFonts w:cs="Calibri"/>
                <w:color w:val="2E74B5"/>
              </w:rPr>
            </w:pPr>
            <w:r>
              <w:rPr>
                <w:rFonts w:cs="Calibri"/>
                <w:color w:val="2E74B5"/>
              </w:rPr>
              <w:t xml:space="preserve">ReaFID Projektmanagement / Admin </w:t>
            </w:r>
            <w:r w:rsidR="00ED29A1">
              <w:rPr>
                <w:rFonts w:cs="Calibri"/>
                <w:color w:val="2E74B5"/>
              </w:rPr>
              <w:t>3</w:t>
            </w:r>
          </w:p>
        </w:tc>
        <w:tc>
          <w:tcPr>
            <w:tcW w:w="1300" w:type="dxa"/>
            <w:tcBorders>
              <w:top w:val="nil"/>
              <w:left w:val="nil"/>
              <w:bottom w:val="nil"/>
              <w:right w:val="nil"/>
            </w:tcBorders>
            <w:shd w:val="clear" w:color="auto" w:fill="D6E6F4"/>
          </w:tcPr>
          <w:p w14:paraId="62553530" w14:textId="77777777" w:rsidR="002531DD" w:rsidRDefault="002531DD" w:rsidP="004174EF">
            <w:pPr>
              <w:rPr>
                <w:rFonts w:cs="Calibri"/>
                <w:color w:val="2E74B5"/>
              </w:rPr>
            </w:pPr>
            <w:r>
              <w:rPr>
                <w:rFonts w:cs="Calibri"/>
                <w:color w:val="2E74B5"/>
              </w:rPr>
              <w:t>1</w:t>
            </w:r>
          </w:p>
        </w:tc>
        <w:tc>
          <w:tcPr>
            <w:tcW w:w="1300" w:type="dxa"/>
            <w:tcBorders>
              <w:top w:val="nil"/>
              <w:left w:val="nil"/>
              <w:bottom w:val="nil"/>
              <w:right w:val="nil"/>
            </w:tcBorders>
            <w:shd w:val="clear" w:color="auto" w:fill="D6E6F4"/>
          </w:tcPr>
          <w:p w14:paraId="7A560633" w14:textId="65209FD5" w:rsidR="002531DD" w:rsidRDefault="00ED29A1" w:rsidP="004174EF">
            <w:pPr>
              <w:rPr>
                <w:rFonts w:cs="Calibri"/>
                <w:color w:val="2E74B5"/>
              </w:rPr>
            </w:pPr>
            <w:r>
              <w:rPr>
                <w:rFonts w:cs="Calibri"/>
                <w:color w:val="2E74B5"/>
              </w:rPr>
              <w:t>1</w:t>
            </w:r>
          </w:p>
        </w:tc>
      </w:tr>
      <w:tr w:rsidR="002531DD" w14:paraId="3AAE819B" w14:textId="5138C82A" w:rsidTr="002531DD">
        <w:tc>
          <w:tcPr>
            <w:tcW w:w="940" w:type="dxa"/>
            <w:tcBorders>
              <w:top w:val="nil"/>
              <w:left w:val="nil"/>
              <w:bottom w:val="nil"/>
              <w:right w:val="nil"/>
            </w:tcBorders>
          </w:tcPr>
          <w:p w14:paraId="164AABF7" w14:textId="77777777" w:rsidR="002531DD" w:rsidRPr="00997F52" w:rsidRDefault="002531DD" w:rsidP="004174EF">
            <w:pPr>
              <w:rPr>
                <w:rFonts w:ascii="Times New Roman" w:hAnsi="Times New Roman"/>
                <w:color w:val="2E74B5"/>
              </w:rPr>
            </w:pPr>
            <w:r>
              <w:rPr>
                <w:rFonts w:cs="Calibri"/>
                <w:color w:val="2E74B5"/>
              </w:rPr>
              <w:t>Backlog</w:t>
            </w:r>
          </w:p>
        </w:tc>
        <w:tc>
          <w:tcPr>
            <w:tcW w:w="1440" w:type="dxa"/>
            <w:tcBorders>
              <w:top w:val="nil"/>
              <w:left w:val="nil"/>
              <w:bottom w:val="nil"/>
              <w:right w:val="nil"/>
            </w:tcBorders>
          </w:tcPr>
          <w:p w14:paraId="49B3CFE9" w14:textId="77777777" w:rsidR="002531DD" w:rsidRDefault="002531DD" w:rsidP="004174EF">
            <w:pPr>
              <w:rPr>
                <w:rFonts w:cs="Calibri"/>
                <w:color w:val="2E74B5"/>
              </w:rPr>
            </w:pPr>
            <w:r>
              <w:rPr>
                <w:rFonts w:cs="Calibri"/>
                <w:color w:val="2E74B5"/>
              </w:rPr>
              <w:t>RFID-15</w:t>
            </w:r>
          </w:p>
        </w:tc>
        <w:tc>
          <w:tcPr>
            <w:tcW w:w="4107" w:type="dxa"/>
            <w:tcBorders>
              <w:top w:val="nil"/>
              <w:left w:val="nil"/>
              <w:bottom w:val="nil"/>
              <w:right w:val="nil"/>
            </w:tcBorders>
          </w:tcPr>
          <w:p w14:paraId="123C0BCB" w14:textId="0F2D3490" w:rsidR="002531DD" w:rsidRPr="007415CC" w:rsidRDefault="002531DD" w:rsidP="004174EF">
            <w:pPr>
              <w:rPr>
                <w:rFonts w:cs="Calibri"/>
                <w:color w:val="2E74B5"/>
                <w:lang w:val="en-US"/>
              </w:rPr>
            </w:pPr>
            <w:r w:rsidRPr="007415CC">
              <w:rPr>
                <w:rFonts w:cs="Calibri"/>
                <w:color w:val="2E74B5"/>
                <w:lang w:val="en-US"/>
              </w:rPr>
              <w:t>ReaFID Spiel-GUI – Top</w:t>
            </w:r>
            <w:r>
              <w:rPr>
                <w:rFonts w:cs="Calibri"/>
                <w:color w:val="2E74B5"/>
                <w:lang w:val="en-US"/>
              </w:rPr>
              <w:t xml:space="preserve"> S</w:t>
            </w:r>
            <w:r w:rsidRPr="007415CC">
              <w:rPr>
                <w:rFonts w:cs="Calibri"/>
                <w:color w:val="2E74B5"/>
                <w:lang w:val="en-US"/>
              </w:rPr>
              <w:t>corer</w:t>
            </w:r>
            <w:r>
              <w:rPr>
                <w:rFonts w:cs="Calibri"/>
                <w:color w:val="2E74B5"/>
                <w:lang w:val="en-US"/>
              </w:rPr>
              <w:t>-</w:t>
            </w:r>
            <w:r w:rsidRPr="007415CC">
              <w:rPr>
                <w:rFonts w:cs="Calibri"/>
                <w:color w:val="2E74B5"/>
                <w:lang w:val="en-US"/>
              </w:rPr>
              <w:t>Liste</w:t>
            </w:r>
          </w:p>
        </w:tc>
        <w:tc>
          <w:tcPr>
            <w:tcW w:w="1300" w:type="dxa"/>
            <w:tcBorders>
              <w:top w:val="nil"/>
              <w:left w:val="nil"/>
              <w:bottom w:val="nil"/>
              <w:right w:val="nil"/>
            </w:tcBorders>
          </w:tcPr>
          <w:p w14:paraId="249D1EAC" w14:textId="77777777" w:rsidR="002531DD" w:rsidRDefault="002531DD" w:rsidP="004174EF">
            <w:pPr>
              <w:rPr>
                <w:rFonts w:cs="Calibri"/>
                <w:color w:val="2E74B5"/>
              </w:rPr>
            </w:pPr>
            <w:r>
              <w:rPr>
                <w:rFonts w:cs="Calibri"/>
                <w:color w:val="2E74B5"/>
              </w:rPr>
              <w:t>8</w:t>
            </w:r>
          </w:p>
        </w:tc>
        <w:tc>
          <w:tcPr>
            <w:tcW w:w="1300" w:type="dxa"/>
            <w:tcBorders>
              <w:top w:val="nil"/>
              <w:left w:val="nil"/>
              <w:bottom w:val="nil"/>
              <w:right w:val="nil"/>
            </w:tcBorders>
          </w:tcPr>
          <w:p w14:paraId="0A63D3FE" w14:textId="196DCAC0" w:rsidR="002531DD" w:rsidRDefault="00ED29A1" w:rsidP="004174EF">
            <w:pPr>
              <w:rPr>
                <w:rFonts w:cs="Calibri"/>
                <w:color w:val="2E74B5"/>
              </w:rPr>
            </w:pPr>
            <w:r>
              <w:rPr>
                <w:rFonts w:cs="Calibri"/>
                <w:color w:val="2E74B5"/>
              </w:rPr>
              <w:t>0</w:t>
            </w:r>
          </w:p>
        </w:tc>
      </w:tr>
      <w:tr w:rsidR="002531DD" w14:paraId="69D5AC9B" w14:textId="32C87DDB" w:rsidTr="002531DD">
        <w:tc>
          <w:tcPr>
            <w:tcW w:w="940" w:type="dxa"/>
            <w:tcBorders>
              <w:top w:val="nil"/>
              <w:left w:val="nil"/>
              <w:bottom w:val="nil"/>
              <w:right w:val="nil"/>
            </w:tcBorders>
            <w:shd w:val="clear" w:color="auto" w:fill="D6E6F4"/>
          </w:tcPr>
          <w:p w14:paraId="53AED7F9" w14:textId="77777777" w:rsidR="002531DD" w:rsidRPr="00997F52" w:rsidRDefault="002531DD" w:rsidP="004174EF">
            <w:pPr>
              <w:rPr>
                <w:rFonts w:ascii="Times New Roman" w:hAnsi="Times New Roman"/>
                <w:color w:val="2E74B5"/>
              </w:rPr>
            </w:pPr>
            <w:r>
              <w:rPr>
                <w:rFonts w:cs="Calibri"/>
                <w:color w:val="2E74B5"/>
              </w:rPr>
              <w:t>Backlog</w:t>
            </w:r>
          </w:p>
        </w:tc>
        <w:tc>
          <w:tcPr>
            <w:tcW w:w="1440" w:type="dxa"/>
            <w:tcBorders>
              <w:top w:val="nil"/>
              <w:left w:val="nil"/>
              <w:bottom w:val="nil"/>
              <w:right w:val="nil"/>
            </w:tcBorders>
            <w:shd w:val="clear" w:color="auto" w:fill="D6E6F4"/>
          </w:tcPr>
          <w:p w14:paraId="75A03BED" w14:textId="77777777" w:rsidR="002531DD" w:rsidRDefault="002531DD" w:rsidP="004174EF">
            <w:pPr>
              <w:rPr>
                <w:rFonts w:cs="Calibri"/>
                <w:color w:val="2E74B5"/>
              </w:rPr>
            </w:pPr>
            <w:r>
              <w:rPr>
                <w:rFonts w:cs="Calibri"/>
                <w:color w:val="2E74B5"/>
              </w:rPr>
              <w:t>RFID-16</w:t>
            </w:r>
          </w:p>
        </w:tc>
        <w:tc>
          <w:tcPr>
            <w:tcW w:w="4107" w:type="dxa"/>
            <w:tcBorders>
              <w:top w:val="nil"/>
              <w:left w:val="nil"/>
              <w:bottom w:val="nil"/>
              <w:right w:val="nil"/>
            </w:tcBorders>
            <w:shd w:val="clear" w:color="auto" w:fill="D6E6F4"/>
          </w:tcPr>
          <w:p w14:paraId="1F27F673" w14:textId="54463F92" w:rsidR="002531DD" w:rsidRDefault="002531DD" w:rsidP="004174EF">
            <w:pPr>
              <w:rPr>
                <w:rFonts w:cs="Calibri"/>
                <w:color w:val="2E74B5"/>
              </w:rPr>
            </w:pPr>
            <w:r>
              <w:rPr>
                <w:rFonts w:cs="Calibri"/>
                <w:color w:val="2E74B5"/>
              </w:rPr>
              <w:t>ReaFID Spiel-GUI – Spieloberfläche Kartenkonfiguration</w:t>
            </w:r>
          </w:p>
        </w:tc>
        <w:tc>
          <w:tcPr>
            <w:tcW w:w="1300" w:type="dxa"/>
            <w:tcBorders>
              <w:top w:val="nil"/>
              <w:left w:val="nil"/>
              <w:bottom w:val="nil"/>
              <w:right w:val="nil"/>
            </w:tcBorders>
            <w:shd w:val="clear" w:color="auto" w:fill="D6E6F4"/>
          </w:tcPr>
          <w:p w14:paraId="5B265D49" w14:textId="77777777" w:rsidR="002531DD" w:rsidRDefault="002531DD" w:rsidP="004174EF">
            <w:pPr>
              <w:rPr>
                <w:rFonts w:cs="Calibri"/>
                <w:color w:val="2E74B5"/>
              </w:rPr>
            </w:pPr>
            <w:r>
              <w:rPr>
                <w:rFonts w:cs="Calibri"/>
                <w:color w:val="2E74B5"/>
              </w:rPr>
              <w:t>12</w:t>
            </w:r>
          </w:p>
        </w:tc>
        <w:tc>
          <w:tcPr>
            <w:tcW w:w="1300" w:type="dxa"/>
            <w:tcBorders>
              <w:top w:val="nil"/>
              <w:left w:val="nil"/>
              <w:bottom w:val="nil"/>
              <w:right w:val="nil"/>
            </w:tcBorders>
            <w:shd w:val="clear" w:color="auto" w:fill="D6E6F4"/>
          </w:tcPr>
          <w:p w14:paraId="50911871" w14:textId="2407E62B" w:rsidR="002531DD" w:rsidRDefault="00ED29A1" w:rsidP="004174EF">
            <w:pPr>
              <w:rPr>
                <w:rFonts w:cs="Calibri"/>
                <w:color w:val="2E74B5"/>
              </w:rPr>
            </w:pPr>
            <w:r>
              <w:rPr>
                <w:rFonts w:cs="Calibri"/>
                <w:color w:val="2E74B5"/>
              </w:rPr>
              <w:t>6</w:t>
            </w:r>
          </w:p>
        </w:tc>
      </w:tr>
      <w:tr w:rsidR="002531DD" w14:paraId="037304A7" w14:textId="696397BE" w:rsidTr="002531DD">
        <w:tc>
          <w:tcPr>
            <w:tcW w:w="940" w:type="dxa"/>
            <w:tcBorders>
              <w:top w:val="nil"/>
              <w:left w:val="nil"/>
              <w:bottom w:val="nil"/>
              <w:right w:val="nil"/>
            </w:tcBorders>
          </w:tcPr>
          <w:p w14:paraId="454BB683" w14:textId="77777777" w:rsidR="002531DD" w:rsidRPr="00997F52" w:rsidRDefault="002531DD" w:rsidP="004174EF">
            <w:pPr>
              <w:rPr>
                <w:rFonts w:ascii="Times New Roman" w:hAnsi="Times New Roman"/>
                <w:color w:val="2E74B5"/>
              </w:rPr>
            </w:pPr>
            <w:r>
              <w:rPr>
                <w:rFonts w:cs="Calibri"/>
                <w:color w:val="2E74B5"/>
              </w:rPr>
              <w:t>Backlog</w:t>
            </w:r>
          </w:p>
        </w:tc>
        <w:tc>
          <w:tcPr>
            <w:tcW w:w="1440" w:type="dxa"/>
            <w:tcBorders>
              <w:top w:val="nil"/>
              <w:left w:val="nil"/>
              <w:bottom w:val="nil"/>
              <w:right w:val="nil"/>
            </w:tcBorders>
          </w:tcPr>
          <w:p w14:paraId="04A59144" w14:textId="77777777" w:rsidR="002531DD" w:rsidRDefault="002531DD" w:rsidP="004174EF">
            <w:pPr>
              <w:rPr>
                <w:rFonts w:cs="Calibri"/>
                <w:color w:val="2E74B5"/>
              </w:rPr>
            </w:pPr>
            <w:r>
              <w:rPr>
                <w:rFonts w:cs="Calibri"/>
                <w:color w:val="2E74B5"/>
              </w:rPr>
              <w:t>RFID-17</w:t>
            </w:r>
          </w:p>
        </w:tc>
        <w:tc>
          <w:tcPr>
            <w:tcW w:w="4107" w:type="dxa"/>
            <w:tcBorders>
              <w:top w:val="nil"/>
              <w:left w:val="nil"/>
              <w:bottom w:val="nil"/>
              <w:right w:val="nil"/>
            </w:tcBorders>
          </w:tcPr>
          <w:p w14:paraId="5EC290BA" w14:textId="260193EA" w:rsidR="002531DD" w:rsidRDefault="002531DD" w:rsidP="004174EF">
            <w:pPr>
              <w:rPr>
                <w:rFonts w:cs="Calibri"/>
                <w:color w:val="2E74B5"/>
              </w:rPr>
            </w:pPr>
            <w:r>
              <w:rPr>
                <w:rFonts w:cs="Calibri"/>
                <w:color w:val="2E74B5"/>
              </w:rPr>
              <w:t>ReaFID Spiel-GUI – Anzeige Auslesen Karte</w:t>
            </w:r>
          </w:p>
        </w:tc>
        <w:tc>
          <w:tcPr>
            <w:tcW w:w="1300" w:type="dxa"/>
            <w:tcBorders>
              <w:top w:val="nil"/>
              <w:left w:val="nil"/>
              <w:bottom w:val="nil"/>
              <w:right w:val="nil"/>
            </w:tcBorders>
          </w:tcPr>
          <w:p w14:paraId="69372428" w14:textId="77777777" w:rsidR="002531DD" w:rsidRDefault="002531DD" w:rsidP="004174EF">
            <w:pPr>
              <w:rPr>
                <w:rFonts w:cs="Calibri"/>
                <w:color w:val="2E74B5"/>
              </w:rPr>
            </w:pPr>
            <w:r>
              <w:rPr>
                <w:rFonts w:cs="Calibri"/>
                <w:color w:val="2E74B5"/>
              </w:rPr>
              <w:t>6</w:t>
            </w:r>
          </w:p>
        </w:tc>
        <w:tc>
          <w:tcPr>
            <w:tcW w:w="1300" w:type="dxa"/>
            <w:tcBorders>
              <w:top w:val="nil"/>
              <w:left w:val="nil"/>
              <w:bottom w:val="nil"/>
              <w:right w:val="nil"/>
            </w:tcBorders>
          </w:tcPr>
          <w:p w14:paraId="2CC1350F" w14:textId="5E15BEDC" w:rsidR="002531DD" w:rsidRDefault="00ED29A1" w:rsidP="004174EF">
            <w:pPr>
              <w:rPr>
                <w:rFonts w:cs="Calibri"/>
                <w:color w:val="2E74B5"/>
              </w:rPr>
            </w:pPr>
            <w:r>
              <w:rPr>
                <w:rFonts w:cs="Calibri"/>
                <w:color w:val="2E74B5"/>
              </w:rPr>
              <w:t>0</w:t>
            </w:r>
          </w:p>
        </w:tc>
      </w:tr>
      <w:tr w:rsidR="002531DD" w14:paraId="4B9BA488" w14:textId="0B1D3C8C" w:rsidTr="002531DD">
        <w:tc>
          <w:tcPr>
            <w:tcW w:w="940" w:type="dxa"/>
            <w:tcBorders>
              <w:top w:val="nil"/>
              <w:left w:val="nil"/>
              <w:bottom w:val="nil"/>
              <w:right w:val="nil"/>
            </w:tcBorders>
            <w:shd w:val="clear" w:color="auto" w:fill="D6E6F4"/>
          </w:tcPr>
          <w:p w14:paraId="6E862048" w14:textId="77777777" w:rsidR="002531DD" w:rsidRPr="00997F52" w:rsidRDefault="002531DD" w:rsidP="004174EF">
            <w:pPr>
              <w:rPr>
                <w:rFonts w:ascii="Times New Roman" w:hAnsi="Times New Roman"/>
                <w:color w:val="2E74B5"/>
              </w:rPr>
            </w:pPr>
            <w:r>
              <w:rPr>
                <w:rFonts w:cs="Calibri"/>
                <w:color w:val="2E74B5"/>
              </w:rPr>
              <w:t>Backlog</w:t>
            </w:r>
          </w:p>
        </w:tc>
        <w:tc>
          <w:tcPr>
            <w:tcW w:w="1440" w:type="dxa"/>
            <w:tcBorders>
              <w:top w:val="nil"/>
              <w:left w:val="nil"/>
              <w:bottom w:val="nil"/>
              <w:right w:val="nil"/>
            </w:tcBorders>
            <w:shd w:val="clear" w:color="auto" w:fill="D6E6F4"/>
          </w:tcPr>
          <w:p w14:paraId="2A914B0A" w14:textId="77777777" w:rsidR="002531DD" w:rsidRDefault="002531DD" w:rsidP="004174EF">
            <w:pPr>
              <w:rPr>
                <w:rFonts w:cs="Calibri"/>
                <w:color w:val="2E74B5"/>
              </w:rPr>
            </w:pPr>
            <w:r>
              <w:rPr>
                <w:rFonts w:cs="Calibri"/>
                <w:color w:val="2E74B5"/>
              </w:rPr>
              <w:t>RFID-18</w:t>
            </w:r>
          </w:p>
        </w:tc>
        <w:tc>
          <w:tcPr>
            <w:tcW w:w="4107" w:type="dxa"/>
            <w:tcBorders>
              <w:top w:val="nil"/>
              <w:left w:val="nil"/>
              <w:bottom w:val="nil"/>
              <w:right w:val="nil"/>
            </w:tcBorders>
            <w:shd w:val="clear" w:color="auto" w:fill="D6E6F4"/>
          </w:tcPr>
          <w:p w14:paraId="22F8933B" w14:textId="2594439D" w:rsidR="002531DD" w:rsidRPr="007415CC" w:rsidRDefault="002531DD" w:rsidP="004174EF">
            <w:pPr>
              <w:rPr>
                <w:rFonts w:cs="Calibri"/>
                <w:color w:val="2E74B5"/>
              </w:rPr>
            </w:pPr>
            <w:r w:rsidRPr="007415CC">
              <w:rPr>
                <w:rFonts w:cs="Calibri"/>
                <w:color w:val="2E74B5"/>
              </w:rPr>
              <w:t xml:space="preserve">ReaFID </w:t>
            </w:r>
            <w:r>
              <w:rPr>
                <w:rFonts w:cs="Calibri"/>
                <w:color w:val="2E74B5"/>
              </w:rPr>
              <w:t xml:space="preserve">Spiel-GUI </w:t>
            </w:r>
            <w:r w:rsidRPr="007415CC">
              <w:rPr>
                <w:rFonts w:cs="Calibri"/>
                <w:color w:val="2E74B5"/>
              </w:rPr>
              <w:t>– Menüpunkt Select Modus</w:t>
            </w:r>
          </w:p>
        </w:tc>
        <w:tc>
          <w:tcPr>
            <w:tcW w:w="1300" w:type="dxa"/>
            <w:tcBorders>
              <w:top w:val="nil"/>
              <w:left w:val="nil"/>
              <w:bottom w:val="nil"/>
              <w:right w:val="nil"/>
            </w:tcBorders>
            <w:shd w:val="clear" w:color="auto" w:fill="D6E6F4"/>
          </w:tcPr>
          <w:p w14:paraId="3534F4AF" w14:textId="77777777" w:rsidR="002531DD" w:rsidRDefault="002531DD" w:rsidP="004174EF">
            <w:pPr>
              <w:rPr>
                <w:rFonts w:cs="Calibri"/>
                <w:color w:val="2E74B5"/>
              </w:rPr>
            </w:pPr>
            <w:r>
              <w:rPr>
                <w:rFonts w:cs="Calibri"/>
                <w:color w:val="2E74B5"/>
              </w:rPr>
              <w:t>4</w:t>
            </w:r>
          </w:p>
        </w:tc>
        <w:tc>
          <w:tcPr>
            <w:tcW w:w="1300" w:type="dxa"/>
            <w:tcBorders>
              <w:top w:val="nil"/>
              <w:left w:val="nil"/>
              <w:bottom w:val="nil"/>
              <w:right w:val="nil"/>
            </w:tcBorders>
            <w:shd w:val="clear" w:color="auto" w:fill="D6E6F4"/>
          </w:tcPr>
          <w:p w14:paraId="7BA86DE5" w14:textId="0347E374" w:rsidR="002531DD" w:rsidRDefault="00ED29A1" w:rsidP="004174EF">
            <w:pPr>
              <w:rPr>
                <w:rFonts w:cs="Calibri"/>
                <w:color w:val="2E74B5"/>
              </w:rPr>
            </w:pPr>
            <w:r>
              <w:rPr>
                <w:rFonts w:cs="Calibri"/>
                <w:color w:val="2E74B5"/>
              </w:rPr>
              <w:t>4</w:t>
            </w:r>
          </w:p>
        </w:tc>
      </w:tr>
      <w:tr w:rsidR="002531DD" w14:paraId="0698BDB8" w14:textId="078CDC63" w:rsidTr="002531DD">
        <w:tc>
          <w:tcPr>
            <w:tcW w:w="940" w:type="dxa"/>
            <w:tcBorders>
              <w:top w:val="nil"/>
              <w:left w:val="nil"/>
              <w:bottom w:val="single" w:sz="8" w:space="0" w:color="5B9BD5"/>
              <w:right w:val="nil"/>
            </w:tcBorders>
          </w:tcPr>
          <w:p w14:paraId="2D03CFC5" w14:textId="77777777" w:rsidR="002531DD" w:rsidRPr="00997F52" w:rsidRDefault="002531DD" w:rsidP="004174EF">
            <w:pPr>
              <w:rPr>
                <w:rFonts w:ascii="Times New Roman" w:hAnsi="Times New Roman"/>
                <w:color w:val="2E74B5"/>
              </w:rPr>
            </w:pPr>
            <w:r>
              <w:rPr>
                <w:rFonts w:cs="Calibri"/>
                <w:color w:val="2E74B5"/>
              </w:rPr>
              <w:t>Backlog</w:t>
            </w:r>
          </w:p>
        </w:tc>
        <w:tc>
          <w:tcPr>
            <w:tcW w:w="1440" w:type="dxa"/>
            <w:tcBorders>
              <w:top w:val="nil"/>
              <w:left w:val="nil"/>
              <w:bottom w:val="single" w:sz="8" w:space="0" w:color="5B9BD5"/>
              <w:right w:val="nil"/>
            </w:tcBorders>
          </w:tcPr>
          <w:p w14:paraId="064694A8" w14:textId="77777777" w:rsidR="002531DD" w:rsidRDefault="002531DD" w:rsidP="004174EF">
            <w:pPr>
              <w:rPr>
                <w:rFonts w:cs="Calibri"/>
                <w:color w:val="2E74B5"/>
              </w:rPr>
            </w:pPr>
            <w:r>
              <w:rPr>
                <w:rFonts w:cs="Calibri"/>
                <w:color w:val="2E74B5"/>
              </w:rPr>
              <w:t>RFID-19</w:t>
            </w:r>
          </w:p>
        </w:tc>
        <w:tc>
          <w:tcPr>
            <w:tcW w:w="4107" w:type="dxa"/>
            <w:tcBorders>
              <w:top w:val="nil"/>
              <w:left w:val="nil"/>
              <w:bottom w:val="single" w:sz="8" w:space="0" w:color="5B9BD5"/>
              <w:right w:val="nil"/>
            </w:tcBorders>
          </w:tcPr>
          <w:p w14:paraId="5CC1AD92" w14:textId="02FFBB6B" w:rsidR="002531DD" w:rsidRDefault="002531DD" w:rsidP="004174EF">
            <w:pPr>
              <w:rPr>
                <w:rFonts w:cs="Calibri"/>
                <w:color w:val="2E74B5"/>
              </w:rPr>
            </w:pPr>
            <w:r>
              <w:rPr>
                <w:rFonts w:cs="Calibri"/>
                <w:color w:val="2E74B5"/>
              </w:rPr>
              <w:t xml:space="preserve">ReaFID Spiel </w:t>
            </w:r>
            <w:ins w:id="956" w:author="Desiree Sacher" w:date="2014-09-11T18:19:00Z">
              <w:r w:rsidR="00A27501">
                <w:rPr>
                  <w:rFonts w:cs="Calibri"/>
                  <w:color w:val="2E74B5"/>
                </w:rPr>
                <w:t xml:space="preserve">- </w:t>
              </w:r>
            </w:ins>
            <w:r>
              <w:rPr>
                <w:rFonts w:cs="Calibri"/>
                <w:color w:val="2E74B5"/>
              </w:rPr>
              <w:t>Advanced Mode erstellen</w:t>
            </w:r>
          </w:p>
        </w:tc>
        <w:tc>
          <w:tcPr>
            <w:tcW w:w="1300" w:type="dxa"/>
            <w:tcBorders>
              <w:top w:val="nil"/>
              <w:left w:val="nil"/>
              <w:bottom w:val="single" w:sz="8" w:space="0" w:color="5B9BD5"/>
              <w:right w:val="nil"/>
            </w:tcBorders>
          </w:tcPr>
          <w:p w14:paraId="0D2CB141" w14:textId="77777777" w:rsidR="002531DD" w:rsidRDefault="002531DD" w:rsidP="004174EF">
            <w:pPr>
              <w:rPr>
                <w:rFonts w:cs="Calibri"/>
                <w:color w:val="2E74B5"/>
              </w:rPr>
            </w:pPr>
            <w:r>
              <w:rPr>
                <w:rFonts w:cs="Calibri"/>
                <w:color w:val="2E74B5"/>
              </w:rPr>
              <w:t>20</w:t>
            </w:r>
          </w:p>
        </w:tc>
        <w:tc>
          <w:tcPr>
            <w:tcW w:w="1300" w:type="dxa"/>
            <w:tcBorders>
              <w:top w:val="nil"/>
              <w:left w:val="nil"/>
              <w:bottom w:val="single" w:sz="8" w:space="0" w:color="5B9BD5"/>
              <w:right w:val="nil"/>
            </w:tcBorders>
          </w:tcPr>
          <w:p w14:paraId="41EF6E8C" w14:textId="77ED9155" w:rsidR="002531DD" w:rsidRDefault="00ED29A1" w:rsidP="004174EF">
            <w:pPr>
              <w:rPr>
                <w:rFonts w:cs="Calibri"/>
                <w:color w:val="2E74B5"/>
              </w:rPr>
            </w:pPr>
            <w:r>
              <w:rPr>
                <w:rFonts w:cs="Calibri"/>
                <w:color w:val="2E74B5"/>
              </w:rPr>
              <w:t>0</w:t>
            </w:r>
          </w:p>
        </w:tc>
      </w:tr>
    </w:tbl>
    <w:p w14:paraId="18B6AB7B" w14:textId="77777777" w:rsidR="002531DD" w:rsidRDefault="002531DD" w:rsidP="00997F52">
      <w:pPr>
        <w:rPr>
          <w:color w:val="1F497D" w:themeColor="text2"/>
        </w:rPr>
      </w:pPr>
    </w:p>
    <w:p w14:paraId="1AA603E5" w14:textId="2F28C361" w:rsidR="00ED29A1" w:rsidRDefault="00ED29A1" w:rsidP="00997F52">
      <w:pPr>
        <w:rPr>
          <w:color w:val="1F497D" w:themeColor="text2"/>
        </w:rPr>
      </w:pPr>
      <w:r>
        <w:rPr>
          <w:color w:val="1F497D" w:themeColor="text2"/>
        </w:rPr>
        <w:lastRenderedPageBreak/>
        <w:t>Folgende User Story wurde zudem erst während dem Sprint definiert, da erkannt wurde dass diese bei der Planung nicht berücksichtigt wurde:</w:t>
      </w:r>
    </w:p>
    <w:p w14:paraId="7EF7B580" w14:textId="26603B73" w:rsidR="00500CEE" w:rsidRDefault="00500CEE" w:rsidP="00500CEE">
      <w:pPr>
        <w:pStyle w:val="Caption"/>
        <w:keepNext/>
        <w:rPr>
          <w:ins w:id="957" w:author="Desiree Sacher" w:date="2014-09-11T18:49:00Z"/>
        </w:rPr>
        <w:pPrChange w:id="958" w:author="Desiree Sacher" w:date="2014-09-11T18:49:00Z">
          <w:pPr/>
        </w:pPrChange>
      </w:pPr>
      <w:bookmarkStart w:id="959" w:name="_Toc398224710"/>
      <w:ins w:id="960" w:author="Desiree Sacher" w:date="2014-09-11T18:49:00Z">
        <w:r>
          <w:t xml:space="preserve">Tabelle </w:t>
        </w:r>
        <w:r>
          <w:fldChar w:fldCharType="begin"/>
        </w:r>
        <w:r>
          <w:instrText xml:space="preserve"> SEQ Tabelle \* ARABIC </w:instrText>
        </w:r>
      </w:ins>
      <w:r>
        <w:fldChar w:fldCharType="separate"/>
      </w:r>
      <w:ins w:id="961" w:author="Desiree Sacher" w:date="2014-09-11T18:49:00Z">
        <w:r>
          <w:rPr>
            <w:noProof/>
          </w:rPr>
          <w:t>6</w:t>
        </w:r>
        <w:r>
          <w:fldChar w:fldCharType="end"/>
        </w:r>
        <w:r>
          <w:t>: Während des Sprints erstellte Stories</w:t>
        </w:r>
        <w:bookmarkEnd w:id="959"/>
      </w:ins>
    </w:p>
    <w:tbl>
      <w:tblPr>
        <w:tblW w:w="9087" w:type="dxa"/>
        <w:tblBorders>
          <w:top w:val="single" w:sz="8" w:space="0" w:color="auto"/>
          <w:bottom w:val="single" w:sz="8" w:space="0" w:color="auto"/>
        </w:tblBorders>
        <w:tblLayout w:type="fixed"/>
        <w:tblLook w:val="0000" w:firstRow="0" w:lastRow="0" w:firstColumn="0" w:lastColumn="0" w:noHBand="0" w:noVBand="0"/>
      </w:tblPr>
      <w:tblGrid>
        <w:gridCol w:w="940"/>
        <w:gridCol w:w="1440"/>
        <w:gridCol w:w="4107"/>
        <w:gridCol w:w="1300"/>
        <w:gridCol w:w="1300"/>
      </w:tblGrid>
      <w:tr w:rsidR="00ED29A1" w14:paraId="405395F3" w14:textId="77777777" w:rsidTr="004174EF">
        <w:tc>
          <w:tcPr>
            <w:tcW w:w="940" w:type="dxa"/>
            <w:tcBorders>
              <w:top w:val="single" w:sz="8" w:space="0" w:color="5B9BD5"/>
              <w:left w:val="nil"/>
              <w:bottom w:val="single" w:sz="8" w:space="0" w:color="5B9BD5"/>
              <w:right w:val="nil"/>
            </w:tcBorders>
          </w:tcPr>
          <w:p w14:paraId="741E3FF1" w14:textId="77777777" w:rsidR="00ED29A1" w:rsidRPr="00997F52" w:rsidRDefault="00ED29A1" w:rsidP="004174EF">
            <w:pPr>
              <w:rPr>
                <w:rFonts w:ascii="Times New Roman" w:hAnsi="Times New Roman"/>
                <w:color w:val="2E74B5"/>
              </w:rPr>
            </w:pPr>
            <w:r>
              <w:rPr>
                <w:rFonts w:cs="Calibri"/>
                <w:b/>
                <w:bCs/>
                <w:color w:val="2E74B5"/>
              </w:rPr>
              <w:t>Sprint</w:t>
            </w:r>
          </w:p>
        </w:tc>
        <w:tc>
          <w:tcPr>
            <w:tcW w:w="1440" w:type="dxa"/>
            <w:tcBorders>
              <w:top w:val="single" w:sz="8" w:space="0" w:color="5B9BD5"/>
              <w:left w:val="nil"/>
              <w:bottom w:val="single" w:sz="8" w:space="0" w:color="5B9BD5"/>
              <w:right w:val="nil"/>
            </w:tcBorders>
          </w:tcPr>
          <w:p w14:paraId="4787FAC2" w14:textId="4D5A6E07" w:rsidR="00ED29A1" w:rsidRPr="00997F52" w:rsidRDefault="00ED29A1" w:rsidP="004174EF">
            <w:pPr>
              <w:rPr>
                <w:rFonts w:ascii="Times New Roman" w:hAnsi="Times New Roman"/>
                <w:color w:val="2E74B5"/>
              </w:rPr>
            </w:pPr>
            <w:r>
              <w:rPr>
                <w:rFonts w:cs="Calibri"/>
                <w:b/>
                <w:bCs/>
                <w:color w:val="2E74B5"/>
              </w:rPr>
              <w:t>JIRA ID</w:t>
            </w:r>
          </w:p>
        </w:tc>
        <w:tc>
          <w:tcPr>
            <w:tcW w:w="4107" w:type="dxa"/>
            <w:tcBorders>
              <w:top w:val="single" w:sz="8" w:space="0" w:color="5B9BD5"/>
              <w:left w:val="nil"/>
              <w:bottom w:val="single" w:sz="8" w:space="0" w:color="5B9BD5"/>
              <w:right w:val="nil"/>
            </w:tcBorders>
          </w:tcPr>
          <w:p w14:paraId="46ABC835" w14:textId="213BD651" w:rsidR="00ED29A1" w:rsidRPr="00997F52" w:rsidRDefault="00ED29A1" w:rsidP="004174EF">
            <w:pPr>
              <w:rPr>
                <w:rFonts w:ascii="Times New Roman" w:hAnsi="Times New Roman"/>
                <w:color w:val="2E74B5"/>
              </w:rPr>
            </w:pPr>
            <w:r>
              <w:rPr>
                <w:rFonts w:cs="Calibri"/>
                <w:b/>
                <w:bCs/>
                <w:color w:val="2E74B5"/>
              </w:rPr>
              <w:t>Arbeitsschritt</w:t>
            </w:r>
          </w:p>
        </w:tc>
        <w:tc>
          <w:tcPr>
            <w:tcW w:w="1300" w:type="dxa"/>
            <w:tcBorders>
              <w:top w:val="single" w:sz="8" w:space="0" w:color="5B9BD5"/>
              <w:left w:val="nil"/>
              <w:bottom w:val="single" w:sz="8" w:space="0" w:color="5B9BD5"/>
              <w:right w:val="nil"/>
            </w:tcBorders>
          </w:tcPr>
          <w:p w14:paraId="472C6A07" w14:textId="77777777" w:rsidR="00ED29A1" w:rsidRPr="00997F52" w:rsidRDefault="00ED29A1" w:rsidP="004174EF">
            <w:pPr>
              <w:rPr>
                <w:rFonts w:ascii="Times New Roman" w:hAnsi="Times New Roman"/>
                <w:color w:val="2E74B5"/>
              </w:rPr>
            </w:pPr>
            <w:r>
              <w:rPr>
                <w:rFonts w:cs="Calibri"/>
                <w:b/>
                <w:bCs/>
                <w:color w:val="2E74B5"/>
              </w:rPr>
              <w:t>Aufwand in Stunden geschätzt</w:t>
            </w:r>
          </w:p>
        </w:tc>
        <w:tc>
          <w:tcPr>
            <w:tcW w:w="1300" w:type="dxa"/>
            <w:tcBorders>
              <w:top w:val="single" w:sz="8" w:space="0" w:color="5B9BD5"/>
              <w:left w:val="nil"/>
              <w:bottom w:val="single" w:sz="8" w:space="0" w:color="5B9BD5"/>
              <w:right w:val="nil"/>
            </w:tcBorders>
          </w:tcPr>
          <w:p w14:paraId="0DEC610B" w14:textId="77777777" w:rsidR="00ED29A1" w:rsidRDefault="00ED29A1" w:rsidP="004174EF">
            <w:pPr>
              <w:rPr>
                <w:rFonts w:cs="Calibri"/>
                <w:b/>
                <w:bCs/>
                <w:color w:val="2E74B5"/>
              </w:rPr>
            </w:pPr>
            <w:r>
              <w:rPr>
                <w:rFonts w:cs="Calibri"/>
                <w:b/>
                <w:bCs/>
                <w:color w:val="2E74B5"/>
              </w:rPr>
              <w:t>Aufwand in Stunden tatsächlich</w:t>
            </w:r>
          </w:p>
        </w:tc>
      </w:tr>
      <w:tr w:rsidR="00ED29A1" w14:paraId="198AD6D8" w14:textId="77777777" w:rsidTr="004174EF">
        <w:tc>
          <w:tcPr>
            <w:tcW w:w="940" w:type="dxa"/>
            <w:tcBorders>
              <w:top w:val="nil"/>
              <w:left w:val="nil"/>
              <w:bottom w:val="nil"/>
              <w:right w:val="nil"/>
            </w:tcBorders>
            <w:shd w:val="clear" w:color="auto" w:fill="D6E6F4"/>
          </w:tcPr>
          <w:p w14:paraId="61AC5288" w14:textId="77777777" w:rsidR="00ED29A1" w:rsidRPr="00997F52" w:rsidRDefault="00ED29A1" w:rsidP="004174EF">
            <w:pPr>
              <w:rPr>
                <w:rFonts w:ascii="Times New Roman" w:hAnsi="Times New Roman"/>
                <w:color w:val="2E74B5"/>
              </w:rPr>
            </w:pPr>
            <w:r>
              <w:rPr>
                <w:rFonts w:cs="Calibri"/>
                <w:color w:val="2E74B5"/>
              </w:rPr>
              <w:t>3</w:t>
            </w:r>
          </w:p>
        </w:tc>
        <w:tc>
          <w:tcPr>
            <w:tcW w:w="1440" w:type="dxa"/>
            <w:tcBorders>
              <w:top w:val="nil"/>
              <w:left w:val="nil"/>
              <w:bottom w:val="nil"/>
              <w:right w:val="nil"/>
            </w:tcBorders>
            <w:shd w:val="clear" w:color="auto" w:fill="D6E6F4"/>
          </w:tcPr>
          <w:p w14:paraId="2AE721A5" w14:textId="625D0404" w:rsidR="00ED29A1" w:rsidRDefault="00ED29A1" w:rsidP="004174EF">
            <w:pPr>
              <w:rPr>
                <w:rFonts w:cs="Calibri"/>
                <w:color w:val="2E74B5"/>
              </w:rPr>
            </w:pPr>
            <w:r>
              <w:rPr>
                <w:rFonts w:cs="Calibri"/>
                <w:color w:val="2E74B5"/>
              </w:rPr>
              <w:t>RFID-23</w:t>
            </w:r>
          </w:p>
        </w:tc>
        <w:tc>
          <w:tcPr>
            <w:tcW w:w="4107" w:type="dxa"/>
            <w:tcBorders>
              <w:top w:val="nil"/>
              <w:left w:val="nil"/>
              <w:bottom w:val="nil"/>
              <w:right w:val="nil"/>
            </w:tcBorders>
            <w:shd w:val="clear" w:color="auto" w:fill="D6E6F4"/>
          </w:tcPr>
          <w:p w14:paraId="0002828C" w14:textId="5292C833" w:rsidR="00ED29A1" w:rsidRDefault="00ED29A1" w:rsidP="004174EF">
            <w:pPr>
              <w:rPr>
                <w:rFonts w:cs="Calibri"/>
                <w:color w:val="2E74B5"/>
              </w:rPr>
            </w:pPr>
            <w:r>
              <w:rPr>
                <w:rFonts w:cs="Calibri"/>
                <w:color w:val="2E74B5"/>
              </w:rPr>
              <w:t>Game Play Mode Programming</w:t>
            </w:r>
          </w:p>
        </w:tc>
        <w:tc>
          <w:tcPr>
            <w:tcW w:w="1300" w:type="dxa"/>
            <w:tcBorders>
              <w:top w:val="nil"/>
              <w:left w:val="nil"/>
              <w:bottom w:val="nil"/>
              <w:right w:val="nil"/>
            </w:tcBorders>
            <w:shd w:val="clear" w:color="auto" w:fill="D6E6F4"/>
          </w:tcPr>
          <w:p w14:paraId="7B56F2E6" w14:textId="77777777" w:rsidR="00ED29A1" w:rsidRDefault="00ED29A1" w:rsidP="004174EF">
            <w:pPr>
              <w:rPr>
                <w:rFonts w:cs="Calibri"/>
                <w:color w:val="2E74B5"/>
              </w:rPr>
            </w:pPr>
            <w:r>
              <w:rPr>
                <w:rFonts w:cs="Calibri"/>
                <w:color w:val="2E74B5"/>
              </w:rPr>
              <w:t>8</w:t>
            </w:r>
          </w:p>
        </w:tc>
        <w:tc>
          <w:tcPr>
            <w:tcW w:w="1300" w:type="dxa"/>
            <w:tcBorders>
              <w:top w:val="nil"/>
              <w:left w:val="nil"/>
              <w:bottom w:val="nil"/>
              <w:right w:val="nil"/>
            </w:tcBorders>
            <w:shd w:val="clear" w:color="auto" w:fill="D6E6F4"/>
          </w:tcPr>
          <w:p w14:paraId="51B14AAE" w14:textId="77777777" w:rsidR="00ED29A1" w:rsidRDefault="00ED29A1" w:rsidP="004174EF">
            <w:pPr>
              <w:rPr>
                <w:rFonts w:cs="Calibri"/>
                <w:color w:val="2E74B5"/>
              </w:rPr>
            </w:pPr>
            <w:r>
              <w:rPr>
                <w:rFonts w:cs="Calibri"/>
                <w:color w:val="2E74B5"/>
              </w:rPr>
              <w:t>8</w:t>
            </w:r>
          </w:p>
        </w:tc>
      </w:tr>
    </w:tbl>
    <w:p w14:paraId="6DF01A2B" w14:textId="586CF3C5" w:rsidR="00ED29A1" w:rsidRDefault="00ED29A1" w:rsidP="00997F52">
      <w:pPr>
        <w:rPr>
          <w:color w:val="1F497D" w:themeColor="text2"/>
        </w:rPr>
      </w:pPr>
      <w:r>
        <w:rPr>
          <w:color w:val="1F497D" w:themeColor="text2"/>
        </w:rPr>
        <w:t xml:space="preserve">Total geschätzt 85; Aufwand: </w:t>
      </w:r>
      <w:r w:rsidR="00163841">
        <w:rPr>
          <w:color w:val="1F497D" w:themeColor="text2"/>
        </w:rPr>
        <w:t>100</w:t>
      </w:r>
    </w:p>
    <w:p w14:paraId="66D0AA00" w14:textId="77777777" w:rsidR="00163841" w:rsidRDefault="00163841" w:rsidP="00997F52">
      <w:pPr>
        <w:rPr>
          <w:color w:val="1F497D" w:themeColor="text2"/>
        </w:rPr>
      </w:pPr>
    </w:p>
    <w:p w14:paraId="6E16AF3E" w14:textId="02CB4344" w:rsidR="00163841" w:rsidRDefault="00163841" w:rsidP="00997F52">
      <w:pPr>
        <w:rPr>
          <w:color w:val="1F497D" w:themeColor="text2"/>
        </w:rPr>
      </w:pPr>
      <w:r>
        <w:rPr>
          <w:color w:val="1F497D" w:themeColor="text2"/>
        </w:rPr>
        <w:t>Damit wurden folgende Aufwände tatsächlich verwendet:</w:t>
      </w:r>
    </w:p>
    <w:p w14:paraId="41ACE494" w14:textId="32DF4C51" w:rsidR="00500CEE" w:rsidRDefault="00500CEE" w:rsidP="00500CEE">
      <w:pPr>
        <w:pStyle w:val="Caption"/>
        <w:keepNext/>
        <w:rPr>
          <w:ins w:id="962" w:author="Desiree Sacher" w:date="2014-09-11T18:49:00Z"/>
        </w:rPr>
        <w:pPrChange w:id="963" w:author="Desiree Sacher" w:date="2014-09-11T18:49:00Z">
          <w:pPr/>
        </w:pPrChange>
      </w:pPr>
      <w:bookmarkStart w:id="964" w:name="_Toc398224711"/>
      <w:ins w:id="965" w:author="Desiree Sacher" w:date="2014-09-11T18:49:00Z">
        <w:r>
          <w:t xml:space="preserve">Tabelle </w:t>
        </w:r>
        <w:r>
          <w:fldChar w:fldCharType="begin"/>
        </w:r>
        <w:r>
          <w:instrText xml:space="preserve"> SEQ Tabelle \* ARABIC </w:instrText>
        </w:r>
      </w:ins>
      <w:r>
        <w:fldChar w:fldCharType="separate"/>
      </w:r>
      <w:ins w:id="966" w:author="Desiree Sacher" w:date="2014-09-11T18:49:00Z">
        <w:r>
          <w:rPr>
            <w:noProof/>
          </w:rPr>
          <w:t>7</w:t>
        </w:r>
        <w:r>
          <w:fldChar w:fldCharType="end"/>
        </w:r>
        <w:r>
          <w:t>: Summe der Aufwände</w:t>
        </w:r>
        <w:bookmarkEnd w:id="964"/>
      </w:ins>
    </w:p>
    <w:tbl>
      <w:tblPr>
        <w:tblW w:w="9087" w:type="dxa"/>
        <w:tblBorders>
          <w:top w:val="single" w:sz="8" w:space="0" w:color="auto"/>
          <w:bottom w:val="single" w:sz="8" w:space="0" w:color="auto"/>
        </w:tblBorders>
        <w:tblLayout w:type="fixed"/>
        <w:tblLook w:val="0000" w:firstRow="0" w:lastRow="0" w:firstColumn="0" w:lastColumn="0" w:noHBand="0" w:noVBand="0"/>
      </w:tblPr>
      <w:tblGrid>
        <w:gridCol w:w="940"/>
        <w:gridCol w:w="1440"/>
        <w:gridCol w:w="4107"/>
        <w:gridCol w:w="1300"/>
        <w:gridCol w:w="1300"/>
      </w:tblGrid>
      <w:tr w:rsidR="00163841" w14:paraId="5C985072" w14:textId="77777777" w:rsidTr="004174EF">
        <w:tc>
          <w:tcPr>
            <w:tcW w:w="940" w:type="dxa"/>
            <w:tcBorders>
              <w:top w:val="single" w:sz="8" w:space="0" w:color="5B9BD5"/>
              <w:left w:val="nil"/>
              <w:bottom w:val="single" w:sz="8" w:space="0" w:color="5B9BD5"/>
              <w:right w:val="nil"/>
            </w:tcBorders>
          </w:tcPr>
          <w:p w14:paraId="45B3D564" w14:textId="77777777" w:rsidR="00163841" w:rsidRPr="00997F52" w:rsidRDefault="00163841" w:rsidP="004174EF">
            <w:pPr>
              <w:rPr>
                <w:rFonts w:ascii="Times New Roman" w:hAnsi="Times New Roman"/>
                <w:color w:val="2E74B5"/>
              </w:rPr>
            </w:pPr>
            <w:r>
              <w:rPr>
                <w:rFonts w:cs="Calibri"/>
                <w:b/>
                <w:bCs/>
                <w:color w:val="2E74B5"/>
              </w:rPr>
              <w:t>Sprint</w:t>
            </w:r>
          </w:p>
        </w:tc>
        <w:tc>
          <w:tcPr>
            <w:tcW w:w="1440" w:type="dxa"/>
            <w:tcBorders>
              <w:top w:val="single" w:sz="8" w:space="0" w:color="5B9BD5"/>
              <w:left w:val="nil"/>
              <w:bottom w:val="single" w:sz="8" w:space="0" w:color="5B9BD5"/>
              <w:right w:val="nil"/>
            </w:tcBorders>
          </w:tcPr>
          <w:p w14:paraId="1F0E41BC" w14:textId="125F6EAE" w:rsidR="00163841" w:rsidRPr="00997F52" w:rsidRDefault="00163841" w:rsidP="004174EF">
            <w:pPr>
              <w:rPr>
                <w:rFonts w:ascii="Times New Roman" w:hAnsi="Times New Roman"/>
                <w:color w:val="2E74B5"/>
              </w:rPr>
            </w:pPr>
            <w:r>
              <w:rPr>
                <w:rFonts w:cs="Calibri"/>
                <w:b/>
                <w:bCs/>
                <w:color w:val="2E74B5"/>
              </w:rPr>
              <w:t>JIRA ID</w:t>
            </w:r>
          </w:p>
        </w:tc>
        <w:tc>
          <w:tcPr>
            <w:tcW w:w="4107" w:type="dxa"/>
            <w:tcBorders>
              <w:top w:val="single" w:sz="8" w:space="0" w:color="5B9BD5"/>
              <w:left w:val="nil"/>
              <w:bottom w:val="single" w:sz="8" w:space="0" w:color="5B9BD5"/>
              <w:right w:val="nil"/>
            </w:tcBorders>
          </w:tcPr>
          <w:p w14:paraId="00FC8C10" w14:textId="7225B916" w:rsidR="00163841" w:rsidRPr="00997F52" w:rsidRDefault="00163841" w:rsidP="004174EF">
            <w:pPr>
              <w:rPr>
                <w:rFonts w:ascii="Times New Roman" w:hAnsi="Times New Roman"/>
                <w:color w:val="2E74B5"/>
              </w:rPr>
            </w:pPr>
            <w:r>
              <w:rPr>
                <w:rFonts w:cs="Calibri"/>
                <w:b/>
                <w:bCs/>
                <w:color w:val="2E74B5"/>
              </w:rPr>
              <w:t>Arbeitsschritt</w:t>
            </w:r>
          </w:p>
        </w:tc>
        <w:tc>
          <w:tcPr>
            <w:tcW w:w="1300" w:type="dxa"/>
            <w:tcBorders>
              <w:top w:val="single" w:sz="8" w:space="0" w:color="5B9BD5"/>
              <w:left w:val="nil"/>
              <w:bottom w:val="single" w:sz="8" w:space="0" w:color="5B9BD5"/>
              <w:right w:val="nil"/>
            </w:tcBorders>
          </w:tcPr>
          <w:p w14:paraId="7395EF37" w14:textId="77777777" w:rsidR="00163841" w:rsidRPr="00997F52" w:rsidRDefault="00163841" w:rsidP="004174EF">
            <w:pPr>
              <w:rPr>
                <w:rFonts w:ascii="Times New Roman" w:hAnsi="Times New Roman"/>
                <w:color w:val="2E74B5"/>
              </w:rPr>
            </w:pPr>
            <w:r>
              <w:rPr>
                <w:rFonts w:cs="Calibri"/>
                <w:b/>
                <w:bCs/>
                <w:color w:val="2E74B5"/>
              </w:rPr>
              <w:t>Aufwand in Stunden geschätzt</w:t>
            </w:r>
          </w:p>
        </w:tc>
        <w:tc>
          <w:tcPr>
            <w:tcW w:w="1300" w:type="dxa"/>
            <w:tcBorders>
              <w:top w:val="single" w:sz="8" w:space="0" w:color="5B9BD5"/>
              <w:left w:val="nil"/>
              <w:bottom w:val="single" w:sz="8" w:space="0" w:color="5B9BD5"/>
              <w:right w:val="nil"/>
            </w:tcBorders>
          </w:tcPr>
          <w:p w14:paraId="5A071408" w14:textId="77777777" w:rsidR="00163841" w:rsidRDefault="00163841" w:rsidP="004174EF">
            <w:pPr>
              <w:rPr>
                <w:rFonts w:cs="Calibri"/>
                <w:b/>
                <w:bCs/>
                <w:color w:val="2E74B5"/>
              </w:rPr>
            </w:pPr>
            <w:r>
              <w:rPr>
                <w:rFonts w:cs="Calibri"/>
                <w:b/>
                <w:bCs/>
                <w:color w:val="2E74B5"/>
              </w:rPr>
              <w:t>Aufwand in Stunden tatsächlich</w:t>
            </w:r>
          </w:p>
        </w:tc>
      </w:tr>
      <w:tr w:rsidR="00163841" w14:paraId="33361A48" w14:textId="77777777" w:rsidTr="004174EF">
        <w:tc>
          <w:tcPr>
            <w:tcW w:w="6487" w:type="dxa"/>
            <w:gridSpan w:val="3"/>
            <w:tcBorders>
              <w:top w:val="nil"/>
              <w:left w:val="nil"/>
              <w:bottom w:val="nil"/>
              <w:right w:val="nil"/>
            </w:tcBorders>
            <w:shd w:val="clear" w:color="auto" w:fill="D6E6F4"/>
          </w:tcPr>
          <w:p w14:paraId="1877C686" w14:textId="56EFF54E" w:rsidR="00163841" w:rsidRPr="00163841" w:rsidRDefault="00163841" w:rsidP="004174EF">
            <w:pPr>
              <w:rPr>
                <w:rFonts w:cs="Calibri"/>
                <w:color w:val="2E74B5"/>
                <w:lang w:val="en-US"/>
              </w:rPr>
            </w:pPr>
            <w:r>
              <w:rPr>
                <w:rFonts w:cs="Calibri"/>
                <w:color w:val="2E74B5"/>
                <w:lang w:val="en-US"/>
              </w:rPr>
              <w:t>Phase 1 des Projekts</w:t>
            </w:r>
          </w:p>
        </w:tc>
        <w:tc>
          <w:tcPr>
            <w:tcW w:w="1300" w:type="dxa"/>
            <w:tcBorders>
              <w:top w:val="nil"/>
              <w:left w:val="nil"/>
              <w:bottom w:val="nil"/>
              <w:right w:val="nil"/>
            </w:tcBorders>
            <w:shd w:val="clear" w:color="auto" w:fill="D6E6F4"/>
          </w:tcPr>
          <w:p w14:paraId="4607B628" w14:textId="50F23EC8" w:rsidR="00163841" w:rsidRDefault="00163841" w:rsidP="004174EF">
            <w:pPr>
              <w:rPr>
                <w:rFonts w:cs="Calibri"/>
                <w:color w:val="2E74B5"/>
              </w:rPr>
            </w:pPr>
            <w:r>
              <w:rPr>
                <w:rFonts w:cs="Calibri"/>
                <w:color w:val="2E74B5"/>
              </w:rPr>
              <w:t>41</w:t>
            </w:r>
          </w:p>
        </w:tc>
        <w:tc>
          <w:tcPr>
            <w:tcW w:w="1300" w:type="dxa"/>
            <w:tcBorders>
              <w:top w:val="nil"/>
              <w:left w:val="nil"/>
              <w:bottom w:val="nil"/>
              <w:right w:val="nil"/>
            </w:tcBorders>
            <w:shd w:val="clear" w:color="auto" w:fill="D6E6F4"/>
          </w:tcPr>
          <w:p w14:paraId="30E3EE34" w14:textId="7C5CF71C" w:rsidR="00163841" w:rsidRDefault="00163841" w:rsidP="004174EF">
            <w:pPr>
              <w:rPr>
                <w:rFonts w:cs="Calibri"/>
                <w:color w:val="2E74B5"/>
              </w:rPr>
            </w:pPr>
            <w:r>
              <w:rPr>
                <w:rFonts w:cs="Calibri"/>
                <w:color w:val="2E74B5"/>
              </w:rPr>
              <w:t>39.5</w:t>
            </w:r>
          </w:p>
        </w:tc>
      </w:tr>
      <w:tr w:rsidR="00163841" w14:paraId="166DC9A6" w14:textId="77777777" w:rsidTr="004174EF">
        <w:tc>
          <w:tcPr>
            <w:tcW w:w="6487" w:type="dxa"/>
            <w:gridSpan w:val="3"/>
            <w:tcBorders>
              <w:top w:val="nil"/>
              <w:left w:val="nil"/>
              <w:bottom w:val="nil"/>
              <w:right w:val="nil"/>
            </w:tcBorders>
            <w:shd w:val="clear" w:color="auto" w:fill="D6E6F4"/>
          </w:tcPr>
          <w:p w14:paraId="11222983" w14:textId="0CDDA047" w:rsidR="00163841" w:rsidRDefault="00163841" w:rsidP="004174EF">
            <w:pPr>
              <w:rPr>
                <w:rFonts w:cs="Calibri"/>
                <w:color w:val="2E74B5"/>
                <w:lang w:val="en-US"/>
              </w:rPr>
            </w:pPr>
            <w:r>
              <w:rPr>
                <w:rFonts w:cs="Calibri"/>
                <w:color w:val="2E74B5"/>
                <w:lang w:val="en-US"/>
              </w:rPr>
              <w:t>Phase 2 des Projekts</w:t>
            </w:r>
          </w:p>
        </w:tc>
        <w:tc>
          <w:tcPr>
            <w:tcW w:w="1300" w:type="dxa"/>
            <w:tcBorders>
              <w:top w:val="nil"/>
              <w:left w:val="nil"/>
              <w:bottom w:val="nil"/>
              <w:right w:val="nil"/>
            </w:tcBorders>
            <w:shd w:val="clear" w:color="auto" w:fill="D6E6F4"/>
          </w:tcPr>
          <w:p w14:paraId="669F3DE3" w14:textId="2D5A7566" w:rsidR="00163841" w:rsidRDefault="00163841" w:rsidP="004174EF">
            <w:pPr>
              <w:rPr>
                <w:rFonts w:cs="Calibri"/>
                <w:color w:val="2E74B5"/>
              </w:rPr>
            </w:pPr>
            <w:r>
              <w:rPr>
                <w:rFonts w:cs="Calibri"/>
                <w:color w:val="2E74B5"/>
              </w:rPr>
              <w:t>85</w:t>
            </w:r>
          </w:p>
        </w:tc>
        <w:tc>
          <w:tcPr>
            <w:tcW w:w="1300" w:type="dxa"/>
            <w:tcBorders>
              <w:top w:val="nil"/>
              <w:left w:val="nil"/>
              <w:bottom w:val="nil"/>
              <w:right w:val="nil"/>
            </w:tcBorders>
            <w:shd w:val="clear" w:color="auto" w:fill="D6E6F4"/>
          </w:tcPr>
          <w:p w14:paraId="06160942" w14:textId="025686FA" w:rsidR="00163841" w:rsidRDefault="00163841" w:rsidP="004174EF">
            <w:pPr>
              <w:rPr>
                <w:rFonts w:cs="Calibri"/>
                <w:color w:val="2E74B5"/>
              </w:rPr>
            </w:pPr>
            <w:r>
              <w:rPr>
                <w:rFonts w:cs="Calibri"/>
                <w:color w:val="2E74B5"/>
              </w:rPr>
              <w:t>100</w:t>
            </w:r>
          </w:p>
        </w:tc>
      </w:tr>
    </w:tbl>
    <w:p w14:paraId="0048C571" w14:textId="77777777" w:rsidR="00163841" w:rsidRDefault="00163841" w:rsidP="00997F52">
      <w:pPr>
        <w:rPr>
          <w:color w:val="1F497D" w:themeColor="text2"/>
        </w:rPr>
      </w:pPr>
    </w:p>
    <w:p w14:paraId="4C84CBC8" w14:textId="1D8AA2E2" w:rsidR="00163841" w:rsidRPr="002531DD" w:rsidRDefault="00163841" w:rsidP="00997F52">
      <w:pPr>
        <w:rPr>
          <w:color w:val="1F497D" w:themeColor="text2"/>
        </w:rPr>
      </w:pPr>
      <w:r>
        <w:rPr>
          <w:color w:val="1F497D" w:themeColor="text2"/>
        </w:rPr>
        <w:t>Einsicht in die Burndown Charts des Projekts wird im Anhang gegeben.</w:t>
      </w:r>
    </w:p>
    <w:p w14:paraId="31AD5DBB" w14:textId="77777777" w:rsidR="00997F52" w:rsidRDefault="00997F52">
      <w:pPr>
        <w:spacing w:before="0" w:after="0" w:line="240" w:lineRule="auto"/>
        <w:jc w:val="left"/>
        <w:rPr>
          <w:rFonts w:ascii="Cambria" w:eastAsia="Times New Roman" w:hAnsi="Cambria"/>
          <w:b/>
          <w:bCs/>
          <w:color w:val="365F91"/>
          <w:sz w:val="36"/>
          <w:szCs w:val="28"/>
        </w:rPr>
      </w:pPr>
      <w:bookmarkStart w:id="967" w:name="_Ref391283885"/>
      <w:bookmarkStart w:id="968" w:name="_Ref391283986"/>
      <w:r>
        <w:br w:type="page"/>
      </w:r>
    </w:p>
    <w:p w14:paraId="64A64F9E" w14:textId="70993E90" w:rsidR="00BB6ACF" w:rsidRPr="00CF25F1" w:rsidRDefault="00084E87" w:rsidP="00BB6ACF">
      <w:pPr>
        <w:pStyle w:val="Heading1"/>
      </w:pPr>
      <w:bookmarkStart w:id="969" w:name="_Toc398226716"/>
      <w:bookmarkEnd w:id="967"/>
      <w:bookmarkEnd w:id="968"/>
      <w:r>
        <w:lastRenderedPageBreak/>
        <w:t>Definitionen</w:t>
      </w:r>
      <w:bookmarkEnd w:id="969"/>
    </w:p>
    <w:p w14:paraId="5B493A76" w14:textId="3C09F2FB" w:rsidR="00BB6ACF" w:rsidRDefault="00997F52" w:rsidP="00BB6ACF">
      <w:pPr>
        <w:pStyle w:val="Heading2"/>
      </w:pPr>
      <w:bookmarkStart w:id="970" w:name="_Toc398226717"/>
      <w:r>
        <w:t>RFID</w:t>
      </w:r>
      <w:bookmarkEnd w:id="970"/>
    </w:p>
    <w:p w14:paraId="228CAC99" w14:textId="2C3A83D2" w:rsidR="00997F52" w:rsidRDefault="00997F52" w:rsidP="00997F52">
      <w:pPr>
        <w:pStyle w:val="Heading3"/>
      </w:pPr>
      <w:bookmarkStart w:id="971" w:name="_Toc398226718"/>
      <w:r>
        <w:t>RFID</w:t>
      </w:r>
      <w:r w:rsidR="007116C4">
        <w:t>-</w:t>
      </w:r>
      <w:r>
        <w:t>Technologie und Einsatzgebiete</w:t>
      </w:r>
      <w:bookmarkEnd w:id="971"/>
    </w:p>
    <w:p w14:paraId="7D3B2AE0" w14:textId="3C1FB1F1" w:rsidR="00997F52" w:rsidRDefault="00997F52" w:rsidP="00997F52">
      <w:pPr>
        <w:rPr>
          <w:rFonts w:cs="Calibri"/>
        </w:rPr>
      </w:pPr>
      <w:r>
        <w:rPr>
          <w:rFonts w:cs="Calibri"/>
        </w:rPr>
        <w:t>RFID steht für „radio-frequency identification“, was einer „Identifizierung mit Hilfe elektromagnetischer Wellen“ entspricht. Die Imlpementationen basieren dabei auf „Low Frequency“ (9 kHz bis 135 kHz), „High Frequency“ (6,78 MHz, 13,56 MHz, 27.125 MHz, 40,680 MHz) oder „Ultra High Frequency“ (Europa: 865-869 MHz, USA/Asien: 950 MHz). Während frühere Implementationen (zum Beispiel für Zutrittssysteme von Gebäuden, Hotelzimmern</w:t>
      </w:r>
      <w:r w:rsidR="007116C4">
        <w:rPr>
          <w:rFonts w:cs="Calibri"/>
        </w:rPr>
        <w:t xml:space="preserve"> oder zur</w:t>
      </w:r>
      <w:r>
        <w:rPr>
          <w:rFonts w:cs="Calibri"/>
        </w:rPr>
        <w:t xml:space="preserve"> Verfolg</w:t>
      </w:r>
      <w:r w:rsidR="007116C4">
        <w:rPr>
          <w:rFonts w:cs="Calibri"/>
        </w:rPr>
        <w:t>ung</w:t>
      </w:r>
      <w:r>
        <w:rPr>
          <w:rFonts w:cs="Calibri"/>
        </w:rPr>
        <w:t xml:space="preserve"> von Gegenständen) mit Low Frequency durchgeführt wurden, hat in den letzten Jahren </w:t>
      </w:r>
      <w:r w:rsidR="007116C4">
        <w:rPr>
          <w:rFonts w:cs="Calibri"/>
        </w:rPr>
        <w:t xml:space="preserve">die </w:t>
      </w:r>
      <w:r>
        <w:rPr>
          <w:rFonts w:cs="Calibri"/>
        </w:rPr>
        <w:t xml:space="preserve">High Frequency einiges an Verbreitung gewonnen. </w:t>
      </w:r>
      <w:ins w:id="972" w:author="Desiree Sacher" w:date="2014-09-11T10:57:00Z">
        <w:r w:rsidR="00D25A10">
          <w:rPr>
            <w:rFonts w:cs="Calibri"/>
          </w:rPr>
          <w:t>Ultra High Frequency wird unter anderem auch bei Ski</w:t>
        </w:r>
      </w:ins>
      <w:ins w:id="973" w:author="Desiree Sacher" w:date="2014-09-11T10:58:00Z">
        <w:r w:rsidR="00D25A10">
          <w:rPr>
            <w:rFonts w:cs="Calibri"/>
          </w:rPr>
          <w:t>lift</w:t>
        </w:r>
      </w:ins>
      <w:ins w:id="974" w:author="Desiree Sacher" w:date="2014-09-11T10:57:00Z">
        <w:r w:rsidR="00D25A10">
          <w:rPr>
            <w:rFonts w:cs="Calibri"/>
          </w:rPr>
          <w:t xml:space="preserve"> Ausweisen</w:t>
        </w:r>
      </w:ins>
      <w:ins w:id="975" w:author="Desiree Sacher" w:date="2014-09-11T10:58:00Z">
        <w:r w:rsidR="00D25A10">
          <w:rPr>
            <w:rFonts w:cs="Calibri"/>
          </w:rPr>
          <w:t xml:space="preserve"> oder für das verfolgen bei Sportveranstaltungen verwendet, ist allerdings nicht global</w:t>
        </w:r>
      </w:ins>
      <w:ins w:id="976" w:author="Desiree Sacher" w:date="2014-09-11T10:59:00Z">
        <w:r w:rsidR="00D25A10">
          <w:rPr>
            <w:rFonts w:cs="Calibri"/>
          </w:rPr>
          <w:t xml:space="preserve"> standardisiert.</w:t>
        </w:r>
      </w:ins>
      <w:del w:id="977" w:author="Desiree Sacher" w:date="2014-09-11T10:59:00Z">
        <w:r w:rsidDel="00D25A10">
          <w:rPr>
            <w:rFonts w:cs="Calibri"/>
          </w:rPr>
          <w:delText xml:space="preserve"> </w:delText>
        </w:r>
      </w:del>
    </w:p>
    <w:p w14:paraId="61E8DCCB" w14:textId="5610472B" w:rsidR="00997F52" w:rsidRDefault="003865F2" w:rsidP="00997F52">
      <w:pPr>
        <w:jc w:val="center"/>
        <w:rPr>
          <w:rFonts w:ascii="majorEastAsia" w:hAnsi="majorEastAsia" w:cs="majorEastAsia"/>
        </w:rPr>
      </w:pPr>
      <w:r w:rsidRPr="003865F2">
        <w:rPr>
          <w:rFonts w:ascii="majorEastAsia" w:hAnsi="majorEastAsia" w:cs="majorEastAsia"/>
          <w:noProof/>
          <w:lang w:eastAsia="de-CH"/>
        </w:rPr>
        <w:drawing>
          <wp:inline distT="0" distB="0" distL="0" distR="0" wp14:anchorId="49871449" wp14:editId="5E22224A">
            <wp:extent cx="3521082" cy="2820270"/>
            <wp:effectExtent l="114300" t="95250" r="117475" b="9461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1082" cy="2820270"/>
                    </a:xfrm>
                    <a:prstGeom prst="rect">
                      <a:avLst/>
                    </a:prstGeom>
                    <a:effectLst>
                      <a:outerShdw blurRad="63500" sx="102000" sy="102000" algn="ctr" rotWithShape="0">
                        <a:prstClr val="black">
                          <a:alpha val="40000"/>
                        </a:prstClr>
                      </a:outerShdw>
                    </a:effectLst>
                  </pic:spPr>
                </pic:pic>
              </a:graphicData>
            </a:graphic>
          </wp:inline>
        </w:drawing>
      </w:r>
    </w:p>
    <w:p w14:paraId="1EC5D58E" w14:textId="7F0CF9A3" w:rsidR="009C0426" w:rsidRDefault="009C0426" w:rsidP="009C0426">
      <w:pPr>
        <w:pStyle w:val="Caption"/>
        <w:jc w:val="center"/>
        <w:rPr>
          <w:rFonts w:ascii="majorEastAsia" w:hAnsi="majorEastAsia" w:cs="majorEastAsia"/>
        </w:rPr>
      </w:pPr>
      <w:bookmarkStart w:id="978" w:name="_Toc398224575"/>
      <w:r>
        <w:t xml:space="preserve">Abbildung </w:t>
      </w:r>
      <w:r w:rsidR="002F2CFD">
        <w:fldChar w:fldCharType="begin"/>
      </w:r>
      <w:r w:rsidR="002F2CFD">
        <w:instrText xml:space="preserve"> SEQ Abbildung \* ARABIC </w:instrText>
      </w:r>
      <w:r w:rsidR="002F2CFD">
        <w:fldChar w:fldCharType="separate"/>
      </w:r>
      <w:r w:rsidR="00500CEE">
        <w:rPr>
          <w:noProof/>
        </w:rPr>
        <w:t>2</w:t>
      </w:r>
      <w:r w:rsidR="002F2CFD">
        <w:rPr>
          <w:noProof/>
        </w:rPr>
        <w:fldChar w:fldCharType="end"/>
      </w:r>
      <w:r>
        <w:t xml:space="preserve">: </w:t>
      </w:r>
      <w:r w:rsidRPr="009E25F9">
        <w:t xml:space="preserve">Übersicht </w:t>
      </w:r>
      <w:r w:rsidR="00C83FB0" w:rsidRPr="009E25F9">
        <w:t>RFID</w:t>
      </w:r>
      <w:r w:rsidR="00C83FB0">
        <w:t>-</w:t>
      </w:r>
      <w:r w:rsidRPr="009E25F9">
        <w:t>Typen</w:t>
      </w:r>
      <w:r w:rsidR="003E100D">
        <w:t xml:space="preserve"> (</w:t>
      </w:r>
      <w:r w:rsidRPr="009E25F9">
        <w:t>aus RFID Handbuch - Finkenzeller, Abbildung 2.18</w:t>
      </w:r>
      <w:r w:rsidR="003E100D">
        <w:t>)</w:t>
      </w:r>
      <w:bookmarkEnd w:id="978"/>
    </w:p>
    <w:p w14:paraId="551D905E" w14:textId="77777777" w:rsidR="00997F52" w:rsidRDefault="00997F52" w:rsidP="00997F52">
      <w:pPr>
        <w:rPr>
          <w:rFonts w:ascii="majorEastAsia" w:hAnsi="majorEastAsia" w:cs="majorEastAsia"/>
        </w:rPr>
      </w:pPr>
    </w:p>
    <w:p w14:paraId="6A385A36" w14:textId="38DB828D" w:rsidR="00997F52" w:rsidRDefault="00997F52" w:rsidP="00997F52">
      <w:pPr>
        <w:rPr>
          <w:rFonts w:cs="Calibri"/>
        </w:rPr>
      </w:pPr>
      <w:r>
        <w:rPr>
          <w:rFonts w:cs="Calibri"/>
        </w:rPr>
        <w:t>In den meisten Systemen wird ein aktives Lesegerät und ein passiver Tag verwendet. Sobald der Tag in die Nähe des Lesegeräts gelangt, werden elektromagnetische Wellen erzeugt</w:t>
      </w:r>
      <w:ins w:id="979" w:author="Desiree Sacher" w:date="2014-09-11T11:00:00Z">
        <w:r w:rsidR="00F96948">
          <w:rPr>
            <w:rFonts w:cs="Calibri"/>
          </w:rPr>
          <w:t xml:space="preserve"> und vom Lesegerät verarbeitet.</w:t>
        </w:r>
      </w:ins>
      <w:r>
        <w:rPr>
          <w:rFonts w:cs="Calibri"/>
        </w:rPr>
        <w:t>. Das Protokoll der Übertragung</w:t>
      </w:r>
      <w:ins w:id="980" w:author="Desiree Sacher" w:date="2014-09-11T11:00:00Z">
        <w:r w:rsidR="00F96948">
          <w:rPr>
            <w:rFonts w:cs="Calibri"/>
          </w:rPr>
          <w:t xml:space="preserve"> zwischen Lesegerät und Tag</w:t>
        </w:r>
      </w:ins>
      <w:r>
        <w:rPr>
          <w:rFonts w:cs="Calibri"/>
        </w:rPr>
        <w:t xml:space="preserve"> wird in diversen Standards festgelegt, welche inzwischen zum Teil ISO genormt sind. Hersteller verwenden allerdings aus „Sicherheitsgründen“, wobei es sich dabei mehr um „Security by Obscurity“ handelt, oft eigene Implementationsvarianten.</w:t>
      </w:r>
    </w:p>
    <w:p w14:paraId="0EE9B152" w14:textId="2FAF5E82" w:rsidR="00997F52" w:rsidRDefault="00997F52" w:rsidP="00997F52">
      <w:pPr>
        <w:rPr>
          <w:rFonts w:cs="Calibri"/>
        </w:rPr>
      </w:pPr>
      <w:r>
        <w:rPr>
          <w:rFonts w:cs="Calibri"/>
        </w:rPr>
        <w:t xml:space="preserve">Durch eine zielgerichtete Recherche betreffend des Studentenausweises konnte einfach festgestellt werden, dass es sich bei dem </w:t>
      </w:r>
      <w:del w:id="981" w:author="Desiree Sacher" w:date="2014-09-11T11:00:00Z">
        <w:r w:rsidDel="00F96948">
          <w:rPr>
            <w:rFonts w:cs="Calibri"/>
          </w:rPr>
          <w:delText>bei uns</w:delText>
        </w:r>
      </w:del>
      <w:ins w:id="982" w:author="Desiree Sacher" w:date="2014-09-11T11:00:00Z">
        <w:r w:rsidR="00F96948">
          <w:rPr>
            <w:rFonts w:cs="Calibri"/>
          </w:rPr>
          <w:t>in der ZHAW</w:t>
        </w:r>
      </w:ins>
      <w:r>
        <w:rPr>
          <w:rFonts w:cs="Calibri"/>
        </w:rPr>
        <w:t xml:space="preserve"> verwendeten System um ein nach ISO 14443 auf der Frequenz 13,56 MHz festgelegten Standard handelt, wobei sich die ZHAW für die Implementation ohne Chip, also dem „Mifare Classik 1k“ Standard</w:t>
      </w:r>
      <w:r w:rsidR="007712A2">
        <w:rPr>
          <w:rFonts w:cs="Calibri"/>
        </w:rPr>
        <w:t>,</w:t>
      </w:r>
      <w:r>
        <w:rPr>
          <w:rFonts w:cs="Calibri"/>
        </w:rPr>
        <w:t xml:space="preserve">  entschieden hatte. </w:t>
      </w:r>
    </w:p>
    <w:p w14:paraId="36445940" w14:textId="5F18A967" w:rsidR="00997F52" w:rsidRDefault="00997F52" w:rsidP="00997F52">
      <w:pPr>
        <w:rPr>
          <w:rFonts w:cs="Calibri"/>
        </w:rPr>
      </w:pPr>
      <w:r>
        <w:rPr>
          <w:rFonts w:cs="Calibri"/>
        </w:rPr>
        <w:lastRenderedPageBreak/>
        <w:t>Implementationen mit Chip sind einiges Leistungsfähiger als die ohne</w:t>
      </w:r>
      <w:r w:rsidR="007712A2">
        <w:rPr>
          <w:rFonts w:cs="Calibri"/>
        </w:rPr>
        <w:t>.</w:t>
      </w:r>
      <w:r>
        <w:rPr>
          <w:rFonts w:cs="Calibri"/>
        </w:rPr>
        <w:t xml:space="preserve"> </w:t>
      </w:r>
      <w:r w:rsidR="007712A2">
        <w:rPr>
          <w:rFonts w:cs="Calibri"/>
        </w:rPr>
        <w:t>S</w:t>
      </w:r>
      <w:r>
        <w:rPr>
          <w:rFonts w:cs="Calibri"/>
        </w:rPr>
        <w:t>o können zum Beispiel RFID</w:t>
      </w:r>
      <w:r w:rsidR="007712A2">
        <w:rPr>
          <w:rFonts w:cs="Calibri"/>
        </w:rPr>
        <w:t>-</w:t>
      </w:r>
      <w:r>
        <w:rPr>
          <w:rFonts w:cs="Calibri"/>
        </w:rPr>
        <w:t>Kreditkarten mit Chip für jede Transaktion einen neuen CVV Code generieren. Dies ist einer der  Hauptgründe, warum das RFID</w:t>
      </w:r>
      <w:r w:rsidR="007712A2">
        <w:rPr>
          <w:rFonts w:cs="Calibri"/>
        </w:rPr>
        <w:t>-</w:t>
      </w:r>
      <w:r>
        <w:rPr>
          <w:rFonts w:cs="Calibri"/>
        </w:rPr>
        <w:t>Kreditkarten</w:t>
      </w:r>
      <w:r w:rsidR="007712A2">
        <w:rPr>
          <w:rFonts w:cs="Calibri"/>
        </w:rPr>
        <w:t>s</w:t>
      </w:r>
      <w:r>
        <w:rPr>
          <w:rFonts w:cs="Calibri"/>
        </w:rPr>
        <w:t>ystem mit „Chip und Pin“, so wie es in Europa verbreitet ist, einiges sicherer ist als das in den USA verbreitete ohne Chip.</w:t>
      </w:r>
    </w:p>
    <w:p w14:paraId="0AD1759A" w14:textId="3932778F" w:rsidR="00997F52" w:rsidRDefault="00997F52" w:rsidP="00997F52">
      <w:pPr>
        <w:pStyle w:val="Heading3"/>
      </w:pPr>
      <w:bookmarkStart w:id="983" w:name="_Toc398226719"/>
      <w:r>
        <w:t>Mifare Standard</w:t>
      </w:r>
      <w:bookmarkEnd w:id="983"/>
    </w:p>
    <w:p w14:paraId="20D70543" w14:textId="730DBA6C" w:rsidR="00C6126E" w:rsidRDefault="00997F52" w:rsidP="00997F52">
      <w:pPr>
        <w:rPr>
          <w:rFonts w:cs="Calibri"/>
        </w:rPr>
      </w:pPr>
      <w:r>
        <w:rPr>
          <w:rFonts w:cs="Calibri"/>
        </w:rPr>
        <w:t>Die Tags welche im Mifare Standard</w:t>
      </w:r>
      <w:ins w:id="984" w:author="Desiree Sacher" w:date="2014-09-11T11:01:00Z">
        <w:r w:rsidR="00F96948">
          <w:rPr>
            <w:rFonts w:cs="Calibri"/>
          </w:rPr>
          <w:t xml:space="preserve"> zum Einsatz kommen, sind in mehreren Formen erhältlich.</w:t>
        </w:r>
      </w:ins>
      <w:del w:id="985" w:author="Desiree Sacher" w:date="2014-09-11T11:01:00Z">
        <w:r w:rsidDel="00F96948">
          <w:rPr>
            <w:rFonts w:cs="Calibri"/>
          </w:rPr>
          <w:delText xml:space="preserve"> verwendet werden, können in mehreren Formen erhalten werden</w:delText>
        </w:r>
      </w:del>
      <w:r>
        <w:rPr>
          <w:rFonts w:cs="Calibri"/>
        </w:rPr>
        <w:t xml:space="preserve">. </w:t>
      </w:r>
      <w:del w:id="986" w:author="Desiree Sacher" w:date="2014-09-11T11:01:00Z">
        <w:r w:rsidDel="00F96948">
          <w:rPr>
            <w:rFonts w:cs="Calibri"/>
          </w:rPr>
          <w:delText xml:space="preserve"> </w:delText>
        </w:r>
      </w:del>
      <w:r>
        <w:rPr>
          <w:rFonts w:cs="Calibri"/>
        </w:rPr>
        <w:t>Für die Studentenausweise wird zum Beispiel die Form einer Karte verwendet.</w:t>
      </w:r>
    </w:p>
    <w:p w14:paraId="37F364BD" w14:textId="7931EBD6" w:rsidR="00997F52" w:rsidRDefault="00997F52" w:rsidP="00997F52">
      <w:pPr>
        <w:rPr>
          <w:rFonts w:cs="Calibri"/>
        </w:rPr>
      </w:pPr>
      <w:r>
        <w:rPr>
          <w:rFonts w:cs="Calibri"/>
        </w:rPr>
        <w:t>Die Norm für 1k Tags besagt, dass ein Tag 16 Sektoren hat, wobei jeder Sektor vier Blöcke enthält. Jeweils der letzte Block jedes Sektors enthält den „Access Key“, welcher für verschlüsselte Sektoren nötig ist. Pro Sektor kann es maximal zwei verschiedene Access Keys geben, wobei diese unterschiedliche Zugriffsberechtigungen besitzen können. Der erste Block (Block 0) enthält die UID der Karte und ist normalerweise schreibgeschützt. Karten mit veränderbaren UIDs sind relativ einfach über das Internet erhältlich. Falls ein Sektor verschlüsselt ist, wurde dafür die Crypto1 Verschlüsselung verwendet. Informationen zu dieser Verschlüsselung wurden schon vor Jahren am CCC präsentiert</w:t>
      </w:r>
      <w:r w:rsidR="00C6126E">
        <w:rPr>
          <w:rFonts w:cs="Calibri"/>
        </w:rPr>
        <w:t>,</w:t>
      </w:r>
      <w:r>
        <w:rPr>
          <w:rFonts w:cs="Calibri"/>
        </w:rPr>
        <w:t xml:space="preserve"> inklusive der Information, wie die verschlüsselten Inhalte </w:t>
      </w:r>
      <w:del w:id="987" w:author="Desiree Sacher" w:date="2014-09-11T11:01:00Z">
        <w:r w:rsidDel="00F96948">
          <w:rPr>
            <w:rFonts w:cs="Calibri"/>
          </w:rPr>
          <w:delText xml:space="preserve">tatsächlich </w:delText>
        </w:r>
      </w:del>
      <w:ins w:id="988" w:author="Desiree Sacher" w:date="2014-09-11T11:01:00Z">
        <w:r w:rsidR="00F96948">
          <w:rPr>
            <w:rFonts w:cs="Calibri"/>
          </w:rPr>
          <w:t xml:space="preserve">trotzdem </w:t>
        </w:r>
      </w:ins>
      <w:r>
        <w:rPr>
          <w:rFonts w:cs="Calibri"/>
        </w:rPr>
        <w:t>ausgelesen werden können.</w:t>
      </w:r>
    </w:p>
    <w:p w14:paraId="0F6C6681" w14:textId="77777777" w:rsidR="00997F52" w:rsidRDefault="00997F52" w:rsidP="00997F52">
      <w:pPr>
        <w:rPr>
          <w:rFonts w:cs="Calibri"/>
        </w:rPr>
      </w:pPr>
      <w:r>
        <w:rPr>
          <w:rFonts w:cs="Calibri"/>
        </w:rPr>
        <w:t>Die Authentisierung, welche per Sektor möglich ist, findet nach folgendem Schema statt:</w:t>
      </w:r>
    </w:p>
    <w:p w14:paraId="22BD0911" w14:textId="77777777" w:rsidR="00500CEE" w:rsidRDefault="00924990" w:rsidP="009C0426">
      <w:pPr>
        <w:pStyle w:val="Caption"/>
        <w:rPr>
          <w:ins w:id="989" w:author="Desiree Sacher" w:date="2014-09-11T18:47:00Z"/>
        </w:rPr>
      </w:pPr>
      <w:ins w:id="990" w:author="Desiree Sacher" w:date="2014-09-11T11:11:00Z">
        <w:r w:rsidRPr="007F7D8D">
          <w:rPr>
            <w:rFonts w:cs="Calibri"/>
            <w:noProof/>
            <w:lang w:eastAsia="de-CH"/>
          </w:rPr>
          <w:drawing>
            <wp:inline distT="0" distB="0" distL="0" distR="0" wp14:anchorId="1A1F895E" wp14:editId="5D9BD81B">
              <wp:extent cx="5443869" cy="2047728"/>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4409" cy="2047931"/>
                      </a:xfrm>
                      <a:prstGeom prst="rect">
                        <a:avLst/>
                      </a:prstGeom>
                      <a:noFill/>
                    </pic:spPr>
                  </pic:pic>
                </a:graphicData>
              </a:graphic>
            </wp:inline>
          </w:drawing>
        </w:r>
      </w:ins>
    </w:p>
    <w:p w14:paraId="0F8690BB" w14:textId="0CED2CB7" w:rsidR="00500CEE" w:rsidRDefault="00500CEE" w:rsidP="00500CEE">
      <w:pPr>
        <w:pStyle w:val="Caption"/>
        <w:rPr>
          <w:ins w:id="991" w:author="Desiree Sacher" w:date="2014-09-11T18:47:00Z"/>
        </w:rPr>
        <w:pPrChange w:id="992" w:author="Desiree Sacher" w:date="2014-09-11T18:47:00Z">
          <w:pPr/>
        </w:pPrChange>
      </w:pPr>
      <w:bookmarkStart w:id="993" w:name="_Toc398224576"/>
      <w:ins w:id="994" w:author="Desiree Sacher" w:date="2014-09-11T18:47:00Z">
        <w:r>
          <w:t xml:space="preserve">Abbildung </w:t>
        </w:r>
        <w:r>
          <w:fldChar w:fldCharType="begin"/>
        </w:r>
        <w:r>
          <w:instrText xml:space="preserve"> SEQ Abbildung \* ARABIC </w:instrText>
        </w:r>
      </w:ins>
      <w:r>
        <w:fldChar w:fldCharType="separate"/>
      </w:r>
      <w:ins w:id="995" w:author="Desiree Sacher" w:date="2014-09-11T18:47:00Z">
        <w:r>
          <w:rPr>
            <w:noProof/>
          </w:rPr>
          <w:t>3</w:t>
        </w:r>
        <w:r>
          <w:fldChar w:fldCharType="end"/>
        </w:r>
        <w:r>
          <w:t xml:space="preserve">: </w:t>
        </w:r>
        <w:r w:rsidRPr="00B34AC6">
          <w:t>RFID-Kommunikationsprotokoll nach ISO 14443</w:t>
        </w:r>
        <w:bookmarkEnd w:id="993"/>
      </w:ins>
    </w:p>
    <w:p w14:paraId="5EC95AE0" w14:textId="5AD6BDE0" w:rsidR="009C0426" w:rsidDel="00500CEE" w:rsidRDefault="009C0426" w:rsidP="009C0426">
      <w:pPr>
        <w:pStyle w:val="Caption"/>
        <w:rPr>
          <w:del w:id="996" w:author="Desiree Sacher" w:date="2014-09-11T18:47:00Z"/>
          <w:rFonts w:cs="Calibri"/>
        </w:rPr>
      </w:pPr>
      <w:del w:id="997" w:author="Desiree Sacher" w:date="2014-09-11T18:47:00Z">
        <w:r w:rsidDel="00500CEE">
          <w:delText xml:space="preserve">Abbildung </w:delText>
        </w:r>
        <w:r w:rsidR="002F2CFD" w:rsidDel="00500CEE">
          <w:fldChar w:fldCharType="begin"/>
        </w:r>
        <w:r w:rsidR="002F2CFD" w:rsidDel="00500CEE">
          <w:delInstrText xml:space="preserve"> SEQ Abbildung \* ARABIC </w:delInstrText>
        </w:r>
        <w:r w:rsidR="002F2CFD" w:rsidDel="00500CEE">
          <w:fldChar w:fldCharType="separate"/>
        </w:r>
        <w:r w:rsidR="00602E85" w:rsidDel="00500CEE">
          <w:rPr>
            <w:noProof/>
          </w:rPr>
          <w:delText>3</w:delText>
        </w:r>
        <w:r w:rsidR="002F2CFD" w:rsidDel="00500CEE">
          <w:rPr>
            <w:noProof/>
          </w:rPr>
          <w:fldChar w:fldCharType="end"/>
        </w:r>
        <w:r w:rsidDel="00500CEE">
          <w:delText>: RFID</w:delText>
        </w:r>
        <w:r w:rsidR="009377BF" w:rsidDel="00500CEE">
          <w:delText>-</w:delText>
        </w:r>
        <w:r w:rsidDel="00500CEE">
          <w:delText>Kommunikationsprotokoll nach ISO 14443</w:delText>
        </w:r>
      </w:del>
    </w:p>
    <w:p w14:paraId="6E819B15" w14:textId="35AC7A33" w:rsidR="001F4317" w:rsidRDefault="00C752F6" w:rsidP="00997F52">
      <w:pPr>
        <w:rPr>
          <w:rFonts w:cs="Calibri"/>
        </w:rPr>
      </w:pPr>
      <w:ins w:id="998" w:author="Desiree Sacher" w:date="2014-09-11T13:16:00Z">
        <w:r>
          <w:rPr>
            <w:rFonts w:cs="Calibri"/>
          </w:rPr>
          <w:t xml:space="preserve">Das Lesegerät sendet zur Protokolleröffnung den Befehl zum Lesen eines Sektors und gibt den Sektor an. </w:t>
        </w:r>
      </w:ins>
      <w:ins w:id="999" w:author="Desiree Sacher" w:date="2014-09-11T13:17:00Z">
        <w:r>
          <w:rPr>
            <w:rFonts w:cs="Calibri"/>
          </w:rPr>
          <w:t>Die Karte antwortet mit der UID, welche danach jeweils zur Identifikation weiter verwendet wird. Da diese Implementation auf dem Reader selber statt findet, wurden diese Protokoll vom Arduino und nicht vom Spielcode ausgeführt.</w:t>
        </w:r>
      </w:ins>
    </w:p>
    <w:p w14:paraId="436699AF" w14:textId="0854DA33" w:rsidR="00997F52" w:rsidDel="00C752F6" w:rsidRDefault="00997F52" w:rsidP="00997F52">
      <w:pPr>
        <w:rPr>
          <w:del w:id="1000" w:author="Desiree Sacher" w:date="2014-09-11T13:18:00Z"/>
          <w:rFonts w:cs="Calibri"/>
        </w:rPr>
      </w:pPr>
      <w:del w:id="1001" w:author="Desiree Sacher" w:date="2014-09-11T13:18:00Z">
        <w:r w:rsidDel="00C752F6">
          <w:rPr>
            <w:rFonts w:cs="Calibri"/>
          </w:rPr>
          <w:delText>Bereits in den Protokoll</w:delText>
        </w:r>
        <w:r w:rsidR="00ED081B" w:rsidDel="00C752F6">
          <w:rPr>
            <w:rFonts w:cs="Calibri"/>
          </w:rPr>
          <w:delText>i</w:delText>
        </w:r>
        <w:r w:rsidDel="00C752F6">
          <w:rPr>
            <w:rFonts w:cs="Calibri"/>
          </w:rPr>
          <w:delText>nformationen wird der verwendete Sektor mitangegeben. Entsprechend ist dies eine Implementation</w:delText>
        </w:r>
        <w:r w:rsidR="00ED081B" w:rsidDel="00C752F6">
          <w:rPr>
            <w:rFonts w:cs="Calibri"/>
          </w:rPr>
          <w:delText>,</w:delText>
        </w:r>
        <w:r w:rsidDel="00C752F6">
          <w:rPr>
            <w:rFonts w:cs="Calibri"/>
          </w:rPr>
          <w:delText xml:space="preserve"> welche auf dem Reader stattfindet.</w:delText>
        </w:r>
      </w:del>
    </w:p>
    <w:p w14:paraId="52229561" w14:textId="4894CE4C" w:rsidR="00997F52" w:rsidDel="007077BD" w:rsidRDefault="00997F52" w:rsidP="00997F52">
      <w:pPr>
        <w:rPr>
          <w:del w:id="1002" w:author="Desiree Sacher" w:date="2014-09-11T19:23:00Z"/>
          <w:rFonts w:cs="Calibri"/>
        </w:rPr>
      </w:pPr>
      <w:r>
        <w:rPr>
          <w:rFonts w:cs="Calibri"/>
        </w:rPr>
        <w:t xml:space="preserve">Da es sich um eine drahtlose Kommunikation handelt, ist ein Angriff über Mithören der Übertragung und danach </w:t>
      </w:r>
      <w:r w:rsidR="00960E9C">
        <w:rPr>
          <w:rFonts w:cs="Calibri"/>
        </w:rPr>
        <w:t xml:space="preserve">durch </w:t>
      </w:r>
      <w:r>
        <w:rPr>
          <w:rFonts w:cs="Calibri"/>
        </w:rPr>
        <w:t xml:space="preserve">separate Abfrage möglich. Zudem können Karten geklont werden. Da die Verschlüsselung in Sicherheitskreisen als unsicher gilt, sind die darauf abgelegten Informationen schlecht geschützt. Häufig wird aus diesem Grund bei Implementationen auf das </w:t>
      </w:r>
      <w:r w:rsidR="00960E9C">
        <w:rPr>
          <w:rFonts w:cs="Calibri"/>
        </w:rPr>
        <w:t>A</w:t>
      </w:r>
      <w:r>
        <w:rPr>
          <w:rFonts w:cs="Calibri"/>
        </w:rPr>
        <w:t xml:space="preserve">bspeichern auf der Karte verzichtet und stattdessen jegliche Informationen auf dem „Backend System“ gespeichert. Bei der Prüfung der Karte wird lediglich die UID abgerufen und geprüft, ob diese im System konfiguriert ist. </w:t>
      </w:r>
      <w:r w:rsidR="00960E9C">
        <w:rPr>
          <w:rFonts w:cs="Calibri"/>
        </w:rPr>
        <w:t>Dementsprechend müssen j</w:t>
      </w:r>
      <w:r>
        <w:rPr>
          <w:rFonts w:cs="Calibri"/>
        </w:rPr>
        <w:t>egliche Kontrollmech</w:t>
      </w:r>
      <w:r w:rsidR="00960E9C">
        <w:rPr>
          <w:rFonts w:cs="Calibri"/>
        </w:rPr>
        <w:t>an</w:t>
      </w:r>
      <w:r>
        <w:rPr>
          <w:rFonts w:cs="Calibri"/>
        </w:rPr>
        <w:t>i</w:t>
      </w:r>
      <w:r w:rsidR="00960E9C">
        <w:rPr>
          <w:rFonts w:cs="Calibri"/>
        </w:rPr>
        <w:t>s</w:t>
      </w:r>
      <w:r>
        <w:rPr>
          <w:rFonts w:cs="Calibri"/>
        </w:rPr>
        <w:t>men auf dem Backend System implementiert sein.</w:t>
      </w:r>
      <w:bookmarkStart w:id="1003" w:name="_GoBack"/>
      <w:bookmarkEnd w:id="1003"/>
    </w:p>
    <w:p w14:paraId="65ABF7FA" w14:textId="77777777" w:rsidR="00997F52" w:rsidRPr="00997F52" w:rsidRDefault="00997F52" w:rsidP="00997F52"/>
    <w:p w14:paraId="1B65A97B" w14:textId="03C25224" w:rsidR="00C45876" w:rsidRDefault="00997F52" w:rsidP="00C45876">
      <w:pPr>
        <w:pStyle w:val="Heading2"/>
      </w:pPr>
      <w:bookmarkStart w:id="1004" w:name="_Toc398226720"/>
      <w:r>
        <w:lastRenderedPageBreak/>
        <w:t>Arduino</w:t>
      </w:r>
      <w:bookmarkEnd w:id="1004"/>
    </w:p>
    <w:p w14:paraId="7FADCE3E" w14:textId="28E1D3F8" w:rsidR="005175AE" w:rsidRPr="00990A5E" w:rsidDel="005E16E8" w:rsidRDefault="005175AE" w:rsidP="005175AE">
      <w:pPr>
        <w:rPr>
          <w:del w:id="1005" w:author="Desiree Sacher" w:date="2014-09-11T18:14:00Z"/>
          <w:b/>
          <w:color w:val="FF0000"/>
        </w:rPr>
      </w:pPr>
      <w:del w:id="1006" w:author="Desiree Sacher" w:date="2014-09-11T18:14:00Z">
        <w:r w:rsidDel="005E16E8">
          <w:rPr>
            <w:b/>
            <w:color w:val="FF0000"/>
          </w:rPr>
          <w:delText>&lt;&lt;Anpassung noch offen auf einzelne Module&gt;&gt;</w:delText>
        </w:r>
      </w:del>
    </w:p>
    <w:p w14:paraId="1446EAE3" w14:textId="77777777" w:rsidR="005175AE" w:rsidRPr="005175AE" w:rsidDel="007077BD" w:rsidRDefault="005175AE" w:rsidP="005175AE">
      <w:pPr>
        <w:rPr>
          <w:del w:id="1007" w:author="Desiree Sacher" w:date="2014-09-11T19:23:00Z"/>
        </w:rPr>
      </w:pPr>
    </w:p>
    <w:p w14:paraId="55917D18" w14:textId="3A4394B8" w:rsidR="00997F52" w:rsidRDefault="00997F52" w:rsidP="00997F52">
      <w:pPr>
        <w:rPr>
          <w:rFonts w:cs="Calibri"/>
        </w:rPr>
      </w:pPr>
      <w:r>
        <w:rPr>
          <w:rFonts w:cs="Calibri"/>
        </w:rPr>
        <w:t>Ein Arduino ist eine Open Source Computerplattform, welche auf einem simplen Mikrokontroller (Atmel ATMEGA8) basiert und eine dazugehörige Entwicklungsumgebung</w:t>
      </w:r>
      <w:ins w:id="1008" w:author="Desiree Sacher" w:date="2014-09-11T13:19:00Z">
        <w:r w:rsidR="00C752F6">
          <w:rPr>
            <w:rFonts w:cs="Calibri"/>
          </w:rPr>
          <w:t xml:space="preserve"> zur Programmierung</w:t>
        </w:r>
      </w:ins>
      <w:r>
        <w:rPr>
          <w:rFonts w:cs="Calibri"/>
        </w:rPr>
        <w:t xml:space="preserve"> mitbringt. Der Mikrokontroller kann Programme in Form einer daueraktiven State</w:t>
      </w:r>
      <w:r w:rsidR="00164008">
        <w:rPr>
          <w:rFonts w:cs="Calibri"/>
        </w:rPr>
        <w:t xml:space="preserve"> M</w:t>
      </w:r>
      <w:r>
        <w:rPr>
          <w:rFonts w:cs="Calibri"/>
        </w:rPr>
        <w:t xml:space="preserve">achine verarbeiten und wird deshalb oft für die Zusammenarbeit mit Sensoren jeglicher Art verwendet.  </w:t>
      </w:r>
    </w:p>
    <w:p w14:paraId="4978E24D" w14:textId="4D6ADFFC" w:rsidR="00997F52" w:rsidRDefault="00901506" w:rsidP="00997F52">
      <w:pPr>
        <w:jc w:val="center"/>
        <w:rPr>
          <w:rFonts w:ascii="majorEastAsia" w:hAnsi="majorEastAsia" w:cs="majorEastAsia"/>
        </w:rPr>
      </w:pPr>
      <w:r>
        <w:rPr>
          <w:noProof/>
          <w:lang w:eastAsia="de-CH"/>
        </w:rPr>
        <w:drawing>
          <wp:inline distT="0" distB="0" distL="0" distR="0" wp14:anchorId="2679595E" wp14:editId="49BD335D">
            <wp:extent cx="3967128" cy="2609850"/>
            <wp:effectExtent l="0" t="0" r="0" b="0"/>
            <wp:docPr id="9" name="Picture 9" descr="http://arduino.cc/en/uploads/Main/ArduinoUno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Main/ArduinoUno_R3_Front.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65924" cy="2609058"/>
                    </a:xfrm>
                    <a:prstGeom prst="rect">
                      <a:avLst/>
                    </a:prstGeom>
                    <a:noFill/>
                    <a:ln>
                      <a:noFill/>
                    </a:ln>
                  </pic:spPr>
                </pic:pic>
              </a:graphicData>
            </a:graphic>
          </wp:inline>
        </w:drawing>
      </w:r>
    </w:p>
    <w:p w14:paraId="48DF139E" w14:textId="47FB53CF" w:rsidR="009C0426" w:rsidRDefault="009C0426" w:rsidP="009C0426">
      <w:pPr>
        <w:pStyle w:val="Caption"/>
        <w:jc w:val="center"/>
        <w:rPr>
          <w:rFonts w:ascii="majorEastAsia" w:hAnsi="majorEastAsia" w:cs="majorEastAsia"/>
        </w:rPr>
      </w:pPr>
      <w:bookmarkStart w:id="1009" w:name="_Toc398224577"/>
      <w:r>
        <w:t xml:space="preserve">Abbildung </w:t>
      </w:r>
      <w:r w:rsidR="002F2CFD">
        <w:fldChar w:fldCharType="begin"/>
      </w:r>
      <w:r w:rsidR="002F2CFD">
        <w:instrText xml:space="preserve"> SEQ Abbildung \* ARABIC </w:instrText>
      </w:r>
      <w:r w:rsidR="002F2CFD">
        <w:fldChar w:fldCharType="separate"/>
      </w:r>
      <w:r w:rsidR="00602E85">
        <w:rPr>
          <w:noProof/>
        </w:rPr>
        <w:t>4</w:t>
      </w:r>
      <w:r w:rsidR="002F2CFD">
        <w:rPr>
          <w:noProof/>
        </w:rPr>
        <w:fldChar w:fldCharType="end"/>
      </w:r>
      <w:r>
        <w:t xml:space="preserve">: </w:t>
      </w:r>
      <w:r w:rsidRPr="00007B82">
        <w:t>Arduino UNO Version 3</w:t>
      </w:r>
      <w:bookmarkEnd w:id="1009"/>
    </w:p>
    <w:p w14:paraId="1F43BD50" w14:textId="77777777" w:rsidR="00997F52" w:rsidRDefault="00997F52" w:rsidP="00997F52">
      <w:pPr>
        <w:rPr>
          <w:rFonts w:cs="Calibri"/>
        </w:rPr>
      </w:pPr>
      <w:r>
        <w:rPr>
          <w:rFonts w:cs="Calibri"/>
        </w:rPr>
        <w:t xml:space="preserve">Um die Verknüpfung mit diesen Sensoren (welche generell als Input Systeme verstanden werden können) zu optimieren und Installationen weniger anfällig zu machen, wurden einige „Boards“ oder „Shields“ entwickelt, welche direkt auf das Arduino aufgesetzt werden können. Sie beanspruchen gewöhnlicherweise mehr Schnittstellen, machen die Installationen aber auch ein wenig robuster.  </w:t>
      </w:r>
    </w:p>
    <w:p w14:paraId="04C26FA5" w14:textId="37ECCF07" w:rsidR="00997F52" w:rsidRDefault="00901506" w:rsidP="00997F52">
      <w:pPr>
        <w:jc w:val="center"/>
        <w:rPr>
          <w:rFonts w:ascii="majorEastAsia" w:hAnsi="majorEastAsia" w:cs="majorEastAsia"/>
        </w:rPr>
      </w:pPr>
      <w:r>
        <w:rPr>
          <w:noProof/>
          <w:lang w:eastAsia="de-CH"/>
        </w:rPr>
        <w:drawing>
          <wp:inline distT="0" distB="0" distL="0" distR="0" wp14:anchorId="2E36A920" wp14:editId="173DF656">
            <wp:extent cx="3503055" cy="3000375"/>
            <wp:effectExtent l="0" t="0" r="2540" b="0"/>
            <wp:docPr id="10" name="Picture 10" descr="http://skin.cdn-libelium.com/frontend/default/cooking/images/catalog/documentation/rfid_1356/RFID_1356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kin.cdn-libelium.com/frontend/default/cooking/images/catalog/documentation/rfid_1356/RFID_1356_bi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03140" cy="3000448"/>
                    </a:xfrm>
                    <a:prstGeom prst="rect">
                      <a:avLst/>
                    </a:prstGeom>
                    <a:noFill/>
                    <a:ln>
                      <a:noFill/>
                    </a:ln>
                  </pic:spPr>
                </pic:pic>
              </a:graphicData>
            </a:graphic>
          </wp:inline>
        </w:drawing>
      </w:r>
    </w:p>
    <w:p w14:paraId="76DBDE92" w14:textId="3F662C5E" w:rsidR="009C0426" w:rsidRDefault="009C0426" w:rsidP="009C0426">
      <w:pPr>
        <w:pStyle w:val="Caption"/>
        <w:jc w:val="center"/>
        <w:rPr>
          <w:rFonts w:ascii="majorEastAsia" w:hAnsi="majorEastAsia" w:cs="majorEastAsia"/>
        </w:rPr>
      </w:pPr>
      <w:bookmarkStart w:id="1010" w:name="_Toc398224578"/>
      <w:r>
        <w:t xml:space="preserve">Abbildung </w:t>
      </w:r>
      <w:r w:rsidR="002F2CFD">
        <w:fldChar w:fldCharType="begin"/>
      </w:r>
      <w:r w:rsidR="002F2CFD">
        <w:instrText xml:space="preserve"> SEQ Abbildung \* ARABIC </w:instrText>
      </w:r>
      <w:r w:rsidR="002F2CFD">
        <w:fldChar w:fldCharType="separate"/>
      </w:r>
      <w:r w:rsidR="00602E85">
        <w:rPr>
          <w:noProof/>
        </w:rPr>
        <w:t>5</w:t>
      </w:r>
      <w:r w:rsidR="002F2CFD">
        <w:rPr>
          <w:noProof/>
        </w:rPr>
        <w:fldChar w:fldCharType="end"/>
      </w:r>
      <w:r>
        <w:t xml:space="preserve">: </w:t>
      </w:r>
      <w:r w:rsidRPr="00F5682A">
        <w:t>Arduino UNO mit einem XBee RFID Shield</w:t>
      </w:r>
      <w:bookmarkEnd w:id="1010"/>
    </w:p>
    <w:p w14:paraId="21A1C1F9" w14:textId="1CBA4C8D" w:rsidR="00997F52" w:rsidRDefault="00997F52" w:rsidP="00997F52">
      <w:pPr>
        <w:rPr>
          <w:rFonts w:cs="Calibri"/>
        </w:rPr>
      </w:pPr>
      <w:r>
        <w:rPr>
          <w:rFonts w:cs="Calibri"/>
        </w:rPr>
        <w:t>Es gibt heute eine Vielzahl an Shields</w:t>
      </w:r>
      <w:del w:id="1011" w:author="Desiree Sacher" w:date="2014-09-11T13:24:00Z">
        <w:r w:rsidDel="00C752F6">
          <w:rPr>
            <w:rFonts w:cs="Calibri"/>
          </w:rPr>
          <w:delText xml:space="preserve"> und Sensoren</w:delText>
        </w:r>
      </w:del>
      <w:r>
        <w:rPr>
          <w:rFonts w:cs="Calibri"/>
        </w:rPr>
        <w:t xml:space="preserve">, welche </w:t>
      </w:r>
      <w:r w:rsidR="007D2ADA">
        <w:rPr>
          <w:rFonts w:cs="Calibri"/>
        </w:rPr>
        <w:t xml:space="preserve">von </w:t>
      </w:r>
      <w:del w:id="1012" w:author="Desiree Sacher" w:date="2014-09-11T13:24:00Z">
        <w:r w:rsidDel="00C752F6">
          <w:rPr>
            <w:rFonts w:cs="Calibri"/>
          </w:rPr>
          <w:delText>normale</w:delText>
        </w:r>
        <w:r w:rsidR="007D2ADA" w:rsidDel="00C752F6">
          <w:rPr>
            <w:rFonts w:cs="Calibri"/>
          </w:rPr>
          <w:delText>n</w:delText>
        </w:r>
        <w:r w:rsidDel="00C752F6">
          <w:rPr>
            <w:rFonts w:cs="Calibri"/>
          </w:rPr>
          <w:delText xml:space="preserve"> </w:delText>
        </w:r>
      </w:del>
      <w:r>
        <w:rPr>
          <w:rFonts w:cs="Calibri"/>
        </w:rPr>
        <w:t xml:space="preserve">WLAN Interfaces, über RFID/NFC </w:t>
      </w:r>
      <w:ins w:id="1013" w:author="Desiree Sacher" w:date="2014-09-11T13:25:00Z">
        <w:r w:rsidR="00C752F6">
          <w:rPr>
            <w:rFonts w:cs="Calibri"/>
          </w:rPr>
          <w:t xml:space="preserve">Adaptern </w:t>
        </w:r>
      </w:ins>
      <w:r>
        <w:rPr>
          <w:rFonts w:cs="Calibri"/>
        </w:rPr>
        <w:t xml:space="preserve">bis zu Feuchtigkeitsmesser </w:t>
      </w:r>
      <w:del w:id="1014" w:author="Desiree Sacher" w:date="2014-09-11T13:25:00Z">
        <w:r w:rsidDel="00C752F6">
          <w:rPr>
            <w:rFonts w:cs="Calibri"/>
          </w:rPr>
          <w:delText>gehen</w:delText>
        </w:r>
      </w:del>
      <w:ins w:id="1015" w:author="Desiree Sacher" w:date="2014-09-11T13:25:00Z">
        <w:r w:rsidR="00C752F6">
          <w:rPr>
            <w:rFonts w:cs="Calibri"/>
          </w:rPr>
          <w:t>reichen</w:t>
        </w:r>
      </w:ins>
      <w:r>
        <w:rPr>
          <w:rFonts w:cs="Calibri"/>
        </w:rPr>
        <w:t>. Falls kein Shield vorhanden ist, können die Sensoren</w:t>
      </w:r>
      <w:ins w:id="1016" w:author="Desiree Sacher" w:date="2014-09-11T13:25:00Z">
        <w:r w:rsidR="00C752F6">
          <w:rPr>
            <w:rFonts w:cs="Calibri"/>
          </w:rPr>
          <w:t xml:space="preserve"> und Aktoren</w:t>
        </w:r>
      </w:ins>
      <w:r>
        <w:rPr>
          <w:rFonts w:cs="Calibri"/>
        </w:rPr>
        <w:t xml:space="preserve"> </w:t>
      </w:r>
      <w:r w:rsidR="007D2ADA">
        <w:rPr>
          <w:rFonts w:cs="Calibri"/>
        </w:rPr>
        <w:lastRenderedPageBreak/>
        <w:t>gewöhnlicher Weise</w:t>
      </w:r>
      <w:r>
        <w:rPr>
          <w:rFonts w:cs="Calibri"/>
        </w:rPr>
        <w:t xml:space="preserve"> direkt oder mit Hilfe eines Breadboards </w:t>
      </w:r>
      <w:del w:id="1017" w:author="Desiree Sacher" w:date="2014-09-11T13:26:00Z">
        <w:r w:rsidDel="00C752F6">
          <w:rPr>
            <w:rFonts w:cs="Calibri"/>
          </w:rPr>
          <w:delText xml:space="preserve">angehängt </w:delText>
        </w:r>
      </w:del>
      <w:ins w:id="1018" w:author="Desiree Sacher" w:date="2014-09-11T13:26:00Z">
        <w:r w:rsidR="00C752F6">
          <w:rPr>
            <w:rFonts w:cs="Calibri"/>
          </w:rPr>
          <w:t xml:space="preserve">angeschlossen </w:t>
        </w:r>
      </w:ins>
      <w:r>
        <w:rPr>
          <w:rFonts w:cs="Calibri"/>
        </w:rPr>
        <w:t xml:space="preserve">und angesprochen werden. Starter Kits für Arduinos liefern nicht nur eine </w:t>
      </w:r>
      <w:r w:rsidR="007D2ADA">
        <w:rPr>
          <w:rFonts w:cs="Calibri"/>
        </w:rPr>
        <w:t xml:space="preserve">Vielzahl </w:t>
      </w:r>
      <w:r>
        <w:rPr>
          <w:rFonts w:cs="Calibri"/>
        </w:rPr>
        <w:t>solcher Sensoren</w:t>
      </w:r>
      <w:ins w:id="1019" w:author="Desiree Sacher" w:date="2014-09-11T13:26:00Z">
        <w:r w:rsidR="00195F2B">
          <w:rPr>
            <w:rFonts w:cs="Calibri"/>
          </w:rPr>
          <w:t xml:space="preserve"> und Aktoren</w:t>
        </w:r>
      </w:ins>
      <w:r>
        <w:rPr>
          <w:rFonts w:cs="Calibri"/>
        </w:rPr>
        <w:t xml:space="preserve"> mit</w:t>
      </w:r>
      <w:r w:rsidR="007D2ADA">
        <w:rPr>
          <w:rFonts w:cs="Calibri"/>
        </w:rPr>
        <w:t>,</w:t>
      </w:r>
      <w:r>
        <w:rPr>
          <w:rFonts w:cs="Calibri"/>
        </w:rPr>
        <w:t xml:space="preserve"> sondern beinhalten auch detaillierte Anleitungen</w:t>
      </w:r>
      <w:ins w:id="1020" w:author="Desiree Sacher" w:date="2014-09-11T13:26:00Z">
        <w:r w:rsidR="00195F2B">
          <w:rPr>
            <w:rFonts w:cs="Calibri"/>
          </w:rPr>
          <w:t>. Durch eine inzwischen grossen Community werden nicht nur ständig neue Sensoren entwickelt, es finden auch verbreitet Workshops für Anfänger statt und Anleitungen sind für viele Projektideen im Internet zu finden.</w:t>
        </w:r>
      </w:ins>
      <w:r>
        <w:rPr>
          <w:rFonts w:cs="Calibri"/>
        </w:rPr>
        <w:t xml:space="preserve">, </w:t>
      </w:r>
      <w:del w:id="1021" w:author="Desiree Sacher" w:date="2014-09-11T13:27:00Z">
        <w:r w:rsidDel="00195F2B">
          <w:rPr>
            <w:rFonts w:cs="Calibri"/>
          </w:rPr>
          <w:delText xml:space="preserve">wobei diese auch kostenlos </w:delText>
        </w:r>
        <w:r w:rsidR="007D2ADA" w:rsidDel="00195F2B">
          <w:rPr>
            <w:rFonts w:cs="Calibri"/>
          </w:rPr>
          <w:delText>d</w:delText>
        </w:r>
        <w:r w:rsidDel="00195F2B">
          <w:rPr>
            <w:rFonts w:cs="Calibri"/>
          </w:rPr>
          <w:delText>igital auffindbar sind.</w:delText>
        </w:r>
      </w:del>
    </w:p>
    <w:p w14:paraId="559B371C" w14:textId="3D6D1C29" w:rsidR="00997F52" w:rsidRDefault="00997F52" w:rsidP="00997F52">
      <w:pPr>
        <w:rPr>
          <w:rFonts w:cs="Calibri"/>
        </w:rPr>
      </w:pPr>
      <w:r>
        <w:rPr>
          <w:rFonts w:cs="Calibri"/>
        </w:rPr>
        <w:t>Der Output findet normalerweise über Dioden, de</w:t>
      </w:r>
      <w:r w:rsidR="0043443A">
        <w:rPr>
          <w:rFonts w:cs="Calibri"/>
        </w:rPr>
        <w:t>n</w:t>
      </w:r>
      <w:r>
        <w:rPr>
          <w:rFonts w:cs="Calibri"/>
        </w:rPr>
        <w:t xml:space="preserve"> Computerbildschirm (über das serielle Interface) oder einem direkt angehängten Bildschirm statt.</w:t>
      </w:r>
    </w:p>
    <w:p w14:paraId="13C99D08" w14:textId="77777777" w:rsidR="00997F52" w:rsidRPr="00997F52" w:rsidRDefault="00997F52" w:rsidP="00997F52"/>
    <w:p w14:paraId="1E918639" w14:textId="00499959" w:rsidR="00C45876" w:rsidRDefault="00997F52" w:rsidP="00C45876">
      <w:pPr>
        <w:pStyle w:val="Heading2"/>
      </w:pPr>
      <w:bookmarkStart w:id="1022" w:name="_Toc398226721"/>
      <w:r>
        <w:t>Python</w:t>
      </w:r>
      <w:bookmarkEnd w:id="1022"/>
    </w:p>
    <w:p w14:paraId="47739340" w14:textId="52680B55" w:rsidR="00997F52" w:rsidRDefault="00997F52" w:rsidP="00997F52">
      <w:pPr>
        <w:rPr>
          <w:rFonts w:cs="Calibri"/>
        </w:rPr>
      </w:pPr>
      <w:r>
        <w:rPr>
          <w:rFonts w:cs="Calibri"/>
        </w:rPr>
        <w:t xml:space="preserve">Python ist eine relativ moderne </w:t>
      </w:r>
      <w:r w:rsidR="00F7497D">
        <w:rPr>
          <w:rFonts w:cs="Calibri"/>
        </w:rPr>
        <w:t>Programmiers</w:t>
      </w:r>
      <w:r>
        <w:rPr>
          <w:rFonts w:cs="Calibri"/>
        </w:rPr>
        <w:t xml:space="preserve">prache (Erscheinungsjahr 1991) welche </w:t>
      </w:r>
      <w:r w:rsidR="00F7497D">
        <w:rPr>
          <w:rFonts w:cs="Calibri"/>
        </w:rPr>
        <w:t xml:space="preserve">entsprechend der </w:t>
      </w:r>
      <w:r>
        <w:rPr>
          <w:rFonts w:cs="Calibri"/>
        </w:rPr>
        <w:t xml:space="preserve">Entwurfsphilosophie stark </w:t>
      </w:r>
      <w:r w:rsidR="00F7497D">
        <w:rPr>
          <w:rFonts w:cs="Calibri"/>
        </w:rPr>
        <w:t xml:space="preserve">auf </w:t>
      </w:r>
      <w:r>
        <w:rPr>
          <w:rFonts w:cs="Calibri"/>
        </w:rPr>
        <w:t xml:space="preserve">die Programmlesbarkeit und Einfachheit der Syntax </w:t>
      </w:r>
      <w:r w:rsidR="00072837">
        <w:rPr>
          <w:rFonts w:cs="Calibri"/>
        </w:rPr>
        <w:t>setzt</w:t>
      </w:r>
      <w:r>
        <w:rPr>
          <w:rFonts w:cs="Calibri"/>
        </w:rPr>
        <w:t>. In den letzten Jahren fand sie starke Verbreitung durch Online</w:t>
      </w:r>
      <w:r w:rsidR="009203AC">
        <w:rPr>
          <w:rFonts w:cs="Calibri"/>
        </w:rPr>
        <w:t>-</w:t>
      </w:r>
      <w:r>
        <w:rPr>
          <w:rFonts w:cs="Calibri"/>
        </w:rPr>
        <w:t xml:space="preserve">Lernprogramme wie von Codeacademy und </w:t>
      </w:r>
      <w:r w:rsidR="00774340">
        <w:rPr>
          <w:rFonts w:cs="Calibri"/>
        </w:rPr>
        <w:t xml:space="preserve">durch </w:t>
      </w:r>
      <w:r>
        <w:rPr>
          <w:rFonts w:cs="Calibri"/>
        </w:rPr>
        <w:t xml:space="preserve">den omnipräsenten Einsatz bei Google sowie </w:t>
      </w:r>
      <w:r w:rsidR="001C200F">
        <w:rPr>
          <w:rFonts w:cs="Calibri"/>
        </w:rPr>
        <w:t xml:space="preserve">bei </w:t>
      </w:r>
      <w:r>
        <w:rPr>
          <w:rFonts w:cs="Calibri"/>
        </w:rPr>
        <w:t>Open Source</w:t>
      </w:r>
      <w:r w:rsidR="009203AC">
        <w:rPr>
          <w:rFonts w:cs="Calibri"/>
        </w:rPr>
        <w:t>-</w:t>
      </w:r>
      <w:r>
        <w:rPr>
          <w:rFonts w:cs="Calibri"/>
        </w:rPr>
        <w:t xml:space="preserve">Projekten. </w:t>
      </w:r>
    </w:p>
    <w:p w14:paraId="37E4D6E4" w14:textId="7C87A5F9" w:rsidR="00997F52" w:rsidRDefault="00997F52" w:rsidP="00997F52">
      <w:pPr>
        <w:rPr>
          <w:rFonts w:cs="Calibri"/>
        </w:rPr>
      </w:pPr>
      <w:r>
        <w:rPr>
          <w:rFonts w:cs="Calibri"/>
        </w:rPr>
        <w:t>Die Sprache unterstützt mehrere Programmierparadigmen, unter anderem auch den Objekt</w:t>
      </w:r>
      <w:r w:rsidR="00E963B8">
        <w:rPr>
          <w:rFonts w:cs="Calibri"/>
        </w:rPr>
        <w:t>-</w:t>
      </w:r>
      <w:r>
        <w:rPr>
          <w:rFonts w:cs="Calibri"/>
        </w:rPr>
        <w:t>orientierten und den strukturierten Ansatz. Durch diese Vielfältigkeit, kann ein zur Aufgabe passendes Paradigma ausgewählt werden, ohne das</w:t>
      </w:r>
      <w:r w:rsidR="00E963B8">
        <w:rPr>
          <w:rFonts w:cs="Calibri"/>
        </w:rPr>
        <w:t>s</w:t>
      </w:r>
      <w:r>
        <w:rPr>
          <w:rFonts w:cs="Calibri"/>
        </w:rPr>
        <w:t xml:space="preserve"> neue Syntax erlernt werden müssen.</w:t>
      </w:r>
    </w:p>
    <w:p w14:paraId="6114BE18" w14:textId="1014D01D" w:rsidR="00997F52" w:rsidRDefault="00997F52" w:rsidP="00997F52">
      <w:pPr>
        <w:rPr>
          <w:rFonts w:cs="Calibri"/>
        </w:rPr>
      </w:pPr>
      <w:r>
        <w:rPr>
          <w:rFonts w:cs="Calibri"/>
        </w:rPr>
        <w:t>Zusätzlich ist es hilfreich, dass für Python eine grosse Auswahl an Bibliotheken und Entwicklungsumgebungen existieren,</w:t>
      </w:r>
      <w:ins w:id="1023" w:author="Desiree Sacher" w:date="2014-09-11T13:32:00Z">
        <w:r w:rsidR="00195F2B">
          <w:rPr>
            <w:rFonts w:cs="Calibri"/>
          </w:rPr>
          <w:t xml:space="preserve"> dies kann Entwicklungen erheblich beschleunigen da auf bestehende Projekte aufgebaut werden kann.</w:t>
        </w:r>
        <w:r w:rsidR="00195F2B" w:rsidDel="00195F2B">
          <w:rPr>
            <w:rFonts w:cs="Calibri"/>
          </w:rPr>
          <w:t xml:space="preserve"> </w:t>
        </w:r>
      </w:ins>
      <w:del w:id="1024" w:author="Desiree Sacher" w:date="2014-09-11T13:32:00Z">
        <w:r w:rsidDel="00195F2B">
          <w:rPr>
            <w:rFonts w:cs="Calibri"/>
          </w:rPr>
          <w:delText xml:space="preserve"> so dass diese jeweils den Bedürfnissen angepasst werden können.</w:delText>
        </w:r>
      </w:del>
    </w:p>
    <w:p w14:paraId="72E49D4D" w14:textId="45E93900" w:rsidR="00997F52" w:rsidRPr="00997F52" w:rsidDel="00195F2B" w:rsidRDefault="00BE5733" w:rsidP="00997F52">
      <w:pPr>
        <w:rPr>
          <w:del w:id="1025" w:author="Desiree Sacher" w:date="2014-09-11T13:34:00Z"/>
        </w:rPr>
      </w:pPr>
      <w:del w:id="1026" w:author="Desiree Sacher" w:date="2014-09-11T13:34:00Z">
        <w:r w:rsidDel="00195F2B">
          <w:delText xml:space="preserve">Für dieses Projekt wurde mit der neuester Version von Python (Version 3.4) entwickelt. Durch den grossen </w:delText>
        </w:r>
      </w:del>
      <w:del w:id="1027" w:author="Desiree Sacher" w:date="2014-09-11T13:33:00Z">
        <w:r w:rsidDel="00195F2B">
          <w:delText xml:space="preserve">Versionsunterschied </w:delText>
        </w:r>
      </w:del>
      <w:del w:id="1028" w:author="Desiree Sacher" w:date="2014-09-11T13:34:00Z">
        <w:r w:rsidDel="00195F2B">
          <w:delText xml:space="preserve">zwischen Version 2 und 3 sind nicht mehr alle GUI Toolkits mit der aktuellen Version kompatibel. Dies musste entsprechend bei der weiteren Auswahl von Bibliotheken und Anleitungen berücksichtigt werden. </w:delText>
        </w:r>
      </w:del>
    </w:p>
    <w:p w14:paraId="21DD56B7" w14:textId="77777777" w:rsidR="00997F52" w:rsidRDefault="00997F52">
      <w:pPr>
        <w:spacing w:before="0" w:after="0" w:line="240" w:lineRule="auto"/>
        <w:jc w:val="left"/>
        <w:rPr>
          <w:rFonts w:ascii="Cambria" w:eastAsia="Times New Roman" w:hAnsi="Cambria"/>
          <w:b/>
          <w:bCs/>
          <w:color w:val="365F91"/>
          <w:sz w:val="36"/>
          <w:szCs w:val="28"/>
        </w:rPr>
      </w:pPr>
      <w:r>
        <w:br w:type="page"/>
      </w:r>
    </w:p>
    <w:p w14:paraId="768E0D25" w14:textId="411AB05D" w:rsidR="008B6AEA" w:rsidRDefault="009C0426" w:rsidP="00997F52">
      <w:pPr>
        <w:pStyle w:val="Heading1"/>
      </w:pPr>
      <w:del w:id="1029" w:author="Desiree Sacher" w:date="2014-09-11T13:34:00Z">
        <w:r w:rsidDel="00195F2B">
          <w:lastRenderedPageBreak/>
          <w:delText xml:space="preserve">Eigener Beitrag: </w:delText>
        </w:r>
      </w:del>
      <w:bookmarkStart w:id="1030" w:name="_Toc398226722"/>
      <w:r w:rsidR="00997F52">
        <w:t xml:space="preserve">ReaFID – </w:t>
      </w:r>
      <w:del w:id="1031" w:author="Desiree Sacher" w:date="2014-09-11T13:35:00Z">
        <w:r w:rsidR="00997F52" w:rsidDel="00195F2B">
          <w:delText>Reaktionsspiel auf Basis von RFID und Arduino</w:delText>
        </w:r>
      </w:del>
      <w:ins w:id="1032" w:author="Desiree Sacher" w:date="2014-09-11T13:35:00Z">
        <w:r w:rsidR="00195F2B">
          <w:t>Spiel, Umsetzung und Analyse</w:t>
        </w:r>
      </w:ins>
      <w:bookmarkEnd w:id="1030"/>
    </w:p>
    <w:p w14:paraId="7E6F79B5" w14:textId="01A2D579" w:rsidR="00C57CA5" w:rsidRDefault="00C57CA5" w:rsidP="00C57CA5">
      <w:pPr>
        <w:pStyle w:val="Heading2"/>
      </w:pPr>
      <w:bookmarkStart w:id="1033" w:name="_Toc398226723"/>
      <w:r>
        <w:t>Das Spiel</w:t>
      </w:r>
      <w:bookmarkEnd w:id="1033"/>
    </w:p>
    <w:p w14:paraId="5CFE979E" w14:textId="6BB48675" w:rsidR="00C57CA5" w:rsidRDefault="00C57CA5" w:rsidP="00C57CA5">
      <w:r>
        <w:t>Die Idee des Spieles ist es,</w:t>
      </w:r>
      <w:ins w:id="1034" w:author="Desiree Sacher" w:date="2014-09-11T13:36:00Z">
        <w:r w:rsidR="00EE689B">
          <w:t xml:space="preserve"> auf dem Computer</w:t>
        </w:r>
      </w:ins>
      <w:r>
        <w:t xml:space="preserve"> Informationen zu einer </w:t>
      </w:r>
      <w:r w:rsidR="002D7F03">
        <w:t xml:space="preserve">zufällig gewählten </w:t>
      </w:r>
      <w:r>
        <w:t xml:space="preserve">Karte einzublenden, wobei daraufhin </w:t>
      </w:r>
      <w:ins w:id="1035" w:author="Desiree Sacher" w:date="2014-09-11T13:36:00Z">
        <w:r w:rsidR="00EE689B">
          <w:t xml:space="preserve">vom Spieler </w:t>
        </w:r>
      </w:ins>
      <w:r>
        <w:t xml:space="preserve">so schnell wie möglich die korrekte Karte aus den zur Verfügung stehenden </w:t>
      </w:r>
      <w:r w:rsidR="00BE780F">
        <w:t xml:space="preserve">farbigen </w:t>
      </w:r>
      <w:r>
        <w:t>Karten herausgesucht werden und an den RFID Sensor hingehalten werden muss. Das Spiel prüft die hingehaltene Karte und zählt die benötigte Zeit</w:t>
      </w:r>
      <w:ins w:id="1036" w:author="Desiree Sacher" w:date="2014-09-11T13:37:00Z">
        <w:r w:rsidR="00EE689B">
          <w:t>, wobei falsche Karten Strafzeiten ergeben</w:t>
        </w:r>
      </w:ins>
      <w:r>
        <w:t xml:space="preserve">. Nach 10 Durchläufen wird die </w:t>
      </w:r>
      <w:del w:id="1037" w:author="Desiree Sacher" w:date="2014-09-11T13:37:00Z">
        <w:r w:rsidDel="00EE689B">
          <w:delText xml:space="preserve">verwendete </w:delText>
        </w:r>
      </w:del>
      <w:ins w:id="1038" w:author="Desiree Sacher" w:date="2014-09-11T13:37:00Z">
        <w:r w:rsidR="00EE689B">
          <w:t xml:space="preserve">benötigte </w:t>
        </w:r>
      </w:ins>
      <w:r>
        <w:t xml:space="preserve">Zeit addiert und als </w:t>
      </w:r>
      <w:del w:id="1039" w:author="Desiree Sacher" w:date="2014-09-11T13:37:00Z">
        <w:r w:rsidDel="00EE689B">
          <w:delText xml:space="preserve">Summe </w:delText>
        </w:r>
      </w:del>
      <w:ins w:id="1040" w:author="Desiree Sacher" w:date="2014-09-11T13:37:00Z">
        <w:r w:rsidR="00EE689B">
          <w:t xml:space="preserve">Endezeit </w:t>
        </w:r>
      </w:ins>
      <w:r>
        <w:t>ausgegeben.</w:t>
      </w:r>
      <w:ins w:id="1041" w:author="Desiree Sacher" w:date="2014-09-11T13:38:00Z">
        <w:r w:rsidR="00EE689B">
          <w:t xml:space="preserve"> Ziel ist es, so wenig Zeit wie möglich zu verwenden um die jeweils aufgerufene Karte zu identifizieren.</w:t>
        </w:r>
      </w:ins>
      <w:r>
        <w:t xml:space="preserve"> Anschliessend kann ein neuer Durchgang gestartet werden.</w:t>
      </w:r>
    </w:p>
    <w:p w14:paraId="075C0E39" w14:textId="282D3258" w:rsidR="00C57CA5" w:rsidRDefault="00C57CA5" w:rsidP="00C57CA5">
      <w:r>
        <w:t xml:space="preserve">Durch die Erweiterung </w:t>
      </w:r>
      <w:r w:rsidR="0039630F">
        <w:t xml:space="preserve">um </w:t>
      </w:r>
      <w:r>
        <w:t>eine Top</w:t>
      </w:r>
      <w:r w:rsidR="0039630F">
        <w:t xml:space="preserve"> S</w:t>
      </w:r>
      <w:r>
        <w:t>corer</w:t>
      </w:r>
      <w:r w:rsidR="0039630F">
        <w:t>-</w:t>
      </w:r>
      <w:r>
        <w:t xml:space="preserve">Liste kann </w:t>
      </w:r>
      <w:del w:id="1042" w:author="Desiree Sacher" w:date="2014-09-11T13:40:00Z">
        <w:r w:rsidDel="00EE689B">
          <w:delText>versucht werden</w:delText>
        </w:r>
      </w:del>
      <w:ins w:id="1043" w:author="Desiree Sacher" w:date="2014-09-11T13:40:00Z">
        <w:r w:rsidR="00EE689B">
          <w:t>zusätzlich die Motivation erhöht werden</w:t>
        </w:r>
      </w:ins>
      <w:r>
        <w:t>,</w:t>
      </w:r>
      <w:ins w:id="1044" w:author="Desiree Sacher" w:date="2014-09-11T13:40:00Z">
        <w:r w:rsidR="00EE689B">
          <w:t xml:space="preserve"> in dem</w:t>
        </w:r>
      </w:ins>
      <w:r>
        <w:t xml:space="preserve"> frühere Zeiten oder Zeiten von Kollegen</w:t>
      </w:r>
      <w:ins w:id="1045" w:author="Desiree Sacher" w:date="2014-09-11T13:40:00Z">
        <w:r w:rsidR="00EE689B">
          <w:t xml:space="preserve"> unterboten werden sollen</w:t>
        </w:r>
      </w:ins>
      <w:del w:id="1046" w:author="Desiree Sacher" w:date="2014-09-11T13:40:00Z">
        <w:r w:rsidDel="00EE689B">
          <w:delText xml:space="preserve"> </w:delText>
        </w:r>
        <w:r w:rsidR="0039630F" w:rsidDel="00EE689B">
          <w:delText>zu unterbieten</w:delText>
        </w:r>
      </w:del>
      <w:r>
        <w:t xml:space="preserve">. </w:t>
      </w:r>
    </w:p>
    <w:p w14:paraId="4B3D027C" w14:textId="34EBF90A" w:rsidR="00C57CA5" w:rsidRDefault="00C57CA5" w:rsidP="00C57CA5">
      <w:del w:id="1047" w:author="Desiree Sacher" w:date="2014-09-11T13:41:00Z">
        <w:r w:rsidDel="00EE689B">
          <w:delText>Das Spiel kann nicht mit vorher nicht</w:delText>
        </w:r>
      </w:del>
      <w:ins w:id="1048" w:author="Desiree Sacher" w:date="2014-09-11T13:41:00Z">
        <w:r w:rsidR="00EE689B">
          <w:t>Für das Spiel müssen die zu verwendenden Karten zuerst konfiguriert</w:t>
        </w:r>
      </w:ins>
      <w:ins w:id="1049" w:author="Desiree Sacher" w:date="2014-09-11T13:42:00Z">
        <w:r w:rsidR="00EE689B">
          <w:t xml:space="preserve"> und einer Farbe zugeordnet</w:t>
        </w:r>
      </w:ins>
      <w:ins w:id="1050" w:author="Desiree Sacher" w:date="2014-09-11T13:41:00Z">
        <w:r w:rsidR="00EE689B">
          <w:t xml:space="preserve"> werden</w:t>
        </w:r>
      </w:ins>
      <w:del w:id="1051" w:author="Desiree Sacher" w:date="2014-09-11T13:41:00Z">
        <w:r w:rsidDel="00EE689B">
          <w:delText xml:space="preserve"> konfigurierten Karten umgehen</w:delText>
        </w:r>
      </w:del>
      <w:r>
        <w:t xml:space="preserve">. Jegliche im Spiel zu verwendende Karte muss </w:t>
      </w:r>
      <w:r w:rsidR="00BE780F">
        <w:t xml:space="preserve">vorab </w:t>
      </w:r>
      <w:r>
        <w:t xml:space="preserve">definiert </w:t>
      </w:r>
      <w:del w:id="1052" w:author="Desiree Sacher" w:date="2014-09-11T13:41:00Z">
        <w:r w:rsidDel="00EE689B">
          <w:delText xml:space="preserve">und als Objekt </w:delText>
        </w:r>
      </w:del>
      <w:r>
        <w:t>im Spiel angelegt werden. RFID</w:t>
      </w:r>
      <w:r w:rsidR="00BE780F">
        <w:t>-</w:t>
      </w:r>
      <w:r>
        <w:t xml:space="preserve">Karten werden dazu nicht verändert, lediglich die UID wird ausgelesen. </w:t>
      </w:r>
    </w:p>
    <w:p w14:paraId="45747841" w14:textId="4C035CE8" w:rsidR="00C22388" w:rsidRDefault="00C22388" w:rsidP="00C22388">
      <w:pPr>
        <w:jc w:val="center"/>
      </w:pPr>
      <w:r>
        <w:rPr>
          <w:noProof/>
          <w:lang w:eastAsia="de-CH"/>
        </w:rPr>
        <w:drawing>
          <wp:inline distT="0" distB="0" distL="0" distR="0" wp14:anchorId="6D801AA7" wp14:editId="31740C29">
            <wp:extent cx="3876675" cy="4391025"/>
            <wp:effectExtent l="0" t="0" r="9525" b="9525"/>
            <wp:docPr id="18" name="Picture 18" descr="F:\rfid\Screenshot - 09072014 - 04:20: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rfid\Screenshot - 09072014 - 04:20:56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6675" cy="4391025"/>
                    </a:xfrm>
                    <a:prstGeom prst="rect">
                      <a:avLst/>
                    </a:prstGeom>
                    <a:noFill/>
                    <a:ln>
                      <a:noFill/>
                    </a:ln>
                  </pic:spPr>
                </pic:pic>
              </a:graphicData>
            </a:graphic>
          </wp:inline>
        </w:drawing>
      </w:r>
    </w:p>
    <w:p w14:paraId="38100C38" w14:textId="34E911B6" w:rsidR="00C22388" w:rsidRDefault="00C22388" w:rsidP="00C22388">
      <w:pPr>
        <w:pStyle w:val="Caption"/>
        <w:jc w:val="center"/>
        <w:rPr>
          <w:ins w:id="1053" w:author="Desiree Sacher" w:date="2014-09-11T13:35:00Z"/>
        </w:rPr>
      </w:pPr>
      <w:bookmarkStart w:id="1054" w:name="_Toc398224579"/>
      <w:r>
        <w:t xml:space="preserve">Abbildung </w:t>
      </w:r>
      <w:r w:rsidR="002F2CFD">
        <w:fldChar w:fldCharType="begin"/>
      </w:r>
      <w:r w:rsidR="002F2CFD">
        <w:instrText xml:space="preserve"> SEQ Abbildung \* ARABIC </w:instrText>
      </w:r>
      <w:r w:rsidR="002F2CFD">
        <w:fldChar w:fldCharType="separate"/>
      </w:r>
      <w:r w:rsidR="00602E85">
        <w:rPr>
          <w:noProof/>
        </w:rPr>
        <w:t>6</w:t>
      </w:r>
      <w:r w:rsidR="002F2CFD">
        <w:rPr>
          <w:noProof/>
        </w:rPr>
        <w:fldChar w:fldCharType="end"/>
      </w:r>
      <w:r>
        <w:t>: Spiel</w:t>
      </w:r>
      <w:r w:rsidR="002D7F03">
        <w:t>h</w:t>
      </w:r>
      <w:r>
        <w:t>auptfenster nach Start mit zufällig gewählte</w:t>
      </w:r>
      <w:r w:rsidR="009167CC">
        <w:t>r</w:t>
      </w:r>
      <w:r>
        <w:t xml:space="preserve"> </w:t>
      </w:r>
      <w:r w:rsidR="00780B7E">
        <w:t>Karte</w:t>
      </w:r>
      <w:bookmarkEnd w:id="1054"/>
    </w:p>
    <w:p w14:paraId="37ECB56E" w14:textId="0EF9080B" w:rsidR="00195F2B" w:rsidRPr="00195F2B" w:rsidRDefault="00195F2B" w:rsidP="00BA5B11">
      <w:ins w:id="1055" w:author="Desiree Sacher" w:date="2014-09-11T13:35:00Z">
        <w:r>
          <w:t>Der Name des Spiels ist ein Kunstwort aus der Kombination Reaction und RFID.</w:t>
        </w:r>
      </w:ins>
    </w:p>
    <w:p w14:paraId="77C953DA" w14:textId="7562027A" w:rsidR="00C57CA5" w:rsidRDefault="00C57CA5" w:rsidP="00C57CA5">
      <w:pPr>
        <w:pStyle w:val="Heading2"/>
      </w:pPr>
      <w:bookmarkStart w:id="1056" w:name="_Toc398226724"/>
      <w:r>
        <w:lastRenderedPageBreak/>
        <w:t>Ausgangslage</w:t>
      </w:r>
      <w:bookmarkEnd w:id="1056"/>
    </w:p>
    <w:p w14:paraId="40B134DD" w14:textId="30FB181E" w:rsidR="00C57CA5" w:rsidRDefault="00C57CA5" w:rsidP="00C57CA5">
      <w:pPr>
        <w:spacing w:after="240"/>
        <w:rPr>
          <w:rFonts w:ascii="majorEastAsia" w:hAnsi="majorEastAsia" w:cs="majorEastAsia"/>
        </w:rPr>
      </w:pPr>
      <w:r>
        <w:rPr>
          <w:rFonts w:cs="Calibri"/>
        </w:rPr>
        <w:t>Zu Beginn der Semesterarbeit hatte bereits ein initiales Kennenlernen betreffend Arduino und RFID stattgefunden. Um allerdings die Technologien weiter kennen zu lernen,</w:t>
      </w:r>
      <w:ins w:id="1057" w:author="Desiree Sacher" w:date="2014-09-11T13:44:00Z">
        <w:r w:rsidR="00D20291">
          <w:rPr>
            <w:rFonts w:cs="Calibri"/>
          </w:rPr>
          <w:t xml:space="preserve"> war aus mangelnder Freizeit und existierendem Interesse</w:t>
        </w:r>
      </w:ins>
      <w:ins w:id="1058" w:author="Desiree Sacher" w:date="2014-09-11T13:45:00Z">
        <w:r w:rsidR="00D20291">
          <w:rPr>
            <w:rFonts w:cs="Calibri"/>
          </w:rPr>
          <w:t xml:space="preserve"> ein</w:t>
        </w:r>
      </w:ins>
      <w:del w:id="1059" w:author="Desiree Sacher" w:date="2014-09-11T13:45:00Z">
        <w:r w:rsidDel="00D20291">
          <w:rPr>
            <w:rFonts w:cs="Calibri"/>
          </w:rPr>
          <w:delText xml:space="preserve"> war ein</w:delText>
        </w:r>
      </w:del>
      <w:r>
        <w:rPr>
          <w:rFonts w:cs="Calibri"/>
        </w:rPr>
        <w:t xml:space="preserve"> Projekt nötig. Die Sprache Python wurde ausgewählt, da sie vielseitig einsetzbar ist und in Zukunft damit schnell</w:t>
      </w:r>
      <w:r w:rsidR="0018049D">
        <w:rPr>
          <w:rFonts w:cs="Calibri"/>
        </w:rPr>
        <w:t xml:space="preserve"> weitere</w:t>
      </w:r>
      <w:r>
        <w:rPr>
          <w:rFonts w:cs="Calibri"/>
        </w:rPr>
        <w:t xml:space="preserve"> Projektideen umgesetzt werden sollen.  </w:t>
      </w:r>
    </w:p>
    <w:p w14:paraId="0B7BCDDF" w14:textId="138CC323" w:rsidR="0018049D" w:rsidRDefault="00C57CA5" w:rsidP="00C57CA5">
      <w:pPr>
        <w:rPr>
          <w:rFonts w:cs="Calibri"/>
        </w:rPr>
      </w:pPr>
      <w:r>
        <w:rPr>
          <w:rFonts w:cs="Calibri"/>
        </w:rPr>
        <w:t xml:space="preserve">Die Entwicklung wurde auf einer Arch Linux Installation durchgeführt, wobei als IDE Eclipse eingesetzt wurde. Zur Interpretation von Python </w:t>
      </w:r>
      <w:r w:rsidR="0013020F">
        <w:rPr>
          <w:rFonts w:cs="Calibri"/>
        </w:rPr>
        <w:t xml:space="preserve">3.4 </w:t>
      </w:r>
      <w:r>
        <w:rPr>
          <w:rFonts w:cs="Calibri"/>
        </w:rPr>
        <w:t>wurde das Plugin PyDev verwendet. Das Arduino wurde über die dazu gelieferte IDE programmiert</w:t>
      </w:r>
      <w:r w:rsidR="0018049D">
        <w:rPr>
          <w:rFonts w:cs="Calibri"/>
        </w:rPr>
        <w:t>.</w:t>
      </w:r>
    </w:p>
    <w:p w14:paraId="6945DBE6" w14:textId="2F4248AA" w:rsidR="00C57CA5" w:rsidRDefault="00521D1A" w:rsidP="00C57CA5">
      <w:pPr>
        <w:rPr>
          <w:rFonts w:cs="Calibri"/>
        </w:rPr>
      </w:pPr>
      <w:ins w:id="1060" w:author="Desiree Sacher" w:date="2014-09-11T13:48:00Z">
        <w:r>
          <w:rPr>
            <w:rFonts w:cs="Calibri"/>
          </w:rPr>
          <w:t xml:space="preserve">Wenn das Arduino gestartet wird, aktiviert sich der darauf abgespeicherte Code automatisch. </w:t>
        </w:r>
      </w:ins>
      <w:ins w:id="1061" w:author="Desiree Sacher" w:date="2014-09-11T13:49:00Z">
        <w:r>
          <w:rPr>
            <w:rFonts w:cs="Calibri"/>
          </w:rPr>
          <w:t>Zuerst wird die setup() Methode durchgeführt, danach wird der loop() ausgeführt, wobei sich dessen Verhalten ab diesem Zeitpunkt nur noch über Sensoren oder die Serielle Verbindung beeinflussen lä</w:t>
        </w:r>
      </w:ins>
      <w:ins w:id="1062" w:author="Desiree Sacher" w:date="2014-09-11T13:50:00Z">
        <w:r>
          <w:rPr>
            <w:rFonts w:cs="Calibri"/>
          </w:rPr>
          <w:t>sst.</w:t>
        </w:r>
      </w:ins>
      <w:del w:id="1063" w:author="Desiree Sacher" w:date="2014-09-11T13:50:00Z">
        <w:r w:rsidR="0018049D" w:rsidDel="00521D1A">
          <w:rPr>
            <w:rFonts w:cs="Calibri"/>
          </w:rPr>
          <w:delText>D</w:delText>
        </w:r>
        <w:r w:rsidR="00C57CA5" w:rsidDel="00521D1A">
          <w:rPr>
            <w:rFonts w:cs="Calibri"/>
          </w:rPr>
          <w:delText>ie Arduino</w:delText>
        </w:r>
        <w:r w:rsidR="0018049D" w:rsidDel="00521D1A">
          <w:rPr>
            <w:rFonts w:cs="Calibri"/>
          </w:rPr>
          <w:delText>-</w:delText>
        </w:r>
        <w:r w:rsidR="00C57CA5" w:rsidDel="00521D1A">
          <w:rPr>
            <w:rFonts w:cs="Calibri"/>
          </w:rPr>
          <w:delText>Ausgaben w</w:delText>
        </w:r>
        <w:r w:rsidR="0018049D" w:rsidDel="00521D1A">
          <w:rPr>
            <w:rFonts w:cs="Calibri"/>
          </w:rPr>
          <w:delText>e</w:delText>
        </w:r>
        <w:r w:rsidR="00C57CA5" w:rsidDel="00521D1A">
          <w:rPr>
            <w:rFonts w:cs="Calibri"/>
          </w:rPr>
          <w:delText>rden über den Serial Port ausgelesen</w:delText>
        </w:r>
      </w:del>
      <w:r w:rsidR="00C57CA5">
        <w:rPr>
          <w:rFonts w:cs="Calibri"/>
        </w:rPr>
        <w:t xml:space="preserve">. Die Kommunikation zwischen RFID Reader und Python findet entsprechend auch über </w:t>
      </w:r>
      <w:del w:id="1064" w:author="Desiree Sacher" w:date="2014-09-11T13:50:00Z">
        <w:r w:rsidR="00C57CA5" w:rsidDel="00521D1A">
          <w:rPr>
            <w:rFonts w:cs="Calibri"/>
          </w:rPr>
          <w:delText xml:space="preserve">einen </w:delText>
        </w:r>
      </w:del>
      <w:ins w:id="1065" w:author="Desiree Sacher" w:date="2014-09-11T13:50:00Z">
        <w:r>
          <w:rPr>
            <w:rFonts w:cs="Calibri"/>
          </w:rPr>
          <w:t xml:space="preserve">den </w:t>
        </w:r>
      </w:ins>
      <w:r w:rsidR="00F263BD">
        <w:rPr>
          <w:rFonts w:cs="Calibri"/>
        </w:rPr>
        <w:t>s</w:t>
      </w:r>
      <w:r w:rsidR="00C57CA5">
        <w:rPr>
          <w:rFonts w:cs="Calibri"/>
        </w:rPr>
        <w:t xml:space="preserve">eriellen Anschluss statt.  </w:t>
      </w:r>
    </w:p>
    <w:p w14:paraId="3811E9B0" w14:textId="1FDEF88E" w:rsidR="00C57CA5" w:rsidRDefault="00C57CA5" w:rsidP="00C57CA5">
      <w:pPr>
        <w:rPr>
          <w:rFonts w:cs="Calibri"/>
        </w:rPr>
      </w:pPr>
      <w:r>
        <w:rPr>
          <w:rFonts w:cs="Calibri"/>
        </w:rPr>
        <w:t>Zum Thema RFID und Arduino sind im Internet bereits einige Anleitungen und Code</w:t>
      </w:r>
      <w:r w:rsidR="00056179">
        <w:rPr>
          <w:rFonts w:cs="Calibri"/>
        </w:rPr>
        <w:t>-B</w:t>
      </w:r>
      <w:r>
        <w:rPr>
          <w:rFonts w:cs="Calibri"/>
        </w:rPr>
        <w:t>eispiele zu finden. Auf der Basis der Anleitung von Cooking Hacks</w:t>
      </w:r>
      <w:ins w:id="1066" w:author="Desiree Sacher" w:date="2014-09-11T13:52:00Z">
        <w:r w:rsidR="00521D1A">
          <w:rPr>
            <w:rStyle w:val="FootnoteReference"/>
            <w:rFonts w:cs="Calibri"/>
          </w:rPr>
          <w:footnoteReference w:id="3"/>
        </w:r>
      </w:ins>
      <w:r>
        <w:rPr>
          <w:rFonts w:cs="Calibri"/>
        </w:rPr>
        <w:t xml:space="preserve"> wurden die Hardwarekomponenten bestellt. Die Beispiel</w:t>
      </w:r>
      <w:r w:rsidR="003C4F53">
        <w:rPr>
          <w:rFonts w:cs="Calibri"/>
        </w:rPr>
        <w:t>-</w:t>
      </w:r>
      <w:r>
        <w:rPr>
          <w:rFonts w:cs="Calibri"/>
        </w:rPr>
        <w:t xml:space="preserve">Skripte konnten für das </w:t>
      </w:r>
      <w:r w:rsidR="003C4F53">
        <w:rPr>
          <w:rFonts w:cs="Calibri"/>
        </w:rPr>
        <w:t>A</w:t>
      </w:r>
      <w:r>
        <w:rPr>
          <w:rFonts w:cs="Calibri"/>
        </w:rPr>
        <w:t>uslesen von leeren RFID</w:t>
      </w:r>
      <w:r w:rsidR="00362145">
        <w:rPr>
          <w:rFonts w:cs="Calibri"/>
        </w:rPr>
        <w:t>-</w:t>
      </w:r>
      <w:r>
        <w:rPr>
          <w:rFonts w:cs="Calibri"/>
        </w:rPr>
        <w:t xml:space="preserve">Karten verwendet werden. Um den Zugriff für das Spiel allerdings zu optimieren, wurden die Skripte </w:t>
      </w:r>
      <w:del w:id="1068" w:author="Desiree Sacher" w:date="2014-09-11T13:53:00Z">
        <w:r w:rsidDel="00521D1A">
          <w:rPr>
            <w:rFonts w:cs="Calibri"/>
          </w:rPr>
          <w:delText xml:space="preserve">minim </w:delText>
        </w:r>
      </w:del>
      <w:r>
        <w:rPr>
          <w:rFonts w:cs="Calibri"/>
        </w:rPr>
        <w:t xml:space="preserve">angepasst.  </w:t>
      </w:r>
    </w:p>
    <w:p w14:paraId="2F982E9E" w14:textId="36957195" w:rsidR="000A0947" w:rsidRDefault="00C57CA5" w:rsidP="00C57CA5">
      <w:pPr>
        <w:rPr>
          <w:rFonts w:cs="Calibri"/>
        </w:rPr>
      </w:pPr>
      <w:r>
        <w:rPr>
          <w:rFonts w:cs="Calibri"/>
        </w:rPr>
        <w:t xml:space="preserve">Da es sich bei dem Projekt um ein Reaktionsspiel handelt, ist der Faktor Zeit eine wichtige Komponente. Für das Spiel wurde entsprechend das </w:t>
      </w:r>
      <w:r w:rsidR="00405290">
        <w:rPr>
          <w:rFonts w:cs="Calibri"/>
        </w:rPr>
        <w:t>A</w:t>
      </w:r>
      <w:r>
        <w:rPr>
          <w:rFonts w:cs="Calibri"/>
        </w:rPr>
        <w:t xml:space="preserve">uslesen optimiert und der Handshake wird nach </w:t>
      </w:r>
      <w:r w:rsidR="00405290">
        <w:rPr>
          <w:rFonts w:cs="Calibri"/>
        </w:rPr>
        <w:t>A</w:t>
      </w:r>
      <w:r>
        <w:rPr>
          <w:rFonts w:cs="Calibri"/>
        </w:rPr>
        <w:t>uslesen der Karten</w:t>
      </w:r>
      <w:r w:rsidR="00405290">
        <w:rPr>
          <w:rFonts w:cs="Calibri"/>
        </w:rPr>
        <w:t>-</w:t>
      </w:r>
      <w:r>
        <w:rPr>
          <w:rFonts w:cs="Calibri"/>
        </w:rPr>
        <w:t>UID beendet.</w:t>
      </w:r>
      <w:ins w:id="1069" w:author="Desiree Sacher" w:date="2014-09-11T13:53:00Z">
        <w:r w:rsidR="00521D1A">
          <w:rPr>
            <w:rFonts w:cs="Calibri"/>
          </w:rPr>
          <w:t xml:space="preserve"> </w:t>
        </w:r>
      </w:ins>
      <w:ins w:id="1070" w:author="Desiree Sacher" w:date="2014-09-11T13:54:00Z">
        <w:r w:rsidR="00521D1A">
          <w:rPr>
            <w:rFonts w:cs="Calibri"/>
          </w:rPr>
          <w:t>D</w:t>
        </w:r>
      </w:ins>
      <w:ins w:id="1071" w:author="Desiree Sacher" w:date="2014-09-11T13:53:00Z">
        <w:r w:rsidR="00521D1A">
          <w:rPr>
            <w:rFonts w:cs="Calibri"/>
          </w:rPr>
          <w:t xml:space="preserve">ementsprechend </w:t>
        </w:r>
      </w:ins>
      <w:ins w:id="1072" w:author="Desiree Sacher" w:date="2014-09-11T13:54:00Z">
        <w:r w:rsidR="00521D1A">
          <w:rPr>
            <w:rFonts w:cs="Calibri"/>
          </w:rPr>
          <w:t xml:space="preserve">wird zu keinem Zeitpunkt versucht </w:t>
        </w:r>
      </w:ins>
      <w:ins w:id="1073" w:author="Desiree Sacher" w:date="2014-09-11T13:53:00Z">
        <w:r w:rsidR="00521D1A">
          <w:rPr>
            <w:rFonts w:cs="Calibri"/>
          </w:rPr>
          <w:t>auf verschlüsselten Sektoren zu</w:t>
        </w:r>
      </w:ins>
      <w:ins w:id="1074" w:author="Desiree Sacher" w:date="2014-09-11T13:54:00Z">
        <w:r w:rsidR="00521D1A">
          <w:rPr>
            <w:rFonts w:cs="Calibri"/>
          </w:rPr>
          <w:t>zugreif</w:t>
        </w:r>
      </w:ins>
      <w:ins w:id="1075" w:author="Desiree Sacher" w:date="2014-09-11T13:53:00Z">
        <w:r w:rsidR="00521D1A">
          <w:rPr>
            <w:rFonts w:cs="Calibri"/>
          </w:rPr>
          <w:t>en.</w:t>
        </w:r>
      </w:ins>
    </w:p>
    <w:p w14:paraId="223EC454" w14:textId="103F722C" w:rsidR="00C57CA5" w:rsidRDefault="00C57CA5" w:rsidP="00C57CA5">
      <w:pPr>
        <w:rPr>
          <w:rFonts w:cs="Calibri"/>
        </w:rPr>
      </w:pPr>
      <w:r>
        <w:rPr>
          <w:rFonts w:cs="Calibri"/>
        </w:rPr>
        <w:t xml:space="preserve">Ein </w:t>
      </w:r>
      <w:r w:rsidR="000A0947">
        <w:rPr>
          <w:rFonts w:cs="Calibri"/>
        </w:rPr>
        <w:t>V</w:t>
      </w:r>
      <w:r>
        <w:rPr>
          <w:rFonts w:cs="Calibri"/>
        </w:rPr>
        <w:t>erändern der RFID</w:t>
      </w:r>
      <w:r w:rsidR="000A0947">
        <w:rPr>
          <w:rFonts w:cs="Calibri"/>
        </w:rPr>
        <w:t>-</w:t>
      </w:r>
      <w:r>
        <w:rPr>
          <w:rFonts w:cs="Calibri"/>
        </w:rPr>
        <w:t>Karten oder der darauf geschrieben</w:t>
      </w:r>
      <w:r w:rsidR="000A0947">
        <w:rPr>
          <w:rFonts w:cs="Calibri"/>
        </w:rPr>
        <w:t>en</w:t>
      </w:r>
      <w:r>
        <w:rPr>
          <w:rFonts w:cs="Calibri"/>
        </w:rPr>
        <w:t xml:space="preserve"> Daten findet für </w:t>
      </w:r>
      <w:r w:rsidR="000A0947">
        <w:rPr>
          <w:rFonts w:cs="Calibri"/>
        </w:rPr>
        <w:t xml:space="preserve">das </w:t>
      </w:r>
      <w:r>
        <w:rPr>
          <w:rFonts w:cs="Calibri"/>
        </w:rPr>
        <w:t xml:space="preserve">Spiel nicht statt. Dies ermöglicht es, die </w:t>
      </w:r>
      <w:ins w:id="1076" w:author="Desiree Sacher" w:date="2014-09-11T13:55:00Z">
        <w:r w:rsidR="00AC2DF9">
          <w:rPr>
            <w:rFonts w:cs="Calibri"/>
          </w:rPr>
          <w:t xml:space="preserve">Auswahl von </w:t>
        </w:r>
      </w:ins>
      <w:r>
        <w:rPr>
          <w:rFonts w:cs="Calibri"/>
        </w:rPr>
        <w:t>Spielkarten beliebig zu erweitern und zum Beispiel mit verschiedenen Studentenausweisen das Spiel durchzuführen.</w:t>
      </w:r>
      <w:ins w:id="1077" w:author="Desiree Sacher" w:date="2014-09-11T13:56:00Z">
        <w:r w:rsidR="00AC2DF9">
          <w:rPr>
            <w:rFonts w:cs="Calibri"/>
          </w:rPr>
          <w:t xml:space="preserve"> Zur Zeit </w:t>
        </w:r>
        <w:r w:rsidR="00A744E8">
          <w:rPr>
            <w:rFonts w:cs="Calibri"/>
          </w:rPr>
          <w:t>sind lediglich die Spielvarianten mit Farbkarten ausprogrammiert, der Kartenmanager ist für Studentenausweise mit ausgelegt, allerdings ist dazu noch keine Spielvariante vorhanden.</w:t>
        </w:r>
      </w:ins>
      <w:r>
        <w:rPr>
          <w:rFonts w:cs="Calibri"/>
        </w:rPr>
        <w:t xml:space="preserve"> </w:t>
      </w:r>
      <w:ins w:id="1078" w:author="Desiree Sacher" w:date="2014-09-11T13:57:00Z">
        <w:r w:rsidR="00A744E8">
          <w:rPr>
            <w:rFonts w:cs="Calibri"/>
          </w:rPr>
          <w:t>Weitere Kategorien und Spielvarianten sind beliebig erweiterbar.</w:t>
        </w:r>
      </w:ins>
      <w:del w:id="1079" w:author="Desiree Sacher" w:date="2014-09-11T13:57:00Z">
        <w:r w:rsidDel="00A744E8">
          <w:rPr>
            <w:rFonts w:cs="Calibri"/>
          </w:rPr>
          <w:delText xml:space="preserve">Andere Kategorien wurden in Bezug auf Studentenkarten als eine erste Idee  in der Implementation berücksichtigt. </w:delText>
        </w:r>
      </w:del>
    </w:p>
    <w:p w14:paraId="1F3C86AD" w14:textId="42106C93" w:rsidR="00195F2B" w:rsidRPr="00997F52" w:rsidRDefault="00195F2B" w:rsidP="00195F2B">
      <w:pPr>
        <w:rPr>
          <w:ins w:id="1080" w:author="Desiree Sacher" w:date="2014-09-11T13:34:00Z"/>
        </w:rPr>
      </w:pPr>
      <w:ins w:id="1081" w:author="Desiree Sacher" w:date="2014-09-11T13:34:00Z">
        <w:r>
          <w:t xml:space="preserve">Für dieses Projekt wurde mit der neuester Version von Python (Version 3.4) entwickelt. Durch den grossen Versionssprung zwischen Version 2 und 3 und den sich damit ergebenden Änderungen sind nicht mehr alle GUI Toolkits mit der aktuellen Version kompatibel. Dies musste entsprechend bei der weiteren Auswahl von Bibliotheken und Anleitungen berücksichtigt werden. </w:t>
        </w:r>
      </w:ins>
      <w:ins w:id="1082" w:author="Desiree Sacher" w:date="2014-09-11T13:46:00Z">
        <w:r w:rsidR="00D20291">
          <w:t xml:space="preserve"> Für die GUI Umgebung wurde aus diesem Grund auf die Bibliothek TkInter gesetzt.</w:t>
        </w:r>
      </w:ins>
    </w:p>
    <w:p w14:paraId="6A830DB1" w14:textId="77777777" w:rsidR="00C57CA5" w:rsidRPr="00C57CA5" w:rsidRDefault="00C57CA5" w:rsidP="00C57CA5"/>
    <w:p w14:paraId="5EE43F6C" w14:textId="3ED49AEB" w:rsidR="00C57CA5" w:rsidRDefault="00C57CA5" w:rsidP="00C57CA5">
      <w:pPr>
        <w:pStyle w:val="Heading2"/>
      </w:pPr>
      <w:bookmarkStart w:id="1083" w:name="_Toc398226725"/>
      <w:r>
        <w:t>System</w:t>
      </w:r>
      <w:r w:rsidR="009A6C86">
        <w:t>a</w:t>
      </w:r>
      <w:r>
        <w:t>rchitektur</w:t>
      </w:r>
      <w:bookmarkEnd w:id="1083"/>
    </w:p>
    <w:p w14:paraId="0A63A365" w14:textId="4B79E547" w:rsidR="00C22388" w:rsidRDefault="0013020F" w:rsidP="00C22388">
      <w:r>
        <w:t xml:space="preserve">Um das Spiel zu </w:t>
      </w:r>
      <w:r w:rsidR="009A6C86">
        <w:t>S</w:t>
      </w:r>
      <w:r>
        <w:t xml:space="preserve">pielen sind mehrere </w:t>
      </w:r>
      <w:r w:rsidR="009A6C86">
        <w:t>Systemk</w:t>
      </w:r>
      <w:r>
        <w:t>omponenten nötig:</w:t>
      </w:r>
    </w:p>
    <w:p w14:paraId="19F1C670" w14:textId="4CE56E19" w:rsidR="0013020F" w:rsidRDefault="00014688" w:rsidP="00C22388">
      <w:ins w:id="1084" w:author="Desiree Sacher" w:date="2014-09-11T18:29:00Z">
        <w:r w:rsidRPr="00014688">
          <w:lastRenderedPageBreak/>
          <w:t xml:space="preserve"> </w:t>
        </w:r>
        <w:r>
          <w:object w:dxaOrig="14941" w:dyaOrig="4876" w14:anchorId="2ABE9BC3">
            <v:shape id="_x0000_i1034" type="#_x0000_t75" style="width:453.75pt;height:148.2pt" o:ole="">
              <v:imagedata r:id="rId17" o:title=""/>
            </v:shape>
            <o:OLEObject Type="Embed" ProgID="Visio.Drawing.15" ShapeID="_x0000_i1034" DrawAspect="Content" ObjectID="_1471968867" r:id="rId18"/>
          </w:object>
        </w:r>
      </w:ins>
    </w:p>
    <w:p w14:paraId="08B8C495" w14:textId="2AAE704E" w:rsidR="0013020F" w:rsidRDefault="0013020F" w:rsidP="00C22388">
      <w:r>
        <w:t>Um RFID</w:t>
      </w:r>
      <w:r w:rsidR="00CA2CE8">
        <w:t>-</w:t>
      </w:r>
      <w:r>
        <w:t xml:space="preserve">Karten zu lesen wurde für </w:t>
      </w:r>
      <w:del w:id="1085" w:author="Desiree Sacher" w:date="2014-09-11T14:00:00Z">
        <w:r w:rsidDel="002F31E3">
          <w:delText>dieses Beispiel</w:delText>
        </w:r>
      </w:del>
      <w:ins w:id="1086" w:author="Desiree Sacher" w:date="2014-09-11T14:00:00Z">
        <w:r w:rsidR="002F31E3">
          <w:t>die Projektimplementation</w:t>
        </w:r>
      </w:ins>
      <w:r>
        <w:t xml:space="preserve"> ein Arduino mit einem entsprechenden Modul verwendet.</w:t>
      </w:r>
      <w:ins w:id="1087" w:author="Desiree Sacher" w:date="2014-09-11T14:03:00Z">
        <w:r w:rsidR="002F31E3">
          <w:t xml:space="preserve"> Auf der linken Seite sind die technischen Komponenten gezeigt, welche nötig sind um RFID mit RFID Karten zu kommunizieren.</w:t>
        </w:r>
      </w:ins>
      <w:ins w:id="1088" w:author="Desiree Sacher" w:date="2014-09-11T14:04:00Z">
        <w:r w:rsidR="002F31E3">
          <w:t xml:space="preserve"> Auf der rechten Seite ist der Computer, welcher dem Spieler auch als Anzeige dient, sowie das Python Spiel, welches die Anzeige steuert. </w:t>
        </w:r>
      </w:ins>
      <w:r>
        <w:t xml:space="preserve"> </w:t>
      </w:r>
      <w:del w:id="1089" w:author="Desiree Sacher" w:date="2014-09-11T14:06:00Z">
        <w:r w:rsidDel="002F31E3">
          <w:delText xml:space="preserve">Zudem wird die Anzeige der geforderten Karte sowie sämmtliche Benutzerinteraktion über einen Computer durchgeführt. </w:delText>
        </w:r>
      </w:del>
    </w:p>
    <w:p w14:paraId="7636E75A" w14:textId="0B790C41" w:rsidR="0013020F" w:rsidRDefault="0013020F" w:rsidP="00C22388">
      <w:r>
        <w:t>Das Arduino übernimmt die Steuerung des RFID</w:t>
      </w:r>
      <w:r w:rsidR="00753D84">
        <w:t>-</w:t>
      </w:r>
      <w:r>
        <w:t xml:space="preserve">Sensors, welcher mit Hilfe eines Communication Shields (welches in unserem Fall Produktabhängig ist und nicht für jeden RFID Sensor benötigt wird) </w:t>
      </w:r>
      <w:r w:rsidR="00753D84">
        <w:t xml:space="preserve">angeschlossen </w:t>
      </w:r>
      <w:r>
        <w:t xml:space="preserve">ist. Zudem kommuniziert das Arduino die gelesenen UIDs über die serielle Verbindung an den Computer. </w:t>
      </w:r>
    </w:p>
    <w:p w14:paraId="7E14DEFD" w14:textId="6DC038BB" w:rsidR="0013020F" w:rsidRPr="00C22388" w:rsidRDefault="0013020F" w:rsidP="00C22388">
      <w:r>
        <w:t xml:space="preserve">Auf dem Computer wird bei Start des Spiels der serielle Port geöffnet und während des Spiels auf </w:t>
      </w:r>
      <w:r w:rsidR="00753D84">
        <w:t xml:space="preserve">vom Arduino </w:t>
      </w:r>
      <w:r>
        <w:t xml:space="preserve">gelesene </w:t>
      </w:r>
      <w:r w:rsidR="00753D84">
        <w:t xml:space="preserve">und </w:t>
      </w:r>
      <w:del w:id="1090" w:author="Desiree Sacher" w:date="2014-09-11T14:07:00Z">
        <w:r w:rsidR="00753D84" w:rsidDel="00D318FA">
          <w:delText xml:space="preserve">auf dem </w:delText>
        </w:r>
      </w:del>
      <w:ins w:id="1091" w:author="Desiree Sacher" w:date="2014-09-11T14:07:00Z">
        <w:r w:rsidR="00D318FA">
          <w:t xml:space="preserve">über die </w:t>
        </w:r>
      </w:ins>
      <w:r w:rsidR="00753D84">
        <w:t>serielle</w:t>
      </w:r>
      <w:ins w:id="1092" w:author="Desiree Sacher" w:date="2014-09-11T14:07:00Z">
        <w:r w:rsidR="00D318FA">
          <w:t xml:space="preserve"> Verbindung</w:t>
        </w:r>
      </w:ins>
      <w:del w:id="1093" w:author="Desiree Sacher" w:date="2014-09-11T14:07:00Z">
        <w:r w:rsidR="00753D84" w:rsidDel="00D318FA">
          <w:delText xml:space="preserve">n Bus abgelegten </w:delText>
        </w:r>
      </w:del>
      <w:ins w:id="1094" w:author="Desiree Sacher" w:date="2014-09-11T14:07:00Z">
        <w:r w:rsidR="00D318FA">
          <w:t xml:space="preserve"> übertragene </w:t>
        </w:r>
      </w:ins>
      <w:r>
        <w:t>Informationen gehorcht. Bei Erhalt eines Signals reagiert das Python</w:t>
      </w:r>
      <w:r w:rsidR="00C3464C">
        <w:t>-Programm</w:t>
      </w:r>
      <w:r>
        <w:t xml:space="preserve"> auf vordefinierte Weise und lässt das Spiel eine entsprechende </w:t>
      </w:r>
      <w:del w:id="1095" w:author="Desiree Sacher" w:date="2014-09-11T14:08:00Z">
        <w:r w:rsidDel="00D318FA">
          <w:delText xml:space="preserve">Wende </w:delText>
        </w:r>
      </w:del>
      <w:ins w:id="1096" w:author="Desiree Sacher" w:date="2014-09-11T14:08:00Z">
        <w:r w:rsidR="00D318FA">
          <w:t xml:space="preserve">Aktion </w:t>
        </w:r>
      </w:ins>
      <w:del w:id="1097" w:author="Desiree Sacher" w:date="2014-09-11T14:08:00Z">
        <w:r w:rsidDel="00D318FA">
          <w:delText xml:space="preserve">oder Ablauf </w:delText>
        </w:r>
      </w:del>
      <w:r>
        <w:t>ausführen.</w:t>
      </w:r>
    </w:p>
    <w:p w14:paraId="0FAD9FB6" w14:textId="3DD7D6C1" w:rsidR="00C57CA5" w:rsidRDefault="00C57CA5" w:rsidP="00C57CA5">
      <w:pPr>
        <w:pStyle w:val="Heading2"/>
      </w:pPr>
      <w:bookmarkStart w:id="1098" w:name="_Toc398226726"/>
      <w:r>
        <w:t>GUI</w:t>
      </w:r>
      <w:r w:rsidR="009D3942">
        <w:t>-</w:t>
      </w:r>
      <w:r>
        <w:t>Architektur</w:t>
      </w:r>
      <w:bookmarkEnd w:id="1098"/>
    </w:p>
    <w:p w14:paraId="67C9ED58" w14:textId="50D83153" w:rsidR="00591EE8" w:rsidRDefault="00350316" w:rsidP="00591EE8">
      <w:r>
        <w:t xml:space="preserve">Das GUI besteht aus insgesamt </w:t>
      </w:r>
      <w:r w:rsidR="00364B7A">
        <w:t>zurzeit</w:t>
      </w:r>
      <w:r>
        <w:t xml:space="preserve"> </w:t>
      </w:r>
      <w:r w:rsidR="00632331">
        <w:t>aus vier implementierten</w:t>
      </w:r>
      <w:r>
        <w:t xml:space="preserve"> Fenstern. Zum Spielstart wird das Hauptfenster „</w:t>
      </w:r>
      <w:del w:id="1099" w:author="Desiree Sacher" w:date="2014-09-11T14:09:00Z">
        <w:r w:rsidDel="00C86C37">
          <w:delText>MainGUI</w:delText>
        </w:r>
      </w:del>
      <w:ins w:id="1100" w:author="Desiree Sacher" w:date="2014-09-11T14:09:00Z">
        <w:r w:rsidR="00C86C37">
          <w:t>ReaFID</w:t>
        </w:r>
      </w:ins>
      <w:r>
        <w:t>“</w:t>
      </w:r>
      <w:ins w:id="1101" w:author="Desiree Sacher" w:date="2014-09-11T14:09:00Z">
        <w:r w:rsidR="00C86C37">
          <w:t>(implementiert im „MainGUI“)</w:t>
        </w:r>
      </w:ins>
      <w:r>
        <w:t xml:space="preserve"> geöffnet. Aus diesem Fenster können </w:t>
      </w:r>
      <w:ins w:id="1102" w:author="Desiree Sacher" w:date="2014-09-11T14:09:00Z">
        <w:r w:rsidR="00C86C37">
          <w:t xml:space="preserve">mittels „File“-Menü </w:t>
        </w:r>
      </w:ins>
      <w:r w:rsidR="00364B7A">
        <w:t xml:space="preserve">drei </w:t>
      </w:r>
      <w:del w:id="1103" w:author="Desiree Sacher" w:date="2014-09-11T14:10:00Z">
        <w:r w:rsidDel="00C86C37">
          <w:delText xml:space="preserve">Dialoge </w:delText>
        </w:r>
      </w:del>
      <w:ins w:id="1104" w:author="Desiree Sacher" w:date="2014-09-11T14:10:00Z">
        <w:r w:rsidR="00C86C37">
          <w:t xml:space="preserve">Dialogfenster </w:t>
        </w:r>
      </w:ins>
      <w:r>
        <w:t>geöffnet werden, in welche</w:t>
      </w:r>
      <w:r w:rsidR="00364B7A">
        <w:t>n</w:t>
      </w:r>
      <w:r>
        <w:t xml:space="preserve"> Konfigurationseinstellungen zum Spiel vorgenommen werden können.</w:t>
      </w:r>
      <w:ins w:id="1105" w:author="Desiree Sacher" w:date="2014-09-11T14:10:00Z">
        <w:r w:rsidR="00C86C37">
          <w:t xml:space="preserve"> Das Topscore Menü ist für die zukünftige Implementation einer Topscore Liste geplant, in welcher die Bestzeiten  enthalten sind. </w:t>
        </w:r>
      </w:ins>
      <w:ins w:id="1106" w:author="Desiree Sacher" w:date="2014-09-11T14:11:00Z">
        <w:r w:rsidR="00C86C37">
          <w:t xml:space="preserve">Das „About“ Menü soll in naher Zukunft ein kleines ReadMe enthalten, welches Auskunft über dieses Spiel gibt. Das State Label soll während des Spiels anzeigen ob die serielle Verbindung geglückt ist. </w:t>
        </w:r>
      </w:ins>
      <w:ins w:id="1107" w:author="Desiree Sacher" w:date="2014-09-11T14:12:00Z">
        <w:r w:rsidR="00C86C37">
          <w:t>Über „Play“ kann das Spiel gestartet werden.</w:t>
        </w:r>
      </w:ins>
    </w:p>
    <w:p w14:paraId="72307F64" w14:textId="77777777" w:rsidR="00FC0EDA" w:rsidRDefault="00FC0EDA" w:rsidP="00591EE8">
      <w:pPr>
        <w:rPr>
          <w:ins w:id="1108" w:author="Desiree Sacher" w:date="2014-09-11T14:16:00Z"/>
        </w:rPr>
      </w:pPr>
    </w:p>
    <w:p w14:paraId="49941A96" w14:textId="34C39F0B" w:rsidR="00FC0EDA" w:rsidRDefault="00C8150E" w:rsidP="00591EE8">
      <w:r>
        <w:rPr>
          <w:noProof/>
          <w:lang w:eastAsia="de-CH"/>
        </w:rPr>
        <w:lastRenderedPageBreak/>
        <w:drawing>
          <wp:inline distT="0" distB="0" distL="0" distR="0" wp14:anchorId="4FB9350C" wp14:editId="457C52B9">
            <wp:extent cx="5420521" cy="3791736"/>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Architektur.jpg"/>
                    <pic:cNvPicPr/>
                  </pic:nvPicPr>
                  <pic:blipFill>
                    <a:blip r:embed="rId19">
                      <a:extLst>
                        <a:ext uri="{28A0092B-C50C-407E-A947-70E740481C1C}">
                          <a14:useLocalDpi xmlns:a14="http://schemas.microsoft.com/office/drawing/2010/main" val="0"/>
                        </a:ext>
                      </a:extLst>
                    </a:blip>
                    <a:stretch>
                      <a:fillRect/>
                    </a:stretch>
                  </pic:blipFill>
                  <pic:spPr>
                    <a:xfrm>
                      <a:off x="0" y="0"/>
                      <a:ext cx="5420481" cy="3791708"/>
                    </a:xfrm>
                    <a:prstGeom prst="rect">
                      <a:avLst/>
                    </a:prstGeom>
                  </pic:spPr>
                </pic:pic>
              </a:graphicData>
            </a:graphic>
          </wp:inline>
        </w:drawing>
      </w:r>
    </w:p>
    <w:p w14:paraId="3B0B146A" w14:textId="2728A1DA" w:rsidR="00350316" w:rsidRDefault="00350316" w:rsidP="00350316">
      <w:pPr>
        <w:pStyle w:val="Caption"/>
        <w:jc w:val="center"/>
      </w:pPr>
      <w:bookmarkStart w:id="1109" w:name="_Toc398224580"/>
      <w:r>
        <w:t xml:space="preserve">Abbildung </w:t>
      </w:r>
      <w:r w:rsidR="002F2CFD">
        <w:fldChar w:fldCharType="begin"/>
      </w:r>
      <w:r w:rsidR="002F2CFD">
        <w:instrText xml:space="preserve"> SEQ Abbildung \* ARABIC </w:instrText>
      </w:r>
      <w:r w:rsidR="002F2CFD">
        <w:fldChar w:fldCharType="separate"/>
      </w:r>
      <w:r w:rsidR="00602E85">
        <w:rPr>
          <w:noProof/>
        </w:rPr>
        <w:t>7</w:t>
      </w:r>
      <w:r w:rsidR="002F2CFD">
        <w:rPr>
          <w:noProof/>
        </w:rPr>
        <w:fldChar w:fldCharType="end"/>
      </w:r>
      <w:r>
        <w:t>: GUI Hauptfenster Beschreibung</w:t>
      </w:r>
      <w:bookmarkEnd w:id="1109"/>
    </w:p>
    <w:p w14:paraId="40C81C69" w14:textId="12543C60" w:rsidR="00246F79" w:rsidRDefault="00246F79" w:rsidP="00350316">
      <w:r>
        <w:t xml:space="preserve">Die Dialogfenster sind jeweils simpel gestaltet und zeigen nur die nötigen Felder für ihre Anpassungen. Abbildung 8 ist </w:t>
      </w:r>
      <w:r w:rsidR="001B1108">
        <w:t xml:space="preserve">beispielweise </w:t>
      </w:r>
      <w:r>
        <w:t xml:space="preserve">das Fenster zur Konfiguration der </w:t>
      </w:r>
      <w:r w:rsidR="001B1108">
        <w:t xml:space="preserve">seriellen </w:t>
      </w:r>
      <w:r>
        <w:t>Verbindung.</w:t>
      </w:r>
    </w:p>
    <w:p w14:paraId="14C873FC" w14:textId="5B33893C" w:rsidR="00246F79" w:rsidRDefault="00246F79" w:rsidP="00246F79">
      <w:pPr>
        <w:jc w:val="center"/>
      </w:pPr>
      <w:r>
        <w:rPr>
          <w:noProof/>
          <w:lang w:eastAsia="de-CH"/>
        </w:rPr>
        <w:drawing>
          <wp:inline distT="0" distB="0" distL="0" distR="0" wp14:anchorId="7B964F0F" wp14:editId="555C9100">
            <wp:extent cx="2952750" cy="1190625"/>
            <wp:effectExtent l="0" t="0" r="0" b="9525"/>
            <wp:docPr id="20" name="Picture 20" descr="F:\rfid\Screenshot - 09072014 - 05:31: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rfid\Screenshot - 09072014 - 05:31:23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2750" cy="1190625"/>
                    </a:xfrm>
                    <a:prstGeom prst="rect">
                      <a:avLst/>
                    </a:prstGeom>
                    <a:noFill/>
                    <a:ln>
                      <a:noFill/>
                    </a:ln>
                  </pic:spPr>
                </pic:pic>
              </a:graphicData>
            </a:graphic>
          </wp:inline>
        </w:drawing>
      </w:r>
    </w:p>
    <w:p w14:paraId="6324B3A3" w14:textId="54450A1B" w:rsidR="00246F79" w:rsidRPr="00350316" w:rsidRDefault="00246F79" w:rsidP="00246F79">
      <w:pPr>
        <w:pStyle w:val="Caption"/>
        <w:jc w:val="center"/>
      </w:pPr>
      <w:bookmarkStart w:id="1110" w:name="_Toc398224581"/>
      <w:r>
        <w:t xml:space="preserve">Abbildung </w:t>
      </w:r>
      <w:r w:rsidR="002F2CFD">
        <w:fldChar w:fldCharType="begin"/>
      </w:r>
      <w:r w:rsidR="002F2CFD">
        <w:instrText xml:space="preserve"> SEQ Abbildung \* ARABIC </w:instrText>
      </w:r>
      <w:r w:rsidR="002F2CFD">
        <w:fldChar w:fldCharType="separate"/>
      </w:r>
      <w:r w:rsidR="00602E85">
        <w:rPr>
          <w:noProof/>
        </w:rPr>
        <w:t>8</w:t>
      </w:r>
      <w:r w:rsidR="002F2CFD">
        <w:rPr>
          <w:noProof/>
        </w:rPr>
        <w:fldChar w:fldCharType="end"/>
      </w:r>
      <w:r>
        <w:t>: GUI</w:t>
      </w:r>
      <w:r w:rsidR="00F2674C">
        <w:t>-</w:t>
      </w:r>
      <w:r>
        <w:t xml:space="preserve">Konfiguration </w:t>
      </w:r>
      <w:r w:rsidR="00F2674C">
        <w:t>der s</w:t>
      </w:r>
      <w:r>
        <w:t>erielle</w:t>
      </w:r>
      <w:r w:rsidR="00F2674C">
        <w:t>n</w:t>
      </w:r>
      <w:r>
        <w:t xml:space="preserve"> Verbindung</w:t>
      </w:r>
      <w:bookmarkEnd w:id="1110"/>
    </w:p>
    <w:p w14:paraId="4C05EB5F" w14:textId="4225FD58" w:rsidR="00C57CA5" w:rsidRDefault="00C57CA5" w:rsidP="00C57CA5">
      <w:pPr>
        <w:pStyle w:val="Heading2"/>
      </w:pPr>
      <w:bookmarkStart w:id="1111" w:name="_Toc398226727"/>
      <w:r>
        <w:t>Software Architektur</w:t>
      </w:r>
      <w:bookmarkEnd w:id="1111"/>
    </w:p>
    <w:p w14:paraId="027ACCF4" w14:textId="0F509DFE" w:rsidR="00B018C9" w:rsidRDefault="00763EAB" w:rsidP="00B018C9">
      <w:pPr>
        <w:pStyle w:val="Heading3"/>
      </w:pPr>
      <w:bookmarkStart w:id="1112" w:name="_Toc398226728"/>
      <w:r>
        <w:t xml:space="preserve">Design </w:t>
      </w:r>
      <w:r w:rsidR="00B018C9">
        <w:t>Pattern</w:t>
      </w:r>
      <w:r>
        <w:t>s</w:t>
      </w:r>
      <w:bookmarkEnd w:id="1112"/>
    </w:p>
    <w:p w14:paraId="31D476B1" w14:textId="351EC0DA" w:rsidR="00B018C9" w:rsidRDefault="00B018C9" w:rsidP="00B018C9">
      <w:r>
        <w:t xml:space="preserve">In diesem Projekt kamen einige </w:t>
      </w:r>
      <w:r w:rsidR="00763EAB">
        <w:t xml:space="preserve">Designe </w:t>
      </w:r>
      <w:r w:rsidR="00C8150E">
        <w:t>Patterns zum Zuge, welche im folgenden erläutert werden.</w:t>
      </w:r>
    </w:p>
    <w:p w14:paraId="3EDA3573" w14:textId="7E15A599" w:rsidR="00B018C9" w:rsidRPr="00C8150E" w:rsidRDefault="00B018C9" w:rsidP="00B018C9">
      <w:pPr>
        <w:pStyle w:val="Heading4"/>
        <w:rPr>
          <w:lang w:val="en-US"/>
        </w:rPr>
      </w:pPr>
      <w:bookmarkStart w:id="1113" w:name="_Toc398226729"/>
      <w:r w:rsidRPr="00C8150E">
        <w:rPr>
          <w:lang w:val="en-US"/>
        </w:rPr>
        <w:t>MVC – Model View Control</w:t>
      </w:r>
      <w:r w:rsidR="00435339" w:rsidRPr="00C8150E">
        <w:rPr>
          <w:lang w:val="en-US"/>
        </w:rPr>
        <w:t xml:space="preserve"> Pattern</w:t>
      </w:r>
      <w:bookmarkEnd w:id="1113"/>
    </w:p>
    <w:p w14:paraId="4B715069" w14:textId="7026E9D4" w:rsidR="00B018C9" w:rsidRDefault="00B018C9" w:rsidP="00B018C9">
      <w:pPr>
        <w:rPr>
          <w:ins w:id="1114" w:author="Desiree Sacher" w:date="2014-09-11T14:25:00Z"/>
        </w:rPr>
      </w:pPr>
      <w:r>
        <w:t>Als Grundstruktur wurde das MVC Pattern verwendet. MVC hilft durch Kapselung ei</w:t>
      </w:r>
      <w:r w:rsidR="00C8150E">
        <w:t>ne saubere Trennung von Anzeige</w:t>
      </w:r>
      <w:ins w:id="1115" w:author="Desiree Sacher" w:date="2014-09-11T14:21:00Z">
        <w:r w:rsidR="00C8150E">
          <w:t xml:space="preserve">, Modell- und Kontrolllogik </w:t>
        </w:r>
      </w:ins>
      <w:r>
        <w:t>umzusetzen. Heute wird es allerdings oft nicht mehr in seiner Originalform verwendet</w:t>
      </w:r>
      <w:r w:rsidR="00763EAB">
        <w:t>,</w:t>
      </w:r>
      <w:r>
        <w:t xml:space="preserve"> da </w:t>
      </w:r>
      <w:r w:rsidR="00763EAB">
        <w:t xml:space="preserve">die </w:t>
      </w:r>
      <w:r>
        <w:t>Control</w:t>
      </w:r>
      <w:r w:rsidR="00763EAB">
        <w:t xml:space="preserve">-Komponente </w:t>
      </w:r>
      <w:r>
        <w:t xml:space="preserve">zu künstlichen Kapselungen </w:t>
      </w:r>
      <w:r>
        <w:lastRenderedPageBreak/>
        <w:t>führ</w:t>
      </w:r>
      <w:r w:rsidR="00763EAB">
        <w:t>en kann,</w:t>
      </w:r>
      <w:r>
        <w:t xml:space="preserve"> welche keine Effizienzsteigerungen bringen</w:t>
      </w:r>
      <w:ins w:id="1116" w:author="Desiree Sacher" w:date="2014-09-11T14:22:00Z">
        <w:r w:rsidR="00C8150E">
          <w:rPr>
            <w:rStyle w:val="FootnoteReference"/>
          </w:rPr>
          <w:footnoteReference w:id="4"/>
        </w:r>
      </w:ins>
      <w:r>
        <w:t>.</w:t>
      </w:r>
      <w:ins w:id="1118" w:author="Desiree Sacher" w:date="2014-09-11T14:23:00Z">
        <w:r w:rsidR="00C8150E">
          <w:t xml:space="preserve"> Für die Implementation dieses Spiels war ein Controller aber durchaus sinnvoll genug, weshalb die </w:t>
        </w:r>
      </w:ins>
      <w:ins w:id="1119" w:author="Desiree Sacher" w:date="2014-09-11T14:24:00Z">
        <w:r w:rsidR="00C8150E">
          <w:t>Kapselung konsequent umgesetzt wurde</w:t>
        </w:r>
      </w:ins>
      <w:ins w:id="1120" w:author="Desiree Sacher" w:date="2014-09-11T14:25:00Z">
        <w:r w:rsidR="00C8150E">
          <w:t>.</w:t>
        </w:r>
      </w:ins>
      <w:del w:id="1121" w:author="Desiree Sacher" w:date="2014-09-11T14:25:00Z">
        <w:r w:rsidDel="00C8150E">
          <w:delText xml:space="preserve"> Aus Konsequenzgründen wurde allerdings eine Controller</w:delText>
        </w:r>
        <w:r w:rsidR="00763EAB" w:rsidDel="00C8150E">
          <w:delText>-</w:delText>
        </w:r>
        <w:r w:rsidDel="00C8150E">
          <w:delText>Klasse implementiert</w:delText>
        </w:r>
        <w:r w:rsidR="00763EAB" w:rsidDel="00C8150E">
          <w:delText>,</w:delText>
        </w:r>
        <w:r w:rsidDel="00C8150E">
          <w:delText xml:space="preserve"> in welcher die Aufrufe aus den View</w:delText>
        </w:r>
        <w:r w:rsidR="00763EAB" w:rsidDel="00C8150E">
          <w:delText>-</w:delText>
        </w:r>
        <w:r w:rsidDel="00C8150E">
          <w:delText xml:space="preserve"> und den Model</w:delText>
        </w:r>
        <w:r w:rsidR="00763EAB" w:rsidDel="00C8150E">
          <w:delText>-</w:delText>
        </w:r>
        <w:r w:rsidDel="00C8150E">
          <w:delText>Klassen zusammengeführt werden.</w:delText>
        </w:r>
      </w:del>
    </w:p>
    <w:p w14:paraId="1FE56413" w14:textId="5A609E07" w:rsidR="00C8150E" w:rsidRDefault="00C8150E" w:rsidP="00B018C9">
      <w:ins w:id="1122" w:author="Desiree Sacher" w:date="2014-09-11T14:25:00Z">
        <w:r>
          <w:t>Model, View und Controller wurden je als Paket realisie</w:t>
        </w:r>
      </w:ins>
      <w:ins w:id="1123" w:author="Desiree Sacher" w:date="2014-09-11T14:26:00Z">
        <w:r>
          <w:t>rt, was sich auch in der Filestruktur darlegte und diese Klasse entsprechend zusammenfasste.</w:t>
        </w:r>
      </w:ins>
    </w:p>
    <w:tbl>
      <w:tblPr>
        <w:tblStyle w:val="TableGrid"/>
        <w:tblW w:w="0" w:type="auto"/>
        <w:tblLook w:val="04A0" w:firstRow="1" w:lastRow="0" w:firstColumn="1" w:lastColumn="0" w:noHBand="0" w:noVBand="1"/>
      </w:tblPr>
      <w:tblGrid>
        <w:gridCol w:w="9212"/>
      </w:tblGrid>
      <w:tr w:rsidR="00B018C9" w:rsidRPr="007F7D8D" w14:paraId="18073C1B" w14:textId="77777777" w:rsidTr="00B018C9">
        <w:tc>
          <w:tcPr>
            <w:tcW w:w="9212" w:type="dxa"/>
          </w:tcPr>
          <w:p w14:paraId="0EB46010" w14:textId="1758F0AF" w:rsidR="00B018C9" w:rsidRPr="00D91A9E" w:rsidRDefault="00B018C9" w:rsidP="006A6FCE">
            <w:pPr>
              <w:spacing w:after="60" w:line="240" w:lineRule="auto"/>
              <w:rPr>
                <w:lang w:val="en-US"/>
              </w:rPr>
            </w:pPr>
            <w:r w:rsidRPr="00D91A9E">
              <w:rPr>
                <w:lang w:val="en-US"/>
              </w:rPr>
              <w:t>src/</w:t>
            </w:r>
          </w:p>
          <w:p w14:paraId="70BEAD69" w14:textId="6D9826A4" w:rsidR="00B018C9" w:rsidRPr="006A6FCE" w:rsidRDefault="006A6FCE" w:rsidP="006A6FCE">
            <w:pPr>
              <w:tabs>
                <w:tab w:val="left" w:pos="567"/>
                <w:tab w:val="left" w:pos="1140"/>
              </w:tabs>
              <w:spacing w:after="60" w:line="240" w:lineRule="auto"/>
              <w:rPr>
                <w:lang w:val="en-US"/>
              </w:rPr>
            </w:pPr>
            <w:r w:rsidRPr="006A6FCE">
              <w:rPr>
                <w:lang w:val="en-US"/>
              </w:rPr>
              <w:t xml:space="preserve">| </w:t>
            </w:r>
            <w:r>
              <w:rPr>
                <w:lang w:val="en-US"/>
              </w:rPr>
              <w:t xml:space="preserve"> </w:t>
            </w:r>
            <w:r w:rsidRPr="006A6FCE">
              <w:rPr>
                <w:lang w:val="en-US"/>
              </w:rPr>
              <w:t>-</w:t>
            </w:r>
            <w:r>
              <w:rPr>
                <w:lang w:val="en-US"/>
              </w:rPr>
              <w:t>--</w:t>
            </w:r>
            <w:r w:rsidRPr="006A6FCE">
              <w:rPr>
                <w:lang w:val="en-US"/>
              </w:rPr>
              <w:t xml:space="preserve"> </w:t>
            </w:r>
            <w:r w:rsidRPr="006A6FCE">
              <w:rPr>
                <w:lang w:val="en-US"/>
              </w:rPr>
              <w:tab/>
            </w:r>
            <w:r w:rsidR="00B018C9" w:rsidRPr="006A6FCE">
              <w:rPr>
                <w:lang w:val="en-US"/>
              </w:rPr>
              <w:t>model/</w:t>
            </w:r>
          </w:p>
          <w:p w14:paraId="55D3E0FC" w14:textId="64716763" w:rsidR="00B018C9" w:rsidRPr="006A6FCE" w:rsidRDefault="006A6FCE" w:rsidP="006A6FCE">
            <w:pPr>
              <w:tabs>
                <w:tab w:val="left" w:pos="567"/>
                <w:tab w:val="left" w:pos="1140"/>
              </w:tabs>
              <w:spacing w:after="60" w:line="240" w:lineRule="auto"/>
              <w:rPr>
                <w:lang w:val="en-US"/>
              </w:rPr>
            </w:pPr>
            <w:r>
              <w:rPr>
                <w:lang w:val="en-US"/>
              </w:rPr>
              <w:t>|  ---</w:t>
            </w:r>
            <w:r>
              <w:rPr>
                <w:lang w:val="en-US"/>
              </w:rPr>
              <w:tab/>
              <w:t xml:space="preserve">   ---</w:t>
            </w:r>
            <w:r>
              <w:rPr>
                <w:lang w:val="en-US"/>
              </w:rPr>
              <w:tab/>
            </w:r>
            <w:r w:rsidRPr="006A6FCE">
              <w:rPr>
                <w:lang w:val="en-US"/>
              </w:rPr>
              <w:t>__init__.py</w:t>
            </w:r>
          </w:p>
          <w:p w14:paraId="1094D032" w14:textId="010F4E14" w:rsidR="006A6FCE" w:rsidRPr="006A6FCE" w:rsidRDefault="006A6FCE" w:rsidP="006A6FCE">
            <w:pPr>
              <w:tabs>
                <w:tab w:val="left" w:pos="567"/>
                <w:tab w:val="left" w:pos="1140"/>
              </w:tabs>
              <w:spacing w:after="60" w:line="240" w:lineRule="auto"/>
              <w:rPr>
                <w:lang w:val="en-US"/>
              </w:rPr>
            </w:pPr>
            <w:r>
              <w:rPr>
                <w:lang w:val="en-US"/>
              </w:rPr>
              <w:t>|  ---</w:t>
            </w:r>
            <w:r>
              <w:rPr>
                <w:lang w:val="en-US"/>
              </w:rPr>
              <w:tab/>
              <w:t xml:space="preserve">   ---</w:t>
            </w:r>
            <w:r>
              <w:rPr>
                <w:lang w:val="en-US"/>
              </w:rPr>
              <w:tab/>
            </w:r>
            <w:r w:rsidRPr="006A6FCE">
              <w:rPr>
                <w:lang w:val="en-US"/>
              </w:rPr>
              <w:t>cardFactory.py</w:t>
            </w:r>
          </w:p>
          <w:p w14:paraId="7E9DC1D6" w14:textId="43330957" w:rsidR="006A6FCE" w:rsidRPr="006A6FCE" w:rsidRDefault="006A6FCE" w:rsidP="006A6FCE">
            <w:pPr>
              <w:tabs>
                <w:tab w:val="left" w:pos="567"/>
                <w:tab w:val="left" w:pos="1140"/>
              </w:tabs>
              <w:spacing w:after="60" w:line="240" w:lineRule="auto"/>
              <w:rPr>
                <w:lang w:val="en-US"/>
              </w:rPr>
            </w:pPr>
            <w:r>
              <w:rPr>
                <w:lang w:val="en-US"/>
              </w:rPr>
              <w:t>|  ---</w:t>
            </w:r>
            <w:r>
              <w:rPr>
                <w:lang w:val="en-US"/>
              </w:rPr>
              <w:tab/>
              <w:t xml:space="preserve">   ---</w:t>
            </w:r>
            <w:r>
              <w:rPr>
                <w:lang w:val="en-US"/>
              </w:rPr>
              <w:tab/>
            </w:r>
            <w:r w:rsidRPr="006A6FCE">
              <w:rPr>
                <w:lang w:val="en-US"/>
              </w:rPr>
              <w:t>cardManager.py</w:t>
            </w:r>
          </w:p>
          <w:p w14:paraId="380B5F99" w14:textId="17FA31AA" w:rsidR="006A6FCE" w:rsidRPr="006A6FCE" w:rsidRDefault="006A6FCE" w:rsidP="006A6FCE">
            <w:pPr>
              <w:tabs>
                <w:tab w:val="left" w:pos="567"/>
                <w:tab w:val="left" w:pos="1140"/>
              </w:tabs>
              <w:spacing w:after="60" w:line="240" w:lineRule="auto"/>
              <w:rPr>
                <w:lang w:val="en-US"/>
              </w:rPr>
            </w:pPr>
            <w:r>
              <w:rPr>
                <w:lang w:val="en-US"/>
              </w:rPr>
              <w:t>|  ---</w:t>
            </w:r>
            <w:r>
              <w:rPr>
                <w:lang w:val="en-US"/>
              </w:rPr>
              <w:tab/>
              <w:t xml:space="preserve">   ---</w:t>
            </w:r>
            <w:r>
              <w:rPr>
                <w:lang w:val="en-US"/>
              </w:rPr>
              <w:tab/>
            </w:r>
            <w:r w:rsidRPr="006A6FCE">
              <w:rPr>
                <w:lang w:val="en-US"/>
              </w:rPr>
              <w:t>gameLogics.py</w:t>
            </w:r>
          </w:p>
          <w:p w14:paraId="0C88B0F3" w14:textId="74500AA4" w:rsidR="006A6FCE" w:rsidRPr="006A6FCE" w:rsidRDefault="006A6FCE" w:rsidP="006A6FCE">
            <w:pPr>
              <w:tabs>
                <w:tab w:val="left" w:pos="567"/>
                <w:tab w:val="left" w:pos="1140"/>
              </w:tabs>
              <w:spacing w:after="60" w:line="240" w:lineRule="auto"/>
              <w:rPr>
                <w:lang w:val="en-US"/>
              </w:rPr>
            </w:pPr>
            <w:r>
              <w:rPr>
                <w:lang w:val="en-US"/>
              </w:rPr>
              <w:t>|  ---</w:t>
            </w:r>
            <w:r>
              <w:rPr>
                <w:lang w:val="en-US"/>
              </w:rPr>
              <w:tab/>
              <w:t xml:space="preserve">   ---</w:t>
            </w:r>
            <w:r>
              <w:rPr>
                <w:lang w:val="en-US"/>
              </w:rPr>
              <w:tab/>
            </w:r>
            <w:r w:rsidRPr="006A6FCE">
              <w:rPr>
                <w:lang w:val="en-US"/>
              </w:rPr>
              <w:t>gamePlayModes.py</w:t>
            </w:r>
          </w:p>
          <w:p w14:paraId="652D99E5" w14:textId="3DB52526" w:rsidR="006A6FCE" w:rsidRPr="006A6FCE" w:rsidRDefault="006A6FCE" w:rsidP="006A6FCE">
            <w:pPr>
              <w:tabs>
                <w:tab w:val="left" w:pos="567"/>
                <w:tab w:val="left" w:pos="1140"/>
              </w:tabs>
              <w:spacing w:after="60" w:line="240" w:lineRule="auto"/>
              <w:rPr>
                <w:lang w:val="en-US"/>
              </w:rPr>
            </w:pPr>
            <w:r>
              <w:rPr>
                <w:lang w:val="en-US"/>
              </w:rPr>
              <w:t>|  ---</w:t>
            </w:r>
            <w:r>
              <w:rPr>
                <w:lang w:val="en-US"/>
              </w:rPr>
              <w:tab/>
              <w:t xml:space="preserve">   ---</w:t>
            </w:r>
            <w:r>
              <w:rPr>
                <w:lang w:val="en-US"/>
              </w:rPr>
              <w:tab/>
            </w:r>
            <w:r w:rsidRPr="006A6FCE">
              <w:rPr>
                <w:lang w:val="en-US"/>
              </w:rPr>
              <w:t>rFIDReader.py</w:t>
            </w:r>
          </w:p>
          <w:p w14:paraId="1CC00B2B" w14:textId="695EE81C" w:rsidR="006A6FCE" w:rsidRPr="006A6FCE" w:rsidRDefault="006A6FCE" w:rsidP="006A6FCE">
            <w:pPr>
              <w:tabs>
                <w:tab w:val="left" w:pos="567"/>
                <w:tab w:val="left" w:pos="1140"/>
              </w:tabs>
              <w:spacing w:after="60" w:line="240" w:lineRule="auto"/>
              <w:rPr>
                <w:lang w:val="en-US"/>
              </w:rPr>
            </w:pPr>
            <w:r>
              <w:rPr>
                <w:lang w:val="en-US"/>
              </w:rPr>
              <w:t>|  ---</w:t>
            </w:r>
            <w:r>
              <w:rPr>
                <w:lang w:val="en-US"/>
              </w:rPr>
              <w:tab/>
              <w:t xml:space="preserve">   ---</w:t>
            </w:r>
            <w:r>
              <w:rPr>
                <w:lang w:val="en-US"/>
              </w:rPr>
              <w:tab/>
            </w:r>
            <w:r w:rsidRPr="006A6FCE">
              <w:rPr>
                <w:lang w:val="en-US"/>
              </w:rPr>
              <w:t>singleton.py</w:t>
            </w:r>
          </w:p>
          <w:p w14:paraId="3B351296" w14:textId="78FB7B0C" w:rsidR="006A6FCE" w:rsidRPr="006A6FCE" w:rsidRDefault="006A6FCE" w:rsidP="006A6FCE">
            <w:pPr>
              <w:tabs>
                <w:tab w:val="left" w:pos="567"/>
                <w:tab w:val="left" w:pos="1140"/>
              </w:tabs>
              <w:spacing w:after="60" w:line="240" w:lineRule="auto"/>
              <w:rPr>
                <w:lang w:val="en-US"/>
              </w:rPr>
            </w:pPr>
            <w:r>
              <w:rPr>
                <w:lang w:val="en-US"/>
              </w:rPr>
              <w:t>|  ---</w:t>
            </w:r>
            <w:r>
              <w:rPr>
                <w:lang w:val="en-US"/>
              </w:rPr>
              <w:tab/>
              <w:t xml:space="preserve">   ---</w:t>
            </w:r>
            <w:r>
              <w:rPr>
                <w:lang w:val="en-US"/>
              </w:rPr>
              <w:tab/>
            </w:r>
            <w:r w:rsidRPr="006A6FCE">
              <w:rPr>
                <w:lang w:val="en-US"/>
              </w:rPr>
              <w:t>timeMeasure.py</w:t>
            </w:r>
          </w:p>
          <w:p w14:paraId="3DDBEF29" w14:textId="62AC6562" w:rsidR="00B018C9" w:rsidRDefault="006A6FCE" w:rsidP="006A6FCE">
            <w:pPr>
              <w:tabs>
                <w:tab w:val="left" w:pos="567"/>
              </w:tabs>
              <w:spacing w:after="60" w:line="240" w:lineRule="auto"/>
              <w:rPr>
                <w:lang w:val="en-US"/>
              </w:rPr>
            </w:pPr>
            <w:r w:rsidRPr="006A6FCE">
              <w:rPr>
                <w:lang w:val="en-US"/>
              </w:rPr>
              <w:t xml:space="preserve">| </w:t>
            </w:r>
            <w:r>
              <w:rPr>
                <w:lang w:val="en-US"/>
              </w:rPr>
              <w:t xml:space="preserve"> </w:t>
            </w:r>
            <w:r w:rsidRPr="006A6FCE">
              <w:rPr>
                <w:lang w:val="en-US"/>
              </w:rPr>
              <w:t>-</w:t>
            </w:r>
            <w:r>
              <w:rPr>
                <w:lang w:val="en-US"/>
              </w:rPr>
              <w:t>--</w:t>
            </w:r>
            <w:r w:rsidRPr="006A6FCE">
              <w:rPr>
                <w:lang w:val="en-US"/>
              </w:rPr>
              <w:t xml:space="preserve"> </w:t>
            </w:r>
            <w:r>
              <w:rPr>
                <w:lang w:val="en-US"/>
              </w:rPr>
              <w:tab/>
            </w:r>
            <w:r w:rsidR="00B018C9" w:rsidRPr="006A6FCE">
              <w:rPr>
                <w:lang w:val="en-US"/>
              </w:rPr>
              <w:t>view/</w:t>
            </w:r>
          </w:p>
          <w:p w14:paraId="097BF2C2" w14:textId="2CA88B8F" w:rsidR="006A6FCE" w:rsidRPr="006A6FCE" w:rsidRDefault="006A6FCE" w:rsidP="006A6FCE">
            <w:pPr>
              <w:tabs>
                <w:tab w:val="left" w:pos="567"/>
                <w:tab w:val="left" w:pos="1140"/>
              </w:tabs>
              <w:spacing w:after="60" w:line="240" w:lineRule="auto"/>
              <w:rPr>
                <w:lang w:val="en-US"/>
              </w:rPr>
            </w:pPr>
            <w:r>
              <w:rPr>
                <w:lang w:val="en-US"/>
              </w:rPr>
              <w:t>|  ---</w:t>
            </w:r>
            <w:r>
              <w:rPr>
                <w:lang w:val="en-US"/>
              </w:rPr>
              <w:tab/>
              <w:t xml:space="preserve">   ---</w:t>
            </w:r>
            <w:r>
              <w:rPr>
                <w:lang w:val="en-US"/>
              </w:rPr>
              <w:tab/>
            </w:r>
            <w:r w:rsidRPr="006A6FCE">
              <w:rPr>
                <w:lang w:val="en-US"/>
              </w:rPr>
              <w:t>__init__.py</w:t>
            </w:r>
          </w:p>
          <w:p w14:paraId="62E07A9B" w14:textId="0ABA3B58" w:rsidR="006A6FCE" w:rsidRPr="006A6FCE" w:rsidRDefault="006A6FCE" w:rsidP="006A6FCE">
            <w:pPr>
              <w:tabs>
                <w:tab w:val="left" w:pos="567"/>
                <w:tab w:val="left" w:pos="1134"/>
              </w:tabs>
              <w:spacing w:after="60" w:line="240" w:lineRule="auto"/>
              <w:rPr>
                <w:lang w:val="en-US"/>
              </w:rPr>
            </w:pPr>
            <w:r>
              <w:rPr>
                <w:lang w:val="en-US"/>
              </w:rPr>
              <w:t>|  ---</w:t>
            </w:r>
            <w:r>
              <w:rPr>
                <w:lang w:val="en-US"/>
              </w:rPr>
              <w:tab/>
              <w:t xml:space="preserve">   ---</w:t>
            </w:r>
            <w:r>
              <w:rPr>
                <w:lang w:val="en-US"/>
              </w:rPr>
              <w:tab/>
            </w:r>
            <w:r w:rsidRPr="006A6FCE">
              <w:rPr>
                <w:lang w:val="en-US"/>
              </w:rPr>
              <w:t>mainGUI.py</w:t>
            </w:r>
          </w:p>
          <w:p w14:paraId="476F63EA" w14:textId="2583512C" w:rsidR="006A6FCE" w:rsidRPr="006A6FCE" w:rsidRDefault="006A6FCE" w:rsidP="006A6FCE">
            <w:pPr>
              <w:tabs>
                <w:tab w:val="left" w:pos="567"/>
                <w:tab w:val="left" w:pos="1134"/>
              </w:tabs>
              <w:spacing w:after="60" w:line="240" w:lineRule="auto"/>
              <w:rPr>
                <w:lang w:val="en-US"/>
              </w:rPr>
            </w:pPr>
            <w:r>
              <w:rPr>
                <w:lang w:val="en-US"/>
              </w:rPr>
              <w:t>|  ---</w:t>
            </w:r>
            <w:r>
              <w:rPr>
                <w:lang w:val="en-US"/>
              </w:rPr>
              <w:tab/>
              <w:t xml:space="preserve">   ---</w:t>
            </w:r>
            <w:r>
              <w:rPr>
                <w:lang w:val="en-US"/>
              </w:rPr>
              <w:tab/>
            </w:r>
            <w:r w:rsidRPr="006A6FCE">
              <w:rPr>
                <w:lang w:val="en-US"/>
              </w:rPr>
              <w:t>subGUIs.py</w:t>
            </w:r>
          </w:p>
          <w:p w14:paraId="78CF8456" w14:textId="39CDD349" w:rsidR="00B018C9" w:rsidRDefault="006A6FCE" w:rsidP="006A6FCE">
            <w:pPr>
              <w:tabs>
                <w:tab w:val="left" w:pos="567"/>
              </w:tabs>
              <w:spacing w:after="60" w:line="240" w:lineRule="auto"/>
              <w:rPr>
                <w:lang w:val="en-US"/>
              </w:rPr>
            </w:pPr>
            <w:r w:rsidRPr="006A6FCE">
              <w:rPr>
                <w:lang w:val="en-US"/>
              </w:rPr>
              <w:t xml:space="preserve">| </w:t>
            </w:r>
            <w:r>
              <w:rPr>
                <w:lang w:val="en-US"/>
              </w:rPr>
              <w:t xml:space="preserve"> </w:t>
            </w:r>
            <w:r w:rsidRPr="006A6FCE">
              <w:rPr>
                <w:lang w:val="en-US"/>
              </w:rPr>
              <w:t>-</w:t>
            </w:r>
            <w:r>
              <w:rPr>
                <w:lang w:val="en-US"/>
              </w:rPr>
              <w:t>--</w:t>
            </w:r>
            <w:r w:rsidRPr="006A6FCE">
              <w:rPr>
                <w:lang w:val="en-US"/>
              </w:rPr>
              <w:t xml:space="preserve"> </w:t>
            </w:r>
            <w:r>
              <w:rPr>
                <w:lang w:val="en-US"/>
              </w:rPr>
              <w:tab/>
            </w:r>
            <w:r w:rsidR="00B018C9" w:rsidRPr="006A6FCE">
              <w:rPr>
                <w:lang w:val="en-US"/>
              </w:rPr>
              <w:t>controller/</w:t>
            </w:r>
          </w:p>
          <w:p w14:paraId="58FEB268" w14:textId="66874137" w:rsidR="006A6FCE" w:rsidRPr="006A6FCE" w:rsidRDefault="006A6FCE" w:rsidP="006A6FCE">
            <w:pPr>
              <w:tabs>
                <w:tab w:val="left" w:pos="567"/>
                <w:tab w:val="left" w:pos="1140"/>
              </w:tabs>
              <w:spacing w:after="60" w:line="240" w:lineRule="auto"/>
              <w:rPr>
                <w:lang w:val="en-US"/>
              </w:rPr>
            </w:pPr>
            <w:r>
              <w:rPr>
                <w:lang w:val="en-US"/>
              </w:rPr>
              <w:t>|  ---</w:t>
            </w:r>
            <w:r>
              <w:rPr>
                <w:lang w:val="en-US"/>
              </w:rPr>
              <w:tab/>
              <w:t xml:space="preserve">   ---</w:t>
            </w:r>
            <w:r>
              <w:rPr>
                <w:lang w:val="en-US"/>
              </w:rPr>
              <w:tab/>
            </w:r>
            <w:r w:rsidRPr="006A6FCE">
              <w:rPr>
                <w:lang w:val="en-US"/>
              </w:rPr>
              <w:t>__init__.py</w:t>
            </w:r>
          </w:p>
          <w:p w14:paraId="2918EA6F" w14:textId="282F6A3E" w:rsidR="006A6FCE" w:rsidRPr="006A6FCE" w:rsidRDefault="006A6FCE" w:rsidP="006A6FCE">
            <w:pPr>
              <w:tabs>
                <w:tab w:val="left" w:pos="567"/>
                <w:tab w:val="left" w:pos="1140"/>
              </w:tabs>
              <w:spacing w:after="60" w:line="240" w:lineRule="auto"/>
              <w:rPr>
                <w:lang w:val="en-US"/>
              </w:rPr>
            </w:pPr>
            <w:r>
              <w:rPr>
                <w:lang w:val="en-US"/>
              </w:rPr>
              <w:t>|  ---</w:t>
            </w:r>
            <w:r>
              <w:rPr>
                <w:lang w:val="en-US"/>
              </w:rPr>
              <w:tab/>
              <w:t xml:space="preserve">   ---</w:t>
            </w:r>
            <w:r>
              <w:rPr>
                <w:lang w:val="en-US"/>
              </w:rPr>
              <w:tab/>
            </w:r>
            <w:r w:rsidRPr="006A6FCE">
              <w:rPr>
                <w:lang w:val="en-US"/>
              </w:rPr>
              <w:t>gameController.py</w:t>
            </w:r>
          </w:p>
          <w:p w14:paraId="7FA92BEE" w14:textId="3E0B9461" w:rsidR="00B018C9" w:rsidRPr="006A6FCE" w:rsidRDefault="006A6FCE" w:rsidP="006A6FCE">
            <w:pPr>
              <w:tabs>
                <w:tab w:val="left" w:pos="567"/>
                <w:tab w:val="left" w:pos="1140"/>
              </w:tabs>
              <w:spacing w:after="60" w:line="240" w:lineRule="auto"/>
              <w:rPr>
                <w:lang w:val="en-US"/>
              </w:rPr>
            </w:pPr>
            <w:r>
              <w:rPr>
                <w:lang w:val="en-US"/>
              </w:rPr>
              <w:t>|  ---</w:t>
            </w:r>
            <w:r>
              <w:rPr>
                <w:lang w:val="en-US"/>
              </w:rPr>
              <w:tab/>
              <w:t xml:space="preserve">   ---</w:t>
            </w:r>
            <w:r>
              <w:rPr>
                <w:lang w:val="en-US"/>
              </w:rPr>
              <w:tab/>
            </w:r>
            <w:r w:rsidRPr="006A6FCE">
              <w:rPr>
                <w:lang w:val="en-US"/>
              </w:rPr>
              <w:t>starter.py</w:t>
            </w:r>
          </w:p>
        </w:tc>
      </w:tr>
    </w:tbl>
    <w:p w14:paraId="4BE3F69D" w14:textId="5D29AA53" w:rsidR="00B018C9" w:rsidRPr="00B72432" w:rsidRDefault="006A6FCE" w:rsidP="006A6FCE">
      <w:pPr>
        <w:pStyle w:val="Caption"/>
      </w:pPr>
      <w:bookmarkStart w:id="1124" w:name="_Toc398224582"/>
      <w:r>
        <w:t xml:space="preserve">Abbildung </w:t>
      </w:r>
      <w:r w:rsidR="002F2CFD">
        <w:fldChar w:fldCharType="begin"/>
      </w:r>
      <w:r w:rsidR="002F2CFD">
        <w:instrText xml:space="preserve"> SEQ Abbildung \* ARABIC </w:instrText>
      </w:r>
      <w:r w:rsidR="002F2CFD">
        <w:fldChar w:fldCharType="separate"/>
      </w:r>
      <w:r w:rsidR="00602E85">
        <w:rPr>
          <w:noProof/>
        </w:rPr>
        <w:t>9</w:t>
      </w:r>
      <w:r w:rsidR="002F2CFD">
        <w:rPr>
          <w:noProof/>
        </w:rPr>
        <w:fldChar w:fldCharType="end"/>
      </w:r>
      <w:r>
        <w:t>: MVC</w:t>
      </w:r>
      <w:r w:rsidR="00D42150">
        <w:t>-Dateis</w:t>
      </w:r>
      <w:r>
        <w:t>truktur</w:t>
      </w:r>
      <w:r w:rsidR="00D42150">
        <w:t xml:space="preserve"> des Python-Programms</w:t>
      </w:r>
      <w:bookmarkEnd w:id="1124"/>
    </w:p>
    <w:p w14:paraId="0378D116" w14:textId="22782193" w:rsidR="00B018C9" w:rsidRPr="00BA610A" w:rsidRDefault="00BA610A" w:rsidP="00B018C9">
      <w:r w:rsidRPr="00BA610A">
        <w:t>Durch das __init__.py File in jedem Ordner wird</w:t>
      </w:r>
      <w:r>
        <w:t xml:space="preserve"> das Unterverzeichnis als Paket erkannt, über welches die </w:t>
      </w:r>
      <w:r w:rsidR="00D42150">
        <w:t xml:space="preserve">Dateien </w:t>
      </w:r>
      <w:r>
        <w:t>danach kontro</w:t>
      </w:r>
      <w:r w:rsidR="00CA19C2">
        <w:t>lliert importiert werden können</w:t>
      </w:r>
      <w:r w:rsidR="00D42150">
        <w:t>,</w:t>
      </w:r>
      <w:r w:rsidR="00CA19C2">
        <w:t xml:space="preserve"> ohne dass der Ausführungspfad von Python verändert werden muss.</w:t>
      </w:r>
    </w:p>
    <w:p w14:paraId="6803EFD2" w14:textId="77777777" w:rsidR="00B018C9" w:rsidRDefault="00B018C9" w:rsidP="00B018C9">
      <w:pPr>
        <w:pStyle w:val="Heading4"/>
      </w:pPr>
      <w:bookmarkStart w:id="1125" w:name="_Toc398226730"/>
      <w:r>
        <w:t>Singleton Pattern</w:t>
      </w:r>
      <w:bookmarkEnd w:id="1125"/>
    </w:p>
    <w:p w14:paraId="7A143AC7" w14:textId="533A48CA" w:rsidR="00B018C9" w:rsidRDefault="00B018C9" w:rsidP="00B018C9">
      <w:r>
        <w:t xml:space="preserve">Das Singleton Pattern erzwingt, dass von einem </w:t>
      </w:r>
      <w:r w:rsidR="00796EC0">
        <w:t xml:space="preserve">Klasse </w:t>
      </w:r>
      <w:r>
        <w:t xml:space="preserve">nur eine </w:t>
      </w:r>
      <w:r w:rsidR="00796EC0">
        <w:t xml:space="preserve">(globale) </w:t>
      </w:r>
      <w:r>
        <w:t>Instanz existiert. Zur Kontrolle der Zugriffe wurde es für das Auslesen de</w:t>
      </w:r>
      <w:ins w:id="1126" w:author="Desiree Sacher" w:date="2014-09-11T14:39:00Z">
        <w:r w:rsidR="00031BD1">
          <w:t>r seriellen Schnittstelle</w:t>
        </w:r>
      </w:ins>
      <w:del w:id="1127" w:author="Desiree Sacher" w:date="2014-09-11T14:39:00Z">
        <w:r w:rsidDel="00031BD1">
          <w:delText>s Serial Interfaces</w:delText>
        </w:r>
      </w:del>
      <w:ins w:id="1128" w:author="Desiree Sacher" w:date="2014-09-11T14:39:00Z">
        <w:r w:rsidR="00031BD1">
          <w:t xml:space="preserve"> (RFIDReader)</w:t>
        </w:r>
      </w:ins>
      <w:r>
        <w:t>, dem Karten Manager</w:t>
      </w:r>
      <w:ins w:id="1129" w:author="Desiree Sacher" w:date="2014-09-11T14:40:00Z">
        <w:r w:rsidR="00031BD1">
          <w:t xml:space="preserve"> (CardManager)</w:t>
        </w:r>
      </w:ins>
      <w:r>
        <w:t xml:space="preserve">, dem </w:t>
      </w:r>
      <w:del w:id="1130" w:author="Desiree Sacher" w:date="2014-09-11T14:40:00Z">
        <w:r w:rsidDel="00031BD1">
          <w:delText>Game Controller</w:delText>
        </w:r>
      </w:del>
      <w:ins w:id="1131" w:author="Desiree Sacher" w:date="2014-09-11T14:40:00Z">
        <w:r w:rsidR="00031BD1">
          <w:t xml:space="preserve">Spiel </w:t>
        </w:r>
      </w:ins>
      <w:ins w:id="1132" w:author="Desiree Sacher" w:date="2014-09-11T14:41:00Z">
        <w:r w:rsidR="00031BD1">
          <w:t>Prüfer (GameController)</w:t>
        </w:r>
      </w:ins>
      <w:r>
        <w:t xml:space="preserve"> und dem Spiel Modus Manager</w:t>
      </w:r>
      <w:ins w:id="1133" w:author="Desiree Sacher" w:date="2014-09-11T14:41:00Z">
        <w:r w:rsidR="00031BD1">
          <w:t xml:space="preserve"> (GamePlayManager)</w:t>
        </w:r>
      </w:ins>
      <w:r>
        <w:t xml:space="preserve"> verwendet.</w:t>
      </w:r>
    </w:p>
    <w:p w14:paraId="105AC7E8" w14:textId="55ACB5DF" w:rsidR="00746922" w:rsidRDefault="00B018C9" w:rsidP="00B018C9">
      <w:pPr>
        <w:rPr>
          <w:ins w:id="1134" w:author="Desiree Sacher" w:date="2014-09-11T14:45:00Z"/>
        </w:rPr>
      </w:pPr>
      <w:r>
        <w:t xml:space="preserve">Um die bestmöglichste </w:t>
      </w:r>
      <w:ins w:id="1135" w:author="Desiree Sacher" w:date="2014-09-11T14:43:00Z">
        <w:r w:rsidR="00031BD1">
          <w:t>Umsetzung des Singleton unter Python</w:t>
        </w:r>
      </w:ins>
      <w:del w:id="1136" w:author="Desiree Sacher" w:date="2014-09-11T14:43:00Z">
        <w:r w:rsidDel="00031BD1">
          <w:delText>Implementationsart</w:delText>
        </w:r>
      </w:del>
      <w:r>
        <w:t xml:space="preserve"> zu finden</w:t>
      </w:r>
      <w:r w:rsidR="00796EC0">
        <w:t>,</w:t>
      </w:r>
      <w:r>
        <w:t xml:space="preserve"> wurde via Google recherchiert und schlussendlich auf Sta</w:t>
      </w:r>
      <w:r w:rsidR="005500B5">
        <w:t>ck O</w:t>
      </w:r>
      <w:r>
        <w:t>verflow eine entsprechende Lösung gefunden.</w:t>
      </w:r>
      <w:r w:rsidR="005500B5">
        <w:t xml:space="preserve"> </w:t>
      </w:r>
      <w:ins w:id="1137" w:author="Desiree Sacher" w:date="2014-09-11T14:51:00Z">
        <w:r w:rsidR="007F7D8D">
          <w:t xml:space="preserve">Diese Lösung sieht vor, dass im Projekt eine </w:t>
        </w:r>
      </w:ins>
      <w:ins w:id="1138" w:author="Desiree Sacher" w:date="2014-09-11T14:52:00Z">
        <w:r w:rsidR="007F7D8D">
          <w:t xml:space="preserve">Klasse </w:t>
        </w:r>
      </w:ins>
      <w:del w:id="1139" w:author="Desiree Sacher" w:date="2014-09-11T14:52:00Z">
        <w:r w:rsidR="00746922" w:rsidDel="007F7D8D">
          <w:delText xml:space="preserve">Für unsere Zwecke wurde im Paket „model“ eine Klasse </w:delText>
        </w:r>
      </w:del>
      <w:r w:rsidR="005500B5">
        <w:t>„</w:t>
      </w:r>
      <w:r w:rsidR="00746922">
        <w:t>Singleton</w:t>
      </w:r>
      <w:r w:rsidR="005500B5">
        <w:t>“</w:t>
      </w:r>
      <w:r w:rsidR="00746922">
        <w:t xml:space="preserve"> erstellt</w:t>
      </w:r>
      <w:ins w:id="1140" w:author="Desiree Sacher" w:date="2014-09-11T14:52:00Z">
        <w:r w:rsidR="007F7D8D">
          <w:t xml:space="preserve"> wird</w:t>
        </w:r>
      </w:ins>
      <w:r w:rsidR="00746922">
        <w:t>, welche danach mit Hilfe der „metaclass“  Funktion</w:t>
      </w:r>
      <w:r w:rsidR="00746922">
        <w:rPr>
          <w:rStyle w:val="FootnoteReference"/>
        </w:rPr>
        <w:footnoteReference w:id="5"/>
      </w:r>
      <w:r w:rsidR="00746922">
        <w:t xml:space="preserve"> implementiert wird.</w:t>
      </w:r>
      <w:r w:rsidR="00A92FFA">
        <w:t xml:space="preserve"> In dieser Klasse „Singleton“ wird das </w:t>
      </w:r>
      <w:r w:rsidR="006B1E27">
        <w:t>V</w:t>
      </w:r>
      <w:r w:rsidR="00A92FFA">
        <w:t xml:space="preserve">erhalten der implementierenden Klassen definiert, was in </w:t>
      </w:r>
      <w:r w:rsidR="005500B5">
        <w:t xml:space="preserve">diesem </w:t>
      </w:r>
      <w:r w:rsidR="00A92FFA">
        <w:t>Fall ein ständiger Verweis auf die dasselbe Objekt ist.</w:t>
      </w:r>
      <w:ins w:id="1141" w:author="Desiree Sacher" w:date="2014-09-11T14:52:00Z">
        <w:r w:rsidR="007F7D8D">
          <w:t xml:space="preserve"> Da es sich um die einzige Metaklasse des Projekts handelte, wurde sie ebenfalls im Paket </w:t>
        </w:r>
      </w:ins>
      <w:ins w:id="1142" w:author="Desiree Sacher" w:date="2014-09-11T14:53:00Z">
        <w:r w:rsidR="007F7D8D">
          <w:t>„model“ implementiert.</w:t>
        </w:r>
      </w:ins>
    </w:p>
    <w:p w14:paraId="3F85A5A6" w14:textId="46C56E43" w:rsidR="00031BD1" w:rsidRDefault="007F7D8D" w:rsidP="00B018C9">
      <w:ins w:id="1143" w:author="Desiree Sacher" w:date="2014-09-11T14:51:00Z">
        <w:r>
          <w:object w:dxaOrig="15106" w:dyaOrig="7681" w14:anchorId="154AF7DD">
            <v:shape id="_x0000_i1028" type="#_x0000_t75" style="width:452.95pt;height:230.25pt" o:ole="">
              <v:imagedata r:id="rId21" o:title=""/>
            </v:shape>
            <o:OLEObject Type="Embed" ProgID="Visio.Drawing.15" ShapeID="_x0000_i1028" DrawAspect="Content" ObjectID="_1471968868" r:id="rId22"/>
          </w:object>
        </w:r>
      </w:ins>
    </w:p>
    <w:p w14:paraId="5E5467B5" w14:textId="5E28E3CE" w:rsidR="001344DF" w:rsidRDefault="001344DF" w:rsidP="00EA17BB">
      <w:pPr>
        <w:jc w:val="center"/>
      </w:pPr>
    </w:p>
    <w:p w14:paraId="1544E980" w14:textId="1F2B7AA1" w:rsidR="00EA17BB" w:rsidRPr="002200DB" w:rsidRDefault="00EA17BB" w:rsidP="00EA17BB">
      <w:pPr>
        <w:pStyle w:val="Caption"/>
        <w:jc w:val="center"/>
      </w:pPr>
      <w:bookmarkStart w:id="1144" w:name="_Toc398224583"/>
      <w:r>
        <w:t xml:space="preserve">Abbildung </w:t>
      </w:r>
      <w:r w:rsidR="002F2CFD">
        <w:fldChar w:fldCharType="begin"/>
      </w:r>
      <w:r w:rsidR="002F2CFD">
        <w:instrText xml:space="preserve"> SEQ Abbildung \* ARABIC </w:instrText>
      </w:r>
      <w:r w:rsidR="002F2CFD">
        <w:fldChar w:fldCharType="separate"/>
      </w:r>
      <w:r w:rsidR="00602E85">
        <w:rPr>
          <w:noProof/>
        </w:rPr>
        <w:t>10</w:t>
      </w:r>
      <w:r w:rsidR="002F2CFD">
        <w:rPr>
          <w:noProof/>
        </w:rPr>
        <w:fldChar w:fldCharType="end"/>
      </w:r>
      <w:r>
        <w:t xml:space="preserve">: </w:t>
      </w:r>
      <w:r w:rsidR="00FA2737">
        <w:t>UML-</w:t>
      </w:r>
      <w:r w:rsidR="005C034D">
        <w:t xml:space="preserve">Klassendiagramm </w:t>
      </w:r>
      <w:r>
        <w:t>Singleton</w:t>
      </w:r>
      <w:r w:rsidR="005C034D">
        <w:t xml:space="preserve"> und dessen Anwenderklassen</w:t>
      </w:r>
      <w:bookmarkEnd w:id="1144"/>
    </w:p>
    <w:p w14:paraId="652B9B42" w14:textId="77777777" w:rsidR="00B018C9" w:rsidRDefault="00B018C9" w:rsidP="00B018C9">
      <w:pPr>
        <w:pStyle w:val="Heading4"/>
      </w:pPr>
      <w:bookmarkStart w:id="1145" w:name="_Toc398226731"/>
      <w:r>
        <w:t>Factory Pattern</w:t>
      </w:r>
      <w:bookmarkEnd w:id="1145"/>
    </w:p>
    <w:p w14:paraId="4C791EBB" w14:textId="4C3BBE72" w:rsidR="006E78E0" w:rsidRDefault="00B018C9" w:rsidP="00B018C9">
      <w:r>
        <w:t xml:space="preserve">Das Factory Pattern wird zum </w:t>
      </w:r>
      <w:del w:id="1146" w:author="Desiree Sacher" w:date="2014-09-11T18:11:00Z">
        <w:r w:rsidDel="005E16E8">
          <w:delText xml:space="preserve">leicht modifizierten </w:delText>
        </w:r>
      </w:del>
      <w:r>
        <w:t>Erstellen von Objekten</w:t>
      </w:r>
      <w:ins w:id="1147" w:author="Desiree Sacher" w:date="2014-09-11T18:12:00Z">
        <w:r w:rsidR="005E16E8">
          <w:t xml:space="preserve"> über Methoden, anstatt wie sonst üblich über Konstrukturen,</w:t>
        </w:r>
      </w:ins>
      <w:r>
        <w:t xml:space="preserve"> verwendet. </w:t>
      </w:r>
      <w:ins w:id="1148" w:author="Desiree Sacher" w:date="2014-09-11T18:12:00Z">
        <w:r w:rsidR="005E16E8">
          <w:t xml:space="preserve">Typisch in der Anwendung ist, dass Unterklassen </w:t>
        </w:r>
      </w:ins>
      <w:ins w:id="1149" w:author="Desiree Sacher" w:date="2014-09-11T18:13:00Z">
        <w:r w:rsidR="005E16E8">
          <w:t>bestimmen welche Objekte erzeugt werden sollen, wobei diese Unterklassen zum Beispiel unterschiedliche Eigenschaften darstellen können.</w:t>
        </w:r>
      </w:ins>
    </w:p>
    <w:p w14:paraId="22A8920D" w14:textId="688C4FE5" w:rsidR="004C0317" w:rsidRDefault="00B018C9" w:rsidP="00B018C9">
      <w:r>
        <w:t xml:space="preserve">Für dieses Reaktionsspiel wurde </w:t>
      </w:r>
      <w:r w:rsidR="006E78E0">
        <w:t xml:space="preserve">das Pattern </w:t>
      </w:r>
      <w:r>
        <w:t>verwende</w:t>
      </w:r>
      <w:r w:rsidR="006E78E0">
        <w:t>t,</w:t>
      </w:r>
      <w:r>
        <w:t xml:space="preserve"> um</w:t>
      </w:r>
      <w:ins w:id="1150" w:author="Desiree Sacher" w:date="2014-09-11T14:56:00Z">
        <w:r w:rsidR="002F2CFD">
          <w:t xml:space="preserve"> verschiedene Typen des</w:t>
        </w:r>
      </w:ins>
      <w:r>
        <w:t xml:space="preserve"> </w:t>
      </w:r>
      <w:del w:id="1151" w:author="Desiree Sacher" w:date="2014-09-11T14:56:00Z">
        <w:r w:rsidDel="002F2CFD">
          <w:delText xml:space="preserve">Kartenobjekte </w:delText>
        </w:r>
      </w:del>
      <w:ins w:id="1152" w:author="Desiree Sacher" w:date="2014-09-11T14:56:00Z">
        <w:r w:rsidR="002F2CFD">
          <w:t xml:space="preserve">Kartenobjekts </w:t>
        </w:r>
      </w:ins>
      <w:del w:id="1153" w:author="Desiree Sacher" w:date="2014-09-11T14:56:00Z">
        <w:r w:rsidDel="002F2CFD">
          <w:delText xml:space="preserve">mit verschiedenen Typen </w:delText>
        </w:r>
      </w:del>
      <w:ins w:id="1154" w:author="Desiree Sacher" w:date="2014-09-11T14:56:00Z">
        <w:r w:rsidR="002F2CFD">
          <w:t xml:space="preserve"> mit Hilfe einer zentralen Instanz (der </w:t>
        </w:r>
      </w:ins>
      <w:ins w:id="1155" w:author="Desiree Sacher" w:date="2014-09-11T14:57:00Z">
        <w:r w:rsidR="002F2CFD">
          <w:t xml:space="preserve">„CardFactory“) </w:t>
        </w:r>
      </w:ins>
      <w:r>
        <w:t xml:space="preserve">zu implementieren. Diese unterschiedlichen </w:t>
      </w:r>
      <w:r w:rsidR="00AF5070">
        <w:t xml:space="preserve">Kartentypen </w:t>
      </w:r>
      <w:r>
        <w:t xml:space="preserve">können unterschiedliche </w:t>
      </w:r>
      <w:r w:rsidR="00AF5070">
        <w:t xml:space="preserve">typspezifische </w:t>
      </w:r>
      <w:r>
        <w:t xml:space="preserve">Methoden enthalten. </w:t>
      </w:r>
    </w:p>
    <w:p w14:paraId="54F027CA" w14:textId="38F3DBD2" w:rsidR="00B018C9" w:rsidRDefault="00B018C9" w:rsidP="00B018C9">
      <w:r>
        <w:t>In dieser Implementation hat der Typ</w:t>
      </w:r>
      <w:ins w:id="1156" w:author="Desiree Sacher" w:date="2014-09-11T14:57:00Z">
        <w:r w:rsidR="002F2CFD">
          <w:t xml:space="preserve"> „Farbkarte“</w:t>
        </w:r>
      </w:ins>
      <w:r>
        <w:t xml:space="preserve"> </w:t>
      </w:r>
      <w:ins w:id="1157" w:author="Desiree Sacher" w:date="2014-09-11T14:57:00Z">
        <w:r w:rsidR="002F2CFD">
          <w:t>(</w:t>
        </w:r>
      </w:ins>
      <w:r>
        <w:t>Color</w:t>
      </w:r>
      <w:del w:id="1158" w:author="Desiree Sacher" w:date="2014-09-11T14:57:00Z">
        <w:r w:rsidDel="002F2CFD">
          <w:delText>-Karte</w:delText>
        </w:r>
      </w:del>
      <w:ins w:id="1159" w:author="Desiree Sacher" w:date="2014-09-11T14:57:00Z">
        <w:r w:rsidR="002F2CFD">
          <w:t>Card)</w:t>
        </w:r>
      </w:ins>
      <w:r>
        <w:t xml:space="preserve"> eine Variable </w:t>
      </w:r>
      <w:r w:rsidR="00AF5070">
        <w:t>„</w:t>
      </w:r>
      <w:r>
        <w:t>color</w:t>
      </w:r>
      <w:r w:rsidR="00AF5070">
        <w:t>“</w:t>
      </w:r>
      <w:r>
        <w:t xml:space="preserve"> und entsprechende</w:t>
      </w:r>
      <w:ins w:id="1160" w:author="Desiree Sacher" w:date="2014-09-11T14:58:00Z">
        <w:r w:rsidR="002F2CFD">
          <w:t xml:space="preserve"> Get- und Set-Methoden</w:t>
        </w:r>
      </w:ins>
      <w:del w:id="1161" w:author="Desiree Sacher" w:date="2014-09-11T14:58:00Z">
        <w:r w:rsidDel="002F2CFD">
          <w:delText xml:space="preserve"> </w:delText>
        </w:r>
        <w:r w:rsidR="00AF5070" w:rsidDel="002F2CFD">
          <w:delText>„</w:delText>
        </w:r>
        <w:r w:rsidDel="002F2CFD">
          <w:delText>getter</w:delText>
        </w:r>
        <w:r w:rsidR="00AF5070" w:rsidDel="002F2CFD">
          <w:delText>“</w:delText>
        </w:r>
        <w:r w:rsidDel="002F2CFD">
          <w:delText xml:space="preserve"> und </w:delText>
        </w:r>
        <w:r w:rsidR="00AF5070" w:rsidDel="002F2CFD">
          <w:delText>„</w:delText>
        </w:r>
        <w:r w:rsidDel="002F2CFD">
          <w:delText>setter</w:delText>
        </w:r>
        <w:r w:rsidR="00AF5070" w:rsidDel="002F2CFD">
          <w:delText>“</w:delText>
        </w:r>
      </w:del>
      <w:r>
        <w:t>. Für den Typ</w:t>
      </w:r>
      <w:ins w:id="1162" w:author="Desiree Sacher" w:date="2014-09-11T14:57:00Z">
        <w:r w:rsidR="002F2CFD">
          <w:t xml:space="preserve"> „Student</w:t>
        </w:r>
      </w:ins>
      <w:ins w:id="1163" w:author="Desiree Sacher" w:date="2014-09-11T14:58:00Z">
        <w:r w:rsidR="002F2CFD">
          <w:t>en</w:t>
        </w:r>
      </w:ins>
      <w:ins w:id="1164" w:author="Desiree Sacher" w:date="2014-09-11T14:57:00Z">
        <w:r w:rsidR="002F2CFD">
          <w:t>karte“</w:t>
        </w:r>
      </w:ins>
      <w:r>
        <w:t xml:space="preserve"> </w:t>
      </w:r>
      <w:ins w:id="1165" w:author="Desiree Sacher" w:date="2014-09-11T14:57:00Z">
        <w:r w:rsidR="002F2CFD">
          <w:t>(</w:t>
        </w:r>
      </w:ins>
      <w:r>
        <w:t>Student</w:t>
      </w:r>
      <w:del w:id="1166" w:author="Desiree Sacher" w:date="2014-09-11T14:57:00Z">
        <w:r w:rsidDel="002F2CFD">
          <w:delText>-Karte</w:delText>
        </w:r>
      </w:del>
      <w:ins w:id="1167" w:author="Desiree Sacher" w:date="2014-09-11T14:57:00Z">
        <w:r w:rsidR="002F2CFD">
          <w:t>Card)</w:t>
        </w:r>
      </w:ins>
      <w:r>
        <w:t xml:space="preserve"> wiederum kann der Name erfasst </w:t>
      </w:r>
      <w:del w:id="1168" w:author="Desiree Sacher" w:date="2014-09-11T14:59:00Z">
        <w:r w:rsidDel="002F2CFD">
          <w:delText>und mit der Methode getName und setName kontrolliert</w:delText>
        </w:r>
      </w:del>
      <w:ins w:id="1169" w:author="Desiree Sacher" w:date="2014-09-11T14:59:00Z">
        <w:r w:rsidR="002F2CFD">
          <w:t>und verwaltet</w:t>
        </w:r>
      </w:ins>
      <w:r>
        <w:t xml:space="preserve"> werden.</w:t>
      </w:r>
    </w:p>
    <w:p w14:paraId="6554D403" w14:textId="0013995F" w:rsidR="00B72432" w:rsidRDefault="00433155" w:rsidP="00B72432">
      <w:pPr>
        <w:jc w:val="center"/>
        <w:rPr>
          <w:rFonts w:ascii="majorEastAsia" w:hAnsi="majorEastAsia" w:cs="majorEastAsia"/>
        </w:rPr>
      </w:pPr>
      <w:ins w:id="1170" w:author="Desiree Sacher" w:date="2014-09-11T15:01:00Z">
        <w:r>
          <w:object w:dxaOrig="6195" w:dyaOrig="6436" w14:anchorId="071C4243">
            <v:shape id="_x0000_i1029" type="#_x0000_t75" style="width:309.75pt;height:321.5pt" o:ole="">
              <v:imagedata r:id="rId23" o:title=""/>
            </v:shape>
            <o:OLEObject Type="Embed" ProgID="Visio.Drawing.15" ShapeID="_x0000_i1029" DrawAspect="Content" ObjectID="_1471968869" r:id="rId24"/>
          </w:object>
        </w:r>
      </w:ins>
    </w:p>
    <w:p w14:paraId="0256514F" w14:textId="07E2F254" w:rsidR="00B72432" w:rsidRDefault="00B72432" w:rsidP="00B72432">
      <w:pPr>
        <w:pStyle w:val="Caption"/>
        <w:jc w:val="center"/>
        <w:rPr>
          <w:rFonts w:ascii="majorEastAsia" w:hAnsi="majorEastAsia" w:cs="majorEastAsia"/>
        </w:rPr>
      </w:pPr>
      <w:bookmarkStart w:id="1171" w:name="_Toc398224584"/>
      <w:r>
        <w:t xml:space="preserve">Abbildung </w:t>
      </w:r>
      <w:r w:rsidR="002F2CFD">
        <w:fldChar w:fldCharType="begin"/>
      </w:r>
      <w:r w:rsidR="002F2CFD">
        <w:instrText xml:space="preserve"> SEQ Abbildung \* ARABIC </w:instrText>
      </w:r>
      <w:r w:rsidR="002F2CFD">
        <w:fldChar w:fldCharType="separate"/>
      </w:r>
      <w:r w:rsidR="00602E85">
        <w:rPr>
          <w:noProof/>
        </w:rPr>
        <w:t>11</w:t>
      </w:r>
      <w:r w:rsidR="002F2CFD">
        <w:rPr>
          <w:noProof/>
        </w:rPr>
        <w:fldChar w:fldCharType="end"/>
      </w:r>
      <w:r>
        <w:t xml:space="preserve">: </w:t>
      </w:r>
      <w:r w:rsidR="005F74E5">
        <w:t xml:space="preserve">UML-Klassendiagramm </w:t>
      </w:r>
      <w:r w:rsidR="004C0317">
        <w:t xml:space="preserve">der </w:t>
      </w:r>
      <w:del w:id="1172" w:author="Desiree Sacher" w:date="2014-09-11T15:04:00Z">
        <w:r w:rsidDel="00433155">
          <w:delText>Karten Factory</w:delText>
        </w:r>
      </w:del>
      <w:ins w:id="1173" w:author="Desiree Sacher" w:date="2014-09-11T15:04:00Z">
        <w:r w:rsidR="00433155">
          <w:t>Card Factory</w:t>
        </w:r>
      </w:ins>
      <w:bookmarkEnd w:id="1171"/>
    </w:p>
    <w:p w14:paraId="5BE7C3F1" w14:textId="77777777" w:rsidR="00B72432" w:rsidRDefault="00B72432" w:rsidP="00B018C9"/>
    <w:p w14:paraId="1C33510B" w14:textId="4D27E555" w:rsidR="00B018C9" w:rsidRDefault="00B018C9" w:rsidP="00B018C9">
      <w:r>
        <w:t xml:space="preserve">Weitere </w:t>
      </w:r>
      <w:del w:id="1174" w:author="Desiree Sacher" w:date="2014-09-11T15:04:00Z">
        <w:r w:rsidDel="00433155">
          <w:delText>Factory</w:delText>
        </w:r>
      </w:del>
      <w:ins w:id="1175" w:author="Desiree Sacher" w:date="2014-09-11T15:04:00Z">
        <w:r w:rsidR="00433155">
          <w:t>Karten</w:t>
        </w:r>
      </w:ins>
      <w:r w:rsidR="00281644">
        <w:t>-T</w:t>
      </w:r>
      <w:r>
        <w:t xml:space="preserve">ypen können mit </w:t>
      </w:r>
      <w:r w:rsidR="009D71D2">
        <w:t xml:space="preserve">Hinzufügen </w:t>
      </w:r>
      <w:r>
        <w:t>weiterer Klassen realisiert werden.</w:t>
      </w:r>
      <w:ins w:id="1176" w:author="Desiree Sacher" w:date="2014-09-11T15:02:00Z">
        <w:r w:rsidR="00433155">
          <w:t xml:space="preserve"> In einer Factory wird jeweils ein Objekt eines spezifischen Typ erstellt und die geteilten Fähigkeiten der vererbten Klasse übernommen. </w:t>
        </w:r>
      </w:ins>
      <w:ins w:id="1177" w:author="Desiree Sacher" w:date="2014-09-11T15:03:00Z">
        <w:r w:rsidR="00433155">
          <w:t>Die CardFactory-Klasse überprüft den Typ, welcher beim erstellen mitgegeben wird und löst ein entsprechendes erstellen des Kartenobjekts aus.</w:t>
        </w:r>
      </w:ins>
      <w:ins w:id="1178" w:author="Desiree Sacher" w:date="2014-09-11T15:05:00Z">
        <w:r w:rsidR="00433155">
          <w:t xml:space="preserve"> Neue Typen von Karten können neue Merkmale haben, nach welchen geprüft wird.</w:t>
        </w:r>
      </w:ins>
    </w:p>
    <w:p w14:paraId="77B8D29B" w14:textId="73D7F08D" w:rsidR="00B018C9" w:rsidRPr="00D41BFA" w:rsidRDefault="00B018C9" w:rsidP="00B018C9">
      <w:r>
        <w:t xml:space="preserve">Hinweise zur Implementation eines Factory Pattern </w:t>
      </w:r>
      <w:r w:rsidR="00E33D1B">
        <w:t xml:space="preserve">unter Python </w:t>
      </w:r>
      <w:r>
        <w:t>wurden auch über Google recherchiert</w:t>
      </w:r>
      <w:r w:rsidR="00B72432">
        <w:rPr>
          <w:rStyle w:val="FootnoteReference"/>
        </w:rPr>
        <w:footnoteReference w:id="6"/>
      </w:r>
      <w:r>
        <w:t xml:space="preserve"> und </w:t>
      </w:r>
      <w:r w:rsidR="00E33D1B">
        <w:t xml:space="preserve">entsprechend </w:t>
      </w:r>
      <w:r>
        <w:t>umgesetzt.</w:t>
      </w:r>
    </w:p>
    <w:p w14:paraId="08748CAF" w14:textId="77777777" w:rsidR="00B018C9" w:rsidRDefault="00B018C9" w:rsidP="00B018C9">
      <w:pPr>
        <w:pStyle w:val="Heading4"/>
      </w:pPr>
      <w:bookmarkStart w:id="1179" w:name="_Toc398226732"/>
      <w:r>
        <w:t>Strategy Pattern</w:t>
      </w:r>
      <w:bookmarkEnd w:id="1179"/>
    </w:p>
    <w:p w14:paraId="2F201276" w14:textId="77777777" w:rsidR="00B4007A" w:rsidRDefault="00B018C9" w:rsidP="00B018C9">
      <w:pPr>
        <w:rPr>
          <w:ins w:id="1180" w:author="Desiree Sacher" w:date="2014-09-11T15:14:00Z"/>
        </w:rPr>
      </w:pPr>
      <w:r>
        <w:t>Das Strategy Pattern wird verwendet um parallel mehrere Strategien zu implementieren</w:t>
      </w:r>
      <w:ins w:id="1181" w:author="Desiree Sacher" w:date="2014-09-11T15:06:00Z">
        <w:r w:rsidR="008709B0">
          <w:t>, von welcher zur Laufzeit eine zur aktiven Ausführung festgelegt wird, während des Betriebs aber auch ausgetasucht werden kann</w:t>
        </w:r>
      </w:ins>
      <w:r>
        <w:t>. Es eignete sich optimal um die verschiedenen Spielvarianten zu implementieren. Es werden</w:t>
      </w:r>
      <w:ins w:id="1182" w:author="Desiree Sacher" w:date="2014-09-11T15:10:00Z">
        <w:r w:rsidR="008709B0">
          <w:t xml:space="preserve"> mehrere Klassen als separate Strategien implementiert, welch</w:t>
        </w:r>
      </w:ins>
      <w:ins w:id="1183" w:author="Desiree Sacher" w:date="2014-09-11T15:11:00Z">
        <w:r w:rsidR="008709B0">
          <w:t>e</w:t>
        </w:r>
      </w:ins>
      <w:ins w:id="1184" w:author="Desiree Sacher" w:date="2014-09-11T15:10:00Z">
        <w:r w:rsidR="008709B0">
          <w:t xml:space="preserve"> al</w:t>
        </w:r>
      </w:ins>
      <w:ins w:id="1185" w:author="Desiree Sacher" w:date="2014-09-11T15:11:00Z">
        <w:r w:rsidR="008709B0">
          <w:t>le</w:t>
        </w:r>
      </w:ins>
      <w:ins w:id="1186" w:author="Desiree Sacher" w:date="2014-09-11T15:10:00Z">
        <w:r w:rsidR="008709B0">
          <w:t xml:space="preserve"> gemeinsame Interface</w:t>
        </w:r>
      </w:ins>
      <w:ins w:id="1187" w:author="Desiree Sacher" w:date="2014-09-11T15:11:00Z">
        <w:r w:rsidR="008709B0">
          <w:t>-Methoden bieten aber eine unterschiedliche Logik repräsentieren.</w:t>
        </w:r>
        <w:r w:rsidR="008709B0" w:rsidDel="008709B0">
          <w:t xml:space="preserve"> </w:t>
        </w:r>
      </w:ins>
      <w:del w:id="1188" w:author="Desiree Sacher" w:date="2014-09-11T15:11:00Z">
        <w:r w:rsidDel="008709B0">
          <w:delText xml:space="preserve"> dabei quasi Kopien von Klassen implementiert, wobei die darin enthaltenen Methoden gleich benannt sind.</w:delText>
        </w:r>
      </w:del>
    </w:p>
    <w:p w14:paraId="7A45B929" w14:textId="2C0D83C9" w:rsidR="00B018C9" w:rsidRDefault="00B4007A" w:rsidP="00B018C9">
      <w:ins w:id="1189" w:author="Desiree Sacher" w:date="2014-09-11T15:14:00Z">
        <w:r>
          <w:t xml:space="preserve">Zur besseren Illustration ist das Pattern in der Abbildung 12 dargestellt. Im GamePlayManager wird die aktive Strategie festgelegt anhand dessen Konfiguration die GamePlayStrategy </w:t>
        </w:r>
      </w:ins>
      <w:ins w:id="1190" w:author="Desiree Sacher" w:date="2014-09-11T15:16:00Z">
        <w:r>
          <w:t xml:space="preserve">(GameStrategyEasy oder GameStrategyAdvanced) </w:t>
        </w:r>
      </w:ins>
      <w:ins w:id="1191" w:author="Desiree Sacher" w:date="2014-09-11T15:14:00Z">
        <w:r>
          <w:t>ausgewählt wird.</w:t>
        </w:r>
      </w:ins>
      <w:r w:rsidR="00B018C9">
        <w:t xml:space="preserve"> </w:t>
      </w:r>
    </w:p>
    <w:p w14:paraId="7BAF68A8" w14:textId="632AF492" w:rsidR="00A20679" w:rsidRDefault="00B4007A" w:rsidP="00A20679">
      <w:pPr>
        <w:jc w:val="center"/>
      </w:pPr>
      <w:ins w:id="1192" w:author="Desiree Sacher" w:date="2014-09-11T15:13:00Z">
        <w:r>
          <w:object w:dxaOrig="8836" w:dyaOrig="7591" w14:anchorId="51DE95F0">
            <v:shape id="_x0000_i1030" type="#_x0000_t75" style="width:442.05pt;height:379.25pt" o:ole="">
              <v:imagedata r:id="rId25" o:title=""/>
            </v:shape>
            <o:OLEObject Type="Embed" ProgID="Visio.Drawing.15" ShapeID="_x0000_i1030" DrawAspect="Content" ObjectID="_1471968870" r:id="rId26"/>
          </w:object>
        </w:r>
      </w:ins>
    </w:p>
    <w:p w14:paraId="4DC5FF62" w14:textId="61E6EF4D" w:rsidR="00A20679" w:rsidRDefault="00A20679" w:rsidP="00A20679">
      <w:pPr>
        <w:pStyle w:val="Caption"/>
        <w:jc w:val="center"/>
      </w:pPr>
      <w:bookmarkStart w:id="1193" w:name="_Toc398224585"/>
      <w:r>
        <w:t xml:space="preserve">Abbildung </w:t>
      </w:r>
      <w:r w:rsidR="002F2CFD">
        <w:fldChar w:fldCharType="begin"/>
      </w:r>
      <w:r w:rsidR="002F2CFD">
        <w:instrText xml:space="preserve"> SEQ Abbildung \* ARABIC </w:instrText>
      </w:r>
      <w:r w:rsidR="002F2CFD">
        <w:fldChar w:fldCharType="separate"/>
      </w:r>
      <w:r w:rsidR="00602E85">
        <w:rPr>
          <w:noProof/>
        </w:rPr>
        <w:t>12</w:t>
      </w:r>
      <w:r w:rsidR="002F2CFD">
        <w:rPr>
          <w:noProof/>
        </w:rPr>
        <w:fldChar w:fldCharType="end"/>
      </w:r>
      <w:r>
        <w:t>: UML</w:t>
      </w:r>
      <w:r w:rsidR="004C0317">
        <w:t xml:space="preserve">-Klassendiagramm des umgesetzten </w:t>
      </w:r>
      <w:r>
        <w:t>Strategy Pattern</w:t>
      </w:r>
      <w:bookmarkEnd w:id="1193"/>
    </w:p>
    <w:p w14:paraId="05F39800" w14:textId="2C6615E0" w:rsidR="0053252A" w:rsidRDefault="0053252A" w:rsidP="00B018C9">
      <w:pPr>
        <w:rPr>
          <w:ins w:id="1194" w:author="Desiree Sacher" w:date="2014-09-11T15:18:00Z"/>
        </w:rPr>
      </w:pPr>
      <w:ins w:id="1195" w:author="Desiree Sacher" w:date="2014-09-11T15:18:00Z">
        <w:r>
          <w:t>Im Interface GamePlayStrategy ist die Methode play() definiert, über welche das Spiel gestartet werden kann. Die weiteren Methoden welche in der GameStrategyEasy implementiert sind wurden zur einfacheren Gliederung der Klasse erstellt</w:t>
        </w:r>
      </w:ins>
      <w:ins w:id="1196" w:author="Desiree Sacher" w:date="2014-09-11T15:19:00Z">
        <w:r>
          <w:t>, können aber beliebig gewählt werden. Die GameStrategyAdvanced wurde noch nicht ausprogrammiert, was der Grund für ihr leeres Aussehen ist.</w:t>
        </w:r>
      </w:ins>
    </w:p>
    <w:p w14:paraId="5FDD64CF" w14:textId="20FE2901" w:rsidR="00B018C9" w:rsidRPr="001D12AD" w:rsidRDefault="00B018C9" w:rsidP="00B018C9">
      <w:r>
        <w:t xml:space="preserve">Implementationsbeispiele </w:t>
      </w:r>
      <w:r w:rsidR="00D46ADE">
        <w:t xml:space="preserve">zur Umsetzung des Patterns in Python </w:t>
      </w:r>
      <w:r>
        <w:t>wurden über Google recherchiert</w:t>
      </w:r>
      <w:r w:rsidR="00267C79">
        <w:rPr>
          <w:rStyle w:val="FootnoteReference"/>
        </w:rPr>
        <w:footnoteReference w:id="7"/>
      </w:r>
      <w:r>
        <w:t xml:space="preserve"> und analog dieser realisiert.</w:t>
      </w:r>
    </w:p>
    <w:p w14:paraId="32E5B819" w14:textId="77777777" w:rsidR="00B018C9" w:rsidRPr="00B018C9" w:rsidRDefault="00B018C9" w:rsidP="00B018C9"/>
    <w:p w14:paraId="10D820C8" w14:textId="78C781E2" w:rsidR="00B018C9" w:rsidRDefault="00B018C9" w:rsidP="00B018C9">
      <w:pPr>
        <w:pStyle w:val="Heading3"/>
      </w:pPr>
      <w:bookmarkStart w:id="1197" w:name="_Toc398226733"/>
      <w:r>
        <w:t>Use Cases</w:t>
      </w:r>
      <w:bookmarkEnd w:id="1197"/>
    </w:p>
    <w:p w14:paraId="74C04D9D" w14:textId="09E02C70" w:rsidR="006102DD" w:rsidRPr="006102DD" w:rsidRDefault="006102DD" w:rsidP="006102DD">
      <w:pPr>
        <w:rPr>
          <w:color w:val="1F497D" w:themeColor="text2"/>
        </w:rPr>
      </w:pPr>
      <w:r w:rsidRPr="006102DD">
        <w:rPr>
          <w:color w:val="1F497D" w:themeColor="text2"/>
        </w:rPr>
        <w:t xml:space="preserve">Um die </w:t>
      </w:r>
      <w:r>
        <w:rPr>
          <w:color w:val="1F497D" w:themeColor="text2"/>
        </w:rPr>
        <w:t>Komplexität des Spiels zu erfassen, wurden einige Fähigkeiten und Anwendungsfälle erdacht. Eine Auswahl ist in den folgenden Unterkapiteln behandelt.</w:t>
      </w:r>
    </w:p>
    <w:p w14:paraId="7B4B4242" w14:textId="5B4FB385" w:rsidR="00D91A9E" w:rsidRDefault="00D91A9E" w:rsidP="009F0C4D">
      <w:pPr>
        <w:pStyle w:val="Heading4"/>
      </w:pPr>
      <w:del w:id="1198" w:author="Desiree Sacher" w:date="2014-09-11T15:21:00Z">
        <w:r w:rsidDel="0053252A">
          <w:lastRenderedPageBreak/>
          <w:delText xml:space="preserve">Aktualisieren von </w:delText>
        </w:r>
        <w:r w:rsidR="009F0C4D" w:rsidDel="0053252A">
          <w:delText>Karte während des Spiels</w:delText>
        </w:r>
      </w:del>
      <w:bookmarkStart w:id="1199" w:name="_Toc398226734"/>
      <w:ins w:id="1200" w:author="Desiree Sacher" w:date="2014-09-11T15:21:00Z">
        <w:r w:rsidR="0053252A">
          <w:t>Spieldurchlauf</w:t>
        </w:r>
      </w:ins>
      <w:bookmarkEnd w:id="1199"/>
    </w:p>
    <w:p w14:paraId="4364160D" w14:textId="49DE5477" w:rsidR="00946340" w:rsidRPr="00CE2113" w:rsidRDefault="00946340" w:rsidP="00946340">
      <w:r>
        <w:t>Um ein Spiel mit den Standardeinstellungen zu spielen</w:t>
      </w:r>
      <w:r w:rsidR="00D17CF7">
        <w:t>,</w:t>
      </w:r>
      <w:r>
        <w:t xml:space="preserve"> kann im Hauptfenster der Startknopf in der Menübar gedrückt werden. Weitere Dialogfenster sind dabei</w:t>
      </w:r>
      <w:ins w:id="1201" w:author="Desiree Sacher" w:date="2014-09-11T15:28:00Z">
        <w:r w:rsidR="00F07D21">
          <w:t>, wie in der folgenden Abbildung 13 dargestellt,</w:t>
        </w:r>
      </w:ins>
      <w:r>
        <w:t xml:space="preserve"> nicht nötig. </w:t>
      </w:r>
    </w:p>
    <w:p w14:paraId="71AED25A" w14:textId="2E94CB85" w:rsidR="00946340" w:rsidRDefault="00F07D21" w:rsidP="00946340">
      <w:pPr>
        <w:jc w:val="center"/>
      </w:pPr>
      <w:ins w:id="1202" w:author="Desiree Sacher" w:date="2014-09-11T15:31:00Z">
        <w:r>
          <w:object w:dxaOrig="10666" w:dyaOrig="9961" w14:anchorId="6414776B">
            <v:shape id="_x0000_i1031" type="#_x0000_t75" style="width:452.95pt;height:423.65pt" o:ole="">
              <v:imagedata r:id="rId27" o:title=""/>
            </v:shape>
            <o:OLEObject Type="Embed" ProgID="Visio.Drawing.15" ShapeID="_x0000_i1031" DrawAspect="Content" ObjectID="_1471968871" r:id="rId28"/>
          </w:object>
        </w:r>
      </w:ins>
    </w:p>
    <w:p w14:paraId="5AC8BA88" w14:textId="600C9306" w:rsidR="00946340" w:rsidRDefault="00946340" w:rsidP="00946340">
      <w:pPr>
        <w:pStyle w:val="Caption"/>
        <w:jc w:val="center"/>
      </w:pPr>
      <w:bookmarkStart w:id="1203" w:name="_Toc398224586"/>
      <w:r>
        <w:t xml:space="preserve">Abbildung </w:t>
      </w:r>
      <w:r w:rsidR="002F2CFD">
        <w:fldChar w:fldCharType="begin"/>
      </w:r>
      <w:r w:rsidR="002F2CFD">
        <w:instrText xml:space="preserve"> SEQ Abbildung \* ARABIC </w:instrText>
      </w:r>
      <w:r w:rsidR="002F2CFD">
        <w:fldChar w:fldCharType="separate"/>
      </w:r>
      <w:r w:rsidR="00602E85">
        <w:rPr>
          <w:noProof/>
        </w:rPr>
        <w:t>13</w:t>
      </w:r>
      <w:r w:rsidR="002F2CFD">
        <w:rPr>
          <w:noProof/>
        </w:rPr>
        <w:fldChar w:fldCharType="end"/>
      </w:r>
      <w:r>
        <w:t xml:space="preserve">: </w:t>
      </w:r>
      <w:ins w:id="1204" w:author="Desiree Sacher" w:date="2014-09-11T15:31:00Z">
        <w:r w:rsidR="00F07D21">
          <w:t>Flussdiagramm</w:t>
        </w:r>
      </w:ins>
      <w:del w:id="1205" w:author="Desiree Sacher" w:date="2014-09-11T15:31:00Z">
        <w:r w:rsidDel="00F07D21">
          <w:delText xml:space="preserve">Flow </w:delText>
        </w:r>
      </w:del>
      <w:ins w:id="1206" w:author="Desiree Sacher" w:date="2014-09-11T15:31:00Z">
        <w:r w:rsidR="00F07D21">
          <w:t xml:space="preserve"> Spieldurchlauf</w:t>
        </w:r>
      </w:ins>
      <w:bookmarkEnd w:id="1203"/>
      <w:del w:id="1207" w:author="Desiree Sacher" w:date="2014-09-11T15:31:00Z">
        <w:r w:rsidDel="00F07D21">
          <w:delText xml:space="preserve">Chart </w:delText>
        </w:r>
        <w:r w:rsidR="00067A67" w:rsidDel="00F07D21">
          <w:delText xml:space="preserve">zur </w:delText>
        </w:r>
        <w:r w:rsidDel="00F07D21">
          <w:delText>Bedienung Spiel Start</w:delText>
        </w:r>
      </w:del>
    </w:p>
    <w:p w14:paraId="319770E4" w14:textId="77777777" w:rsidR="00946340" w:rsidRPr="00946340" w:rsidRDefault="00946340" w:rsidP="00946340"/>
    <w:p w14:paraId="4DCF54DB" w14:textId="7B6F9521" w:rsidR="009F0C4D" w:rsidRDefault="00C570B5" w:rsidP="009F0C4D">
      <w:r>
        <w:t xml:space="preserve">Um die </w:t>
      </w:r>
      <w:r w:rsidR="008102FA">
        <w:t xml:space="preserve">zufällige vom Computer gewählte </w:t>
      </w:r>
      <w:r>
        <w:t>Karte während dem Spiel zu aktualisieren</w:t>
      </w:r>
      <w:r w:rsidR="008102FA">
        <w:t>,</w:t>
      </w:r>
      <w:r>
        <w:t xml:space="preserve"> muss die Anzeige im GUI angepasst werden</w:t>
      </w:r>
      <w:ins w:id="1208" w:author="Desiree Sacher" w:date="2014-09-11T15:32:00Z">
        <w:r w:rsidR="00F07D21">
          <w:t xml:space="preserve"> damit sie</w:t>
        </w:r>
      </w:ins>
      <w:r>
        <w:t xml:space="preserve"> als Aufruf aus dem Model</w:t>
      </w:r>
      <w:ins w:id="1209" w:author="Desiree Sacher" w:date="2014-09-11T15:32:00Z">
        <w:r w:rsidR="00F07D21">
          <w:t xml:space="preserve"> direkt ausgeführt wird</w:t>
        </w:r>
      </w:ins>
      <w:r>
        <w:t>.</w:t>
      </w:r>
    </w:p>
    <w:p w14:paraId="2A28A2F9" w14:textId="4983725D" w:rsidR="00C570B5" w:rsidRDefault="004E63D2" w:rsidP="009F0C4D">
      <w:r>
        <w:t>Der genaue Ablauf der Interaktion wird in folgendem Sequenzdiagramm dargestellt:</w:t>
      </w:r>
    </w:p>
    <w:p w14:paraId="319F5B6F" w14:textId="31AE5F11" w:rsidR="004E63D2" w:rsidRDefault="00FA453B" w:rsidP="004E63D2">
      <w:pPr>
        <w:jc w:val="center"/>
      </w:pPr>
      <w:r>
        <w:object w:dxaOrig="19621" w:dyaOrig="10141" w14:anchorId="627041C3">
          <v:shape id="_x0000_i1025" type="#_x0000_t75" style="width:452.95pt;height:233.6pt" o:ole="">
            <v:imagedata r:id="rId29" o:title=""/>
          </v:shape>
          <o:OLEObject Type="Embed" ProgID="Visio.Drawing.15" ShapeID="_x0000_i1025" DrawAspect="Content" ObjectID="_1471968872" r:id="rId30"/>
        </w:object>
      </w:r>
    </w:p>
    <w:p w14:paraId="364988FE" w14:textId="66F33CBD" w:rsidR="004E63D2" w:rsidRDefault="004E63D2" w:rsidP="004E63D2">
      <w:pPr>
        <w:pStyle w:val="Caption"/>
        <w:jc w:val="center"/>
      </w:pPr>
      <w:bookmarkStart w:id="1210" w:name="_Toc398224587"/>
      <w:r>
        <w:t xml:space="preserve">Abbildung </w:t>
      </w:r>
      <w:r w:rsidR="002F2CFD">
        <w:fldChar w:fldCharType="begin"/>
      </w:r>
      <w:r w:rsidR="002F2CFD">
        <w:instrText xml:space="preserve"> SEQ Abbildung \* ARABIC </w:instrText>
      </w:r>
      <w:r w:rsidR="002F2CFD">
        <w:fldChar w:fldCharType="separate"/>
      </w:r>
      <w:r w:rsidR="00602E85">
        <w:rPr>
          <w:noProof/>
        </w:rPr>
        <w:t>14</w:t>
      </w:r>
      <w:r w:rsidR="002F2CFD">
        <w:rPr>
          <w:noProof/>
        </w:rPr>
        <w:fldChar w:fldCharType="end"/>
      </w:r>
      <w:r>
        <w:t xml:space="preserve">: </w:t>
      </w:r>
      <w:ins w:id="1211" w:author="Desiree Sacher" w:date="2014-09-11T15:34:00Z">
        <w:r w:rsidR="00F07D21">
          <w:t xml:space="preserve">UML </w:t>
        </w:r>
      </w:ins>
      <w:r>
        <w:t>Sequenzdiagramm Spieldurchlauf</w:t>
      </w:r>
      <w:bookmarkEnd w:id="1210"/>
    </w:p>
    <w:p w14:paraId="37D4352D" w14:textId="77777777" w:rsidR="00F07D21" w:rsidRDefault="000D6FDF" w:rsidP="009F0C4D">
      <w:pPr>
        <w:rPr>
          <w:ins w:id="1212" w:author="Desiree Sacher" w:date="2014-09-11T15:35:00Z"/>
        </w:rPr>
      </w:pPr>
      <w:r>
        <w:t xml:space="preserve">Bei jeder Aktualisierung </w:t>
      </w:r>
      <w:ins w:id="1213" w:author="Desiree Sacher" w:date="2014-09-11T15:35:00Z">
        <w:r w:rsidR="00F07D21">
          <w:t xml:space="preserve">der Darstellung der zufällig gewählten Karte </w:t>
        </w:r>
      </w:ins>
      <w:r>
        <w:t xml:space="preserve">wird über die </w:t>
      </w:r>
      <w:ins w:id="1214" w:author="Desiree Sacher" w:date="2014-09-11T15:35:00Z">
        <w:r w:rsidR="00F07D21">
          <w:t>„</w:t>
        </w:r>
      </w:ins>
      <w:r>
        <w:t>random</w:t>
      </w:r>
      <w:ins w:id="1215" w:author="Desiree Sacher" w:date="2014-09-11T15:35:00Z">
        <w:r w:rsidR="00F07D21">
          <w:t>“</w:t>
        </w:r>
      </w:ins>
      <w:r>
        <w:t xml:space="preserve"> Funktion eine Nummer generiert, welche im Kartenmanager einer Karte zugeordnet ist. Aufgrund dieser wird die Anzeige im Hauptfenster angepasst. Die Spiellogik wird zu diesem Zeitpunkt im Model ausgeführt</w:t>
      </w:r>
      <w:r w:rsidR="00FA453B">
        <w:t xml:space="preserve">. Sobald die Anzeige aktualisiert wird, wird auch die Zeitmessfunktion gestartet. </w:t>
      </w:r>
      <w:r w:rsidR="00CE222E">
        <w:t>Danach ist der Spieler aufgefordert schnellstmöglich die korrekte Karte</w:t>
      </w:r>
      <w:r w:rsidR="00AE6AA0">
        <w:t xml:space="preserve"> am RFID </w:t>
      </w:r>
      <w:r w:rsidR="00CE222E">
        <w:t xml:space="preserve">Reader anzulegen. </w:t>
      </w:r>
      <w:r w:rsidR="003A30FE">
        <w:t>Sobald der RFID</w:t>
      </w:r>
      <w:r w:rsidR="00AE6AA0">
        <w:t>-</w:t>
      </w:r>
      <w:r w:rsidR="003A30FE">
        <w:t>Sensor eine Karte erkennt wird die UID ausgelesen und im Karten</w:t>
      </w:r>
      <w:r w:rsidR="00AE6AA0">
        <w:t>m</w:t>
      </w:r>
      <w:r w:rsidR="003A30FE">
        <w:t>anager anhand der UID geprüft, ob es sich um eine valide Eingabe handelt. Etwa zeitgleich wird die Zeit ausgelesen und die verwendete Dauer kalkuliert.</w:t>
      </w:r>
    </w:p>
    <w:p w14:paraId="3CBCEAA2" w14:textId="2AAFAC6C" w:rsidR="003A30FE" w:rsidRPr="009F0C4D" w:rsidRDefault="00F07D21" w:rsidP="009F0C4D">
      <w:ins w:id="1216" w:author="Desiree Sacher" w:date="2014-09-11T15:33:00Z">
        <w:r>
          <w:t>Der Spielmodus ist zum Zeitpunkt der Projektabgabe noch nicht komplett fertig programmiert. Das vergleichen der Zeit und der Karte findet erst über die Konsolenausgabe und noch nicht über einen separaten Dialg statt, weshalb dies im Sequenzdiagramm nicht entsprechend abgebildet ist.</w:t>
        </w:r>
      </w:ins>
    </w:p>
    <w:p w14:paraId="4516D18E" w14:textId="77777777" w:rsidR="004D523A" w:rsidRPr="004D523A" w:rsidRDefault="004D523A" w:rsidP="004D523A"/>
    <w:p w14:paraId="739ABBF7" w14:textId="7858B852" w:rsidR="009F0C4D" w:rsidRDefault="009F0C4D" w:rsidP="009F0C4D">
      <w:pPr>
        <w:pStyle w:val="Heading4"/>
      </w:pPr>
      <w:bookmarkStart w:id="1217" w:name="_Toc398226735"/>
      <w:r>
        <w:t xml:space="preserve">Konfiguration der </w:t>
      </w:r>
      <w:r w:rsidR="005E2391">
        <w:t xml:space="preserve">seriellen </w:t>
      </w:r>
      <w:r>
        <w:t>Verbindung</w:t>
      </w:r>
      <w:bookmarkEnd w:id="1217"/>
    </w:p>
    <w:p w14:paraId="0FBBCFFA" w14:textId="2AEE8718" w:rsidR="00990A5E" w:rsidRDefault="00990A5E" w:rsidP="00990A5E">
      <w:r>
        <w:t xml:space="preserve">Um die </w:t>
      </w:r>
      <w:r w:rsidR="005E2391">
        <w:t xml:space="preserve">serielle </w:t>
      </w:r>
      <w:r>
        <w:t>Verbindung anzupassen, was in seltenen Fällen möglich sein muss</w:t>
      </w:r>
      <w:r w:rsidR="005E2391">
        <w:t>,</w:t>
      </w:r>
      <w:r>
        <w:t xml:space="preserve"> damit die Verbindung zum RFID Reader funktioniert, kann über das „File“ Menü der entsprechende Dialog aufgerufen werden. </w:t>
      </w:r>
      <w:ins w:id="1218" w:author="Desiree Sacher" w:date="2014-09-11T15:37:00Z">
        <w:r w:rsidR="00B00314">
          <w:t xml:space="preserve">Der Ablauf wird in Abbildung </w:t>
        </w:r>
      </w:ins>
      <w:ins w:id="1219" w:author="Desiree Sacher" w:date="2014-09-11T15:38:00Z">
        <w:r w:rsidR="00B00314">
          <w:t>16 verdeutlicht.</w:t>
        </w:r>
      </w:ins>
    </w:p>
    <w:p w14:paraId="3326623E" w14:textId="46EF1A2B" w:rsidR="00990A5E" w:rsidRDefault="00B00314" w:rsidP="00990A5E">
      <w:ins w:id="1220" w:author="Desiree Sacher" w:date="2014-09-11T15:37:00Z">
        <w:r>
          <w:object w:dxaOrig="10666" w:dyaOrig="12180" w14:anchorId="076A3770">
            <v:shape id="_x0000_i1032" type="#_x0000_t75" style="width:452.95pt;height:517.4pt" o:ole="">
              <v:imagedata r:id="rId31" o:title=""/>
            </v:shape>
            <o:OLEObject Type="Embed" ProgID="Visio.Drawing.15" ShapeID="_x0000_i1032" DrawAspect="Content" ObjectID="_1471968873" r:id="rId32"/>
          </w:object>
        </w:r>
      </w:ins>
    </w:p>
    <w:p w14:paraId="4541546D" w14:textId="0619E1C6" w:rsidR="00990A5E" w:rsidRPr="00990A5E" w:rsidRDefault="00990A5E" w:rsidP="00990A5E">
      <w:pPr>
        <w:pStyle w:val="Caption"/>
        <w:jc w:val="center"/>
      </w:pPr>
      <w:bookmarkStart w:id="1221" w:name="_Toc398224588"/>
      <w:r>
        <w:t xml:space="preserve">Abbildung </w:t>
      </w:r>
      <w:r w:rsidR="002F2CFD">
        <w:fldChar w:fldCharType="begin"/>
      </w:r>
      <w:r w:rsidR="002F2CFD">
        <w:instrText xml:space="preserve"> SEQ Abbildung \* ARABIC </w:instrText>
      </w:r>
      <w:r w:rsidR="002F2CFD">
        <w:fldChar w:fldCharType="separate"/>
      </w:r>
      <w:ins w:id="1222" w:author="Desiree Sacher" w:date="2014-09-11T17:58:00Z">
        <w:r w:rsidR="00602E85">
          <w:rPr>
            <w:noProof/>
          </w:rPr>
          <w:t>15</w:t>
        </w:r>
      </w:ins>
      <w:del w:id="1223" w:author="Desiree Sacher" w:date="2014-09-11T16:35:00Z">
        <w:r w:rsidR="009D5A98" w:rsidDel="004C0E62">
          <w:rPr>
            <w:noProof/>
          </w:rPr>
          <w:delText>16</w:delText>
        </w:r>
      </w:del>
      <w:r w:rsidR="002F2CFD">
        <w:rPr>
          <w:noProof/>
        </w:rPr>
        <w:fldChar w:fldCharType="end"/>
      </w:r>
      <w:r>
        <w:t xml:space="preserve">: </w:t>
      </w:r>
      <w:ins w:id="1224" w:author="Desiree Sacher" w:date="2014-09-11T15:38:00Z">
        <w:r w:rsidR="009C1113">
          <w:t>Flussdiagramm</w:t>
        </w:r>
      </w:ins>
      <w:del w:id="1225" w:author="Desiree Sacher" w:date="2014-09-11T15:38:00Z">
        <w:r w:rsidRPr="00805002" w:rsidDel="009C1113">
          <w:delText xml:space="preserve">Flow Chart </w:delText>
        </w:r>
      </w:del>
      <w:r w:rsidR="00BD1A0D">
        <w:t xml:space="preserve">zur </w:t>
      </w:r>
      <w:del w:id="1226" w:author="Desiree Sacher" w:date="2014-09-11T15:38:00Z">
        <w:r w:rsidRPr="00805002" w:rsidDel="009C1113">
          <w:delText xml:space="preserve">Bedienung </w:delText>
        </w:r>
      </w:del>
      <w:r w:rsidRPr="00805002">
        <w:t xml:space="preserve">Konfiguration </w:t>
      </w:r>
      <w:ins w:id="1227" w:author="Desiree Sacher" w:date="2014-09-11T15:38:00Z">
        <w:r w:rsidR="009C1113">
          <w:t xml:space="preserve">der </w:t>
        </w:r>
      </w:ins>
      <w:r w:rsidRPr="00805002">
        <w:t>Serielle</w:t>
      </w:r>
      <w:ins w:id="1228" w:author="Desiree Sacher" w:date="2014-09-11T15:38:00Z">
        <w:r w:rsidR="009C1113">
          <w:t>n</w:t>
        </w:r>
      </w:ins>
      <w:r w:rsidRPr="00805002">
        <w:t xml:space="preserve"> Verbindung</w:t>
      </w:r>
      <w:bookmarkEnd w:id="1221"/>
    </w:p>
    <w:p w14:paraId="587EA027" w14:textId="328C6532" w:rsidR="005D7E43" w:rsidRDefault="005D7E43" w:rsidP="004D523A">
      <w:del w:id="1229" w:author="Desiree Sacher" w:date="2014-09-11T15:38:00Z">
        <w:r w:rsidDel="009C1113">
          <w:delText xml:space="preserve">Zur Konfiguration der Seriellen Verbindung wird der entsprechende Dialog geöffnet. </w:delText>
        </w:r>
      </w:del>
      <w:r>
        <w:t xml:space="preserve">Durch die </w:t>
      </w:r>
      <w:r w:rsidR="006C67E1">
        <w:t>zentrale</w:t>
      </w:r>
      <w:r>
        <w:t xml:space="preserve"> </w:t>
      </w:r>
      <w:del w:id="1230" w:author="Desiree Sacher" w:date="2014-09-11T16:28:00Z">
        <w:r w:rsidDel="004C0E62">
          <w:delText xml:space="preserve">Verwaltung </w:delText>
        </w:r>
      </w:del>
      <w:ins w:id="1231" w:author="Desiree Sacher" w:date="2014-09-11T16:28:00Z">
        <w:r w:rsidR="004C0E62">
          <w:t>Refer</w:t>
        </w:r>
      </w:ins>
      <w:ins w:id="1232" w:author="Desiree Sacher" w:date="2014-09-11T16:29:00Z">
        <w:r w:rsidR="004C0E62">
          <w:t>enzierung</w:t>
        </w:r>
      </w:ins>
      <w:ins w:id="1233" w:author="Desiree Sacher" w:date="2014-09-11T16:28:00Z">
        <w:r w:rsidR="004C0E62">
          <w:t xml:space="preserve"> </w:t>
        </w:r>
      </w:ins>
      <w:r>
        <w:t xml:space="preserve">von Einstellungen im Controller muss nach Aktualisierung im Model diese Information </w:t>
      </w:r>
      <w:del w:id="1234" w:author="Desiree Sacher" w:date="2014-09-11T16:29:00Z">
        <w:r w:rsidDel="004C0E62">
          <w:delText>auch im</w:delText>
        </w:r>
      </w:del>
      <w:ins w:id="1235" w:author="Desiree Sacher" w:date="2014-09-11T16:29:00Z">
        <w:r w:rsidR="004C0E62">
          <w:t>mittels des</w:t>
        </w:r>
      </w:ins>
      <w:r>
        <w:t xml:space="preserve"> GameController </w:t>
      </w:r>
      <w:ins w:id="1236" w:author="Desiree Sacher" w:date="2014-09-11T16:29:00Z">
        <w:r w:rsidR="004C0E62">
          <w:t xml:space="preserve">auch vom RFIDReader aus </w:t>
        </w:r>
      </w:ins>
      <w:ins w:id="1237" w:author="Desiree Sacher" w:date="2014-09-11T16:30:00Z">
        <w:r w:rsidR="004C0E62">
          <w:t xml:space="preserve">im GameController </w:t>
        </w:r>
      </w:ins>
      <w:r>
        <w:t>hinterlegt werden. Bei</w:t>
      </w:r>
      <w:r w:rsidR="000E774B">
        <w:t xml:space="preserve"> der</w:t>
      </w:r>
      <w:r>
        <w:t xml:space="preserve"> Initialisierung der seriellen Verbindung wird deswegen auch das aktive Interface im </w:t>
      </w:r>
      <w:ins w:id="1238" w:author="Desiree Sacher" w:date="2014-09-11T16:30:00Z">
        <w:r w:rsidR="004C0E62">
          <w:t>Game</w:t>
        </w:r>
      </w:ins>
      <w:r>
        <w:t>Controller ausgelesen.</w:t>
      </w:r>
    </w:p>
    <w:p w14:paraId="22AED92E" w14:textId="77777777" w:rsidR="005D7E43" w:rsidRDefault="005D7E43" w:rsidP="005D7E43">
      <w:pPr>
        <w:jc w:val="center"/>
      </w:pPr>
      <w:r>
        <w:object w:dxaOrig="13785" w:dyaOrig="8296" w14:anchorId="4D72D4D2">
          <v:shape id="_x0000_i1026" type="#_x0000_t75" style="width:453.75pt;height:272.95pt" o:ole="">
            <v:imagedata r:id="rId33" o:title=""/>
          </v:shape>
          <o:OLEObject Type="Embed" ProgID="Visio.Drawing.15" ShapeID="_x0000_i1026" DrawAspect="Content" ObjectID="_1471968874" r:id="rId34"/>
        </w:object>
      </w:r>
    </w:p>
    <w:p w14:paraId="17720EF4" w14:textId="37F8AFE2" w:rsidR="004D523A" w:rsidRDefault="005D7E43" w:rsidP="005D7E43">
      <w:pPr>
        <w:pStyle w:val="Caption"/>
        <w:jc w:val="center"/>
        <w:rPr>
          <w:noProof/>
        </w:rPr>
      </w:pPr>
      <w:bookmarkStart w:id="1239" w:name="_Toc398224589"/>
      <w:r>
        <w:t xml:space="preserve">Abbildung </w:t>
      </w:r>
      <w:r w:rsidR="002F2CFD">
        <w:fldChar w:fldCharType="begin"/>
      </w:r>
      <w:r w:rsidR="002F2CFD">
        <w:instrText xml:space="preserve"> SEQ Abbildung \* ARABIC </w:instrText>
      </w:r>
      <w:r w:rsidR="002F2CFD">
        <w:fldChar w:fldCharType="separate"/>
      </w:r>
      <w:ins w:id="1240" w:author="Desiree Sacher" w:date="2014-09-11T17:58:00Z">
        <w:r w:rsidR="00602E85">
          <w:rPr>
            <w:noProof/>
          </w:rPr>
          <w:t>16</w:t>
        </w:r>
      </w:ins>
      <w:del w:id="1241" w:author="Desiree Sacher" w:date="2014-09-11T16:35:00Z">
        <w:r w:rsidR="009D5A98" w:rsidDel="004C0E62">
          <w:rPr>
            <w:noProof/>
          </w:rPr>
          <w:delText>17</w:delText>
        </w:r>
      </w:del>
      <w:r w:rsidR="002F2CFD">
        <w:rPr>
          <w:noProof/>
        </w:rPr>
        <w:fldChar w:fldCharType="end"/>
      </w:r>
      <w:r>
        <w:t xml:space="preserve">: </w:t>
      </w:r>
      <w:ins w:id="1242" w:author="Desiree Sacher" w:date="2014-09-11T16:30:00Z">
        <w:r w:rsidR="004C0E62">
          <w:t xml:space="preserve">UML </w:t>
        </w:r>
      </w:ins>
      <w:r>
        <w:t>Sequenzdiagramm Serielle Interface</w:t>
      </w:r>
      <w:r>
        <w:rPr>
          <w:noProof/>
        </w:rPr>
        <w:t xml:space="preserve"> Aktualisierung</w:t>
      </w:r>
      <w:bookmarkEnd w:id="1239"/>
    </w:p>
    <w:p w14:paraId="46C998B0" w14:textId="09FD2F3A" w:rsidR="00B95D0F" w:rsidRPr="00B95D0F" w:rsidRDefault="00B95D0F" w:rsidP="00B95D0F">
      <w:del w:id="1243" w:author="Desiree Sacher" w:date="2014-09-11T16:31:00Z">
        <w:r w:rsidDel="004C0E62">
          <w:delText xml:space="preserve">Im </w:delText>
        </w:r>
      </w:del>
      <w:ins w:id="1244" w:author="Desiree Sacher" w:date="2014-09-11T16:31:00Z">
        <w:r w:rsidR="004C0E62">
          <w:t xml:space="preserve">Das </w:t>
        </w:r>
      </w:ins>
      <w:r>
        <w:t xml:space="preserve">Dialogfenster kann dabei </w:t>
      </w:r>
      <w:del w:id="1245" w:author="Desiree Sacher" w:date="2014-09-11T16:31:00Z">
        <w:r w:rsidDel="004C0E62">
          <w:delText xml:space="preserve">zwischen </w:delText>
        </w:r>
      </w:del>
      <w:ins w:id="1246" w:author="Desiree Sacher" w:date="2014-09-11T16:31:00Z">
        <w:r w:rsidR="004C0E62">
          <w:t>über die</w:t>
        </w:r>
      </w:ins>
      <w:del w:id="1247" w:author="Desiree Sacher" w:date="2014-09-11T16:31:00Z">
        <w:r w:rsidDel="004C0E62">
          <w:delText>der</w:delText>
        </w:r>
      </w:del>
      <w:r>
        <w:t xml:space="preserve"> Option</w:t>
      </w:r>
      <w:ins w:id="1248" w:author="Desiree Sacher" w:date="2014-09-11T16:31:00Z">
        <w:r w:rsidR="004C0E62">
          <w:t>en</w:t>
        </w:r>
      </w:ins>
      <w:r>
        <w:t xml:space="preserve"> „Save“ und „Cancel“ </w:t>
      </w:r>
      <w:del w:id="1249" w:author="Desiree Sacher" w:date="2014-09-11T16:31:00Z">
        <w:r w:rsidDel="004C0E62">
          <w:delText>entschieden werden</w:delText>
        </w:r>
      </w:del>
      <w:ins w:id="1250" w:author="Desiree Sacher" w:date="2014-09-11T16:31:00Z">
        <w:r w:rsidR="004C0E62">
          <w:t>verlassen werden</w:t>
        </w:r>
      </w:ins>
      <w:r>
        <w:t>. Bei „Save“ wird die aktuelle Anzeige übernommen und hinterlegt, bei „Cancel“ werden allfällige Änderungen verworfen.</w:t>
      </w:r>
    </w:p>
    <w:p w14:paraId="5734CA59" w14:textId="0814070F" w:rsidR="009F0C4D" w:rsidRDefault="009F0C4D" w:rsidP="009F0C4D">
      <w:pPr>
        <w:pStyle w:val="Heading4"/>
      </w:pPr>
      <w:del w:id="1251" w:author="Desiree Sacher" w:date="2014-09-11T16:31:00Z">
        <w:r w:rsidDel="004C0E62">
          <w:delText xml:space="preserve">Konfiguration </w:delText>
        </w:r>
      </w:del>
      <w:bookmarkStart w:id="1252" w:name="_Toc398226736"/>
      <w:ins w:id="1253" w:author="Desiree Sacher" w:date="2014-09-11T16:31:00Z">
        <w:r w:rsidR="004C0E62">
          <w:t xml:space="preserve">Wahl des </w:t>
        </w:r>
      </w:ins>
      <w:r>
        <w:t>Spie</w:t>
      </w:r>
      <w:r w:rsidR="00702369">
        <w:t>lm</w:t>
      </w:r>
      <w:r>
        <w:t>odus</w:t>
      </w:r>
      <w:bookmarkEnd w:id="1252"/>
    </w:p>
    <w:p w14:paraId="5210C941" w14:textId="7B030D2D" w:rsidR="00990A5E" w:rsidRDefault="00990A5E" w:rsidP="00990A5E">
      <w:pPr>
        <w:rPr>
          <w:ins w:id="1254" w:author="Desiree Sacher" w:date="2014-09-11T16:33:00Z"/>
        </w:rPr>
      </w:pPr>
      <w:r>
        <w:t xml:space="preserve">Der Spielmodus kann über einen </w:t>
      </w:r>
      <w:r w:rsidR="000059E8">
        <w:t>separaten</w:t>
      </w:r>
      <w:r>
        <w:t xml:space="preserve"> </w:t>
      </w:r>
      <w:r w:rsidR="000931A1">
        <w:t xml:space="preserve">Dialog </w:t>
      </w:r>
      <w:r>
        <w:t>aufgerufen werden.</w:t>
      </w:r>
      <w:ins w:id="1255" w:author="Desiree Sacher" w:date="2014-09-11T16:33:00Z">
        <w:r w:rsidR="004C0E62">
          <w:t xml:space="preserve"> Die folgende Abbildung 18 zeigt das Dialogfenster, in der nachfolgenden Abbildung 19 wird der Verlauf in einem Flussdiagramm dargestellt.</w:t>
        </w:r>
      </w:ins>
    </w:p>
    <w:p w14:paraId="7497B4E1" w14:textId="5558D03C" w:rsidR="004C0E62" w:rsidRDefault="004C0E62" w:rsidP="005E16E8">
      <w:pPr>
        <w:jc w:val="center"/>
        <w:rPr>
          <w:ins w:id="1256" w:author="Desiree Sacher" w:date="2014-09-11T16:34:00Z"/>
        </w:rPr>
      </w:pPr>
      <w:ins w:id="1257" w:author="Desiree Sacher" w:date="2014-09-11T16:34:00Z">
        <w:r>
          <w:rPr>
            <w:noProof/>
            <w:lang w:eastAsia="de-CH"/>
          </w:rPr>
          <w:drawing>
            <wp:inline distT="0" distB="0" distL="0" distR="0" wp14:anchorId="0E0458A9" wp14:editId="57BEFF66">
              <wp:extent cx="2349500" cy="1552575"/>
              <wp:effectExtent l="0" t="0" r="0" b="9525"/>
              <wp:docPr id="1" name="Picture 1" descr="F:\rfid\Screenshot - 09112014 - 04:32: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rfid\Screenshot - 09112014 - 04:32:49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49500" cy="1552575"/>
                      </a:xfrm>
                      <a:prstGeom prst="rect">
                        <a:avLst/>
                      </a:prstGeom>
                      <a:noFill/>
                      <a:ln>
                        <a:noFill/>
                      </a:ln>
                    </pic:spPr>
                  </pic:pic>
                </a:graphicData>
              </a:graphic>
            </wp:inline>
          </w:drawing>
        </w:r>
      </w:ins>
    </w:p>
    <w:p w14:paraId="247D69B0" w14:textId="1C922A82" w:rsidR="004C0E62" w:rsidRDefault="004C0E62" w:rsidP="005E16E8">
      <w:pPr>
        <w:pStyle w:val="Caption"/>
        <w:jc w:val="center"/>
      </w:pPr>
      <w:bookmarkStart w:id="1258" w:name="_Toc398224590"/>
      <w:ins w:id="1259" w:author="Desiree Sacher" w:date="2014-09-11T16:35:00Z">
        <w:r>
          <w:t xml:space="preserve">Abbildung </w:t>
        </w:r>
        <w:r>
          <w:fldChar w:fldCharType="begin"/>
        </w:r>
        <w:r>
          <w:instrText xml:space="preserve"> SEQ Abbildung \* ARABIC </w:instrText>
        </w:r>
      </w:ins>
      <w:r>
        <w:fldChar w:fldCharType="separate"/>
      </w:r>
      <w:ins w:id="1260" w:author="Desiree Sacher" w:date="2014-09-11T17:58:00Z">
        <w:r w:rsidR="00602E85">
          <w:rPr>
            <w:noProof/>
          </w:rPr>
          <w:t>17</w:t>
        </w:r>
      </w:ins>
      <w:ins w:id="1261" w:author="Desiree Sacher" w:date="2014-09-11T16:35:00Z">
        <w:r>
          <w:fldChar w:fldCharType="end"/>
        </w:r>
        <w:r>
          <w:t>: GamePlayMode-Dialog</w:t>
        </w:r>
      </w:ins>
      <w:bookmarkEnd w:id="1258"/>
    </w:p>
    <w:p w14:paraId="6905A152" w14:textId="12FF6EA7" w:rsidR="00990A5E" w:rsidRDefault="004C0E62" w:rsidP="00990A5E">
      <w:ins w:id="1262" w:author="Desiree Sacher" w:date="2014-09-11T16:36:00Z">
        <w:r>
          <w:object w:dxaOrig="10666" w:dyaOrig="12180" w14:anchorId="59A6D220">
            <v:shape id="_x0000_i1033" type="#_x0000_t75" style="width:452.95pt;height:517.4pt" o:ole="">
              <v:imagedata r:id="rId36" o:title=""/>
            </v:shape>
            <o:OLEObject Type="Embed" ProgID="Visio.Drawing.15" ShapeID="_x0000_i1033" DrawAspect="Content" ObjectID="_1471968875" r:id="rId37"/>
          </w:object>
        </w:r>
      </w:ins>
    </w:p>
    <w:p w14:paraId="180AB769" w14:textId="22C39488" w:rsidR="00990A5E" w:rsidRDefault="00990A5E" w:rsidP="00990A5E">
      <w:pPr>
        <w:pStyle w:val="Caption"/>
        <w:jc w:val="center"/>
      </w:pPr>
      <w:bookmarkStart w:id="1263" w:name="_Toc398224591"/>
      <w:r>
        <w:t xml:space="preserve">Abbildung </w:t>
      </w:r>
      <w:r w:rsidR="002F2CFD">
        <w:fldChar w:fldCharType="begin"/>
      </w:r>
      <w:r w:rsidR="002F2CFD">
        <w:instrText xml:space="preserve"> SEQ Abbildung \* ARABIC </w:instrText>
      </w:r>
      <w:r w:rsidR="002F2CFD">
        <w:fldChar w:fldCharType="separate"/>
      </w:r>
      <w:r w:rsidR="00602E85">
        <w:rPr>
          <w:noProof/>
        </w:rPr>
        <w:t>18</w:t>
      </w:r>
      <w:r w:rsidR="002F2CFD">
        <w:rPr>
          <w:noProof/>
        </w:rPr>
        <w:fldChar w:fldCharType="end"/>
      </w:r>
      <w:r>
        <w:t xml:space="preserve">: </w:t>
      </w:r>
      <w:del w:id="1264" w:author="Desiree Sacher" w:date="2014-09-11T16:36:00Z">
        <w:r w:rsidDel="004C0E62">
          <w:delText>Flow Chart</w:delText>
        </w:r>
      </w:del>
      <w:ins w:id="1265" w:author="Desiree Sacher" w:date="2014-09-11T16:36:00Z">
        <w:r w:rsidR="004C0E62">
          <w:t>Flussdiagramm</w:t>
        </w:r>
      </w:ins>
      <w:r>
        <w:t xml:space="preserve"> </w:t>
      </w:r>
      <w:r w:rsidR="000059E8">
        <w:t>zur</w:t>
      </w:r>
      <w:ins w:id="1266" w:author="Desiree Sacher" w:date="2014-09-11T16:37:00Z">
        <w:r w:rsidR="004C0E62">
          <w:t xml:space="preserve"> Wahl des Spielmodus</w:t>
        </w:r>
      </w:ins>
      <w:bookmarkEnd w:id="1263"/>
      <w:del w:id="1267" w:author="Desiree Sacher" w:date="2014-09-11T16:37:00Z">
        <w:r w:rsidR="000059E8" w:rsidDel="004C0E62">
          <w:delText xml:space="preserve"> </w:delText>
        </w:r>
        <w:r w:rsidDel="004C0E62">
          <w:delText>Bedienung Spielmoduswahl</w:delText>
        </w:r>
      </w:del>
    </w:p>
    <w:p w14:paraId="56485F00" w14:textId="77777777" w:rsidR="009D5A98" w:rsidRDefault="009D5A98">
      <w:pPr>
        <w:spacing w:before="0" w:after="0" w:line="240" w:lineRule="auto"/>
        <w:jc w:val="left"/>
        <w:rPr>
          <w:color w:val="1F497D" w:themeColor="text2"/>
        </w:rPr>
      </w:pPr>
      <w:r>
        <w:rPr>
          <w:color w:val="1F497D" w:themeColor="text2"/>
        </w:rPr>
        <w:t>Auch für diese Funktion wurde das MVC Pattern eingehalten. So ruft der Dialog aus der View den Controller auf, wobei dieser die den Aufruf direkt weiterleitet. Das Model wiederum registriert Änderungen wiederum beim Controller. Dies ist noch besser in der folgenden Abbildung 26 ersichtlich:</w:t>
      </w:r>
    </w:p>
    <w:p w14:paraId="546BFC32" w14:textId="77777777" w:rsidR="009D5A98" w:rsidRDefault="009D5A98" w:rsidP="009D5A98">
      <w:pPr>
        <w:spacing w:before="0" w:after="0" w:line="240" w:lineRule="auto"/>
        <w:jc w:val="center"/>
      </w:pPr>
      <w:r>
        <w:object w:dxaOrig="14041" w:dyaOrig="8296" w14:anchorId="2C102997">
          <v:shape id="_x0000_i1027" type="#_x0000_t75" style="width:453.75pt;height:267.9pt" o:ole="">
            <v:imagedata r:id="rId38" o:title=""/>
          </v:shape>
          <o:OLEObject Type="Embed" ProgID="Visio.Drawing.15" ShapeID="_x0000_i1027" DrawAspect="Content" ObjectID="_1471968876" r:id="rId39"/>
        </w:object>
      </w:r>
    </w:p>
    <w:p w14:paraId="3695AB70" w14:textId="77777777" w:rsidR="004C0E62" w:rsidRDefault="009D5A98" w:rsidP="009D5A98">
      <w:pPr>
        <w:pStyle w:val="Caption"/>
        <w:jc w:val="center"/>
        <w:rPr>
          <w:ins w:id="1268" w:author="Desiree Sacher" w:date="2014-09-11T16:37:00Z"/>
        </w:rPr>
      </w:pPr>
      <w:bookmarkStart w:id="1269" w:name="_Toc398224592"/>
      <w:r>
        <w:t xml:space="preserve">Abbildung </w:t>
      </w:r>
      <w:r w:rsidR="002F2CFD">
        <w:fldChar w:fldCharType="begin"/>
      </w:r>
      <w:r w:rsidR="002F2CFD">
        <w:instrText xml:space="preserve"> SEQ Abbildung \* ARABIC </w:instrText>
      </w:r>
      <w:r w:rsidR="002F2CFD">
        <w:fldChar w:fldCharType="separate"/>
      </w:r>
      <w:r w:rsidR="00602E85">
        <w:rPr>
          <w:noProof/>
        </w:rPr>
        <w:t>19</w:t>
      </w:r>
      <w:r w:rsidR="002F2CFD">
        <w:rPr>
          <w:noProof/>
        </w:rPr>
        <w:fldChar w:fldCharType="end"/>
      </w:r>
      <w:r>
        <w:t>: Sequenzdiagramm Spielmodus Dialog</w:t>
      </w:r>
      <w:bookmarkEnd w:id="1269"/>
    </w:p>
    <w:p w14:paraId="6F88B97D" w14:textId="31710D8A" w:rsidR="004C0E62" w:rsidRDefault="004C0E62" w:rsidP="005E16E8">
      <w:pPr>
        <w:pStyle w:val="Caption"/>
        <w:jc w:val="left"/>
        <w:rPr>
          <w:ins w:id="1270" w:author="Desiree Sacher" w:date="2014-09-11T16:37:00Z"/>
        </w:rPr>
      </w:pPr>
      <w:ins w:id="1271" w:author="Desiree Sacher" w:date="2014-09-11T16:37:00Z">
        <w:r>
          <w:t xml:space="preserve">Auch dieses Dialog Fenster kann über die </w:t>
        </w:r>
      </w:ins>
      <w:ins w:id="1272" w:author="Desiree Sacher" w:date="2014-09-11T16:38:00Z">
        <w:r w:rsidR="00171817">
          <w:t>Optionen „Save“ oder „Cancel“ wieder verlassen werden.</w:t>
        </w:r>
      </w:ins>
    </w:p>
    <w:p w14:paraId="7F80470B" w14:textId="26DEBCE2" w:rsidR="00990A5E" w:rsidRDefault="00990A5E" w:rsidP="005E16E8">
      <w:pPr>
        <w:pStyle w:val="Caption"/>
        <w:jc w:val="left"/>
        <w:rPr>
          <w:rFonts w:ascii="Cambria" w:eastAsia="Times New Roman" w:hAnsi="Cambria"/>
          <w:b w:val="0"/>
          <w:bCs w:val="0"/>
          <w:color w:val="4F81BD"/>
          <w:sz w:val="32"/>
          <w:szCs w:val="26"/>
        </w:rPr>
      </w:pPr>
      <w:r>
        <w:br w:type="page"/>
      </w:r>
    </w:p>
    <w:p w14:paraId="5B6B659C" w14:textId="6E2AEAD8" w:rsidR="00C57CA5" w:rsidRDefault="00C57CA5" w:rsidP="00C57CA5">
      <w:pPr>
        <w:pStyle w:val="Heading2"/>
      </w:pPr>
      <w:bookmarkStart w:id="1273" w:name="_Toc398226737"/>
      <w:r>
        <w:lastRenderedPageBreak/>
        <w:t>Implementierungsdetails</w:t>
      </w:r>
      <w:bookmarkEnd w:id="1273"/>
    </w:p>
    <w:p w14:paraId="64BB7691" w14:textId="76B46E8D" w:rsidR="00A16735" w:rsidRPr="00A16735" w:rsidRDefault="00A16735" w:rsidP="00A16735">
      <w:r>
        <w:t>Im folgenden Abschnitt sind einige interessante Hin- und Verweise auf Implementierungen zu finden</w:t>
      </w:r>
      <w:ins w:id="1274" w:author="Desiree Sacher" w:date="2014-09-11T16:38:00Z">
        <w:r w:rsidR="0017259B">
          <w:t>.</w:t>
        </w:r>
      </w:ins>
    </w:p>
    <w:p w14:paraId="1BE95C99" w14:textId="77777777" w:rsidR="002E3A8F" w:rsidRDefault="002E3A8F" w:rsidP="00990A5E">
      <w:pPr>
        <w:pStyle w:val="Heading3"/>
      </w:pPr>
      <w:bookmarkStart w:id="1275" w:name="_Toc398226738"/>
      <w:r>
        <w:t>Zeitmessfunktion</w:t>
      </w:r>
      <w:bookmarkEnd w:id="1275"/>
    </w:p>
    <w:p w14:paraId="629213A6" w14:textId="7C019045" w:rsidR="002E3A8F" w:rsidRDefault="002E3A8F" w:rsidP="002E3A8F">
      <w:pPr>
        <w:rPr>
          <w:rFonts w:cs="Calibri"/>
        </w:rPr>
      </w:pPr>
      <w:r>
        <w:rPr>
          <w:rFonts w:cs="Calibri"/>
        </w:rPr>
        <w:t xml:space="preserve">Das </w:t>
      </w:r>
      <w:r w:rsidR="00AC5F83">
        <w:rPr>
          <w:rFonts w:cs="Calibri"/>
        </w:rPr>
        <w:t xml:space="preserve">Messen </w:t>
      </w:r>
      <w:r>
        <w:rPr>
          <w:rFonts w:cs="Calibri"/>
        </w:rPr>
        <w:t xml:space="preserve">der Zeit wurde in der Klasse </w:t>
      </w:r>
      <w:r w:rsidR="00AC5F83">
        <w:rPr>
          <w:rFonts w:cs="Calibri"/>
        </w:rPr>
        <w:t>„</w:t>
      </w:r>
      <w:r w:rsidR="00E77391">
        <w:rPr>
          <w:rFonts w:cs="Calibri"/>
        </w:rPr>
        <w:t>T</w:t>
      </w:r>
      <w:r>
        <w:rPr>
          <w:rFonts w:cs="Calibri"/>
        </w:rPr>
        <w:t>imeMeasure</w:t>
      </w:r>
      <w:r w:rsidR="00AC5F83">
        <w:rPr>
          <w:rFonts w:cs="Calibri"/>
        </w:rPr>
        <w:t>“</w:t>
      </w:r>
      <w:r>
        <w:rPr>
          <w:rFonts w:cs="Calibri"/>
        </w:rPr>
        <w:t xml:space="preserve"> realisiert. Die separate Klasse ermöglicht eine einfache Kapselung der Funktion und wird nur bei Bedarf vom aktiven Spiel Modus aufgerufen.</w:t>
      </w:r>
    </w:p>
    <w:p w14:paraId="1908BEBE" w14:textId="3E1001A2" w:rsidR="002E3A8F" w:rsidRDefault="00E77391" w:rsidP="002E3A8F">
      <w:pPr>
        <w:jc w:val="center"/>
      </w:pPr>
      <w:r>
        <w:rPr>
          <w:noProof/>
          <w:lang w:eastAsia="de-CH"/>
        </w:rPr>
        <w:drawing>
          <wp:inline distT="0" distB="0" distL="0" distR="0" wp14:anchorId="071B8124" wp14:editId="4535FB06">
            <wp:extent cx="2105025" cy="1638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105025" cy="1638300"/>
                    </a:xfrm>
                    <a:prstGeom prst="rect">
                      <a:avLst/>
                    </a:prstGeom>
                  </pic:spPr>
                </pic:pic>
              </a:graphicData>
            </a:graphic>
          </wp:inline>
        </w:drawing>
      </w:r>
    </w:p>
    <w:p w14:paraId="7F8A4707" w14:textId="63089EF3" w:rsidR="002E3A8F" w:rsidRDefault="002E3A8F" w:rsidP="002E3A8F">
      <w:pPr>
        <w:pStyle w:val="Caption"/>
        <w:jc w:val="center"/>
      </w:pPr>
      <w:bookmarkStart w:id="1276" w:name="_Toc398224593"/>
      <w:r>
        <w:t xml:space="preserve">Abbildung </w:t>
      </w:r>
      <w:r w:rsidR="002F2CFD">
        <w:fldChar w:fldCharType="begin"/>
      </w:r>
      <w:r w:rsidR="002F2CFD">
        <w:instrText xml:space="preserve"> SEQ Abbildung \* ARABIC </w:instrText>
      </w:r>
      <w:r w:rsidR="002F2CFD">
        <w:fldChar w:fldCharType="separate"/>
      </w:r>
      <w:r w:rsidR="00602E85">
        <w:rPr>
          <w:noProof/>
        </w:rPr>
        <w:t>20</w:t>
      </w:r>
      <w:r w:rsidR="002F2CFD">
        <w:rPr>
          <w:noProof/>
        </w:rPr>
        <w:fldChar w:fldCharType="end"/>
      </w:r>
      <w:r>
        <w:t>: UML</w:t>
      </w:r>
      <w:r w:rsidR="00AC5F83">
        <w:t>-Klas</w:t>
      </w:r>
      <w:r w:rsidR="00281644">
        <w:t>s</w:t>
      </w:r>
      <w:r w:rsidR="00AC5F83">
        <w:t>endiagramm „</w:t>
      </w:r>
      <w:r w:rsidR="00E77391">
        <w:t>T</w:t>
      </w:r>
      <w:r>
        <w:t>imeMeasure</w:t>
      </w:r>
      <w:bookmarkEnd w:id="1276"/>
    </w:p>
    <w:p w14:paraId="77750D1E" w14:textId="757D04B7" w:rsidR="005175AE" w:rsidRPr="00E77391" w:rsidRDefault="00E77391" w:rsidP="005175AE">
      <w:pPr>
        <w:rPr>
          <w:color w:val="1F497D" w:themeColor="text2"/>
        </w:rPr>
      </w:pPr>
      <w:r w:rsidRPr="00E77391">
        <w:rPr>
          <w:color w:val="1F497D" w:themeColor="text2"/>
        </w:rPr>
        <w:t xml:space="preserve">Zum </w:t>
      </w:r>
      <w:r>
        <w:rPr>
          <w:color w:val="1F497D" w:themeColor="text2"/>
        </w:rPr>
        <w:t>Messen der Zeit wurde dabei auf die Bibliothek datetime gesetzt</w:t>
      </w:r>
      <w:r w:rsidR="00A16735">
        <w:rPr>
          <w:color w:val="1F497D" w:themeColor="text2"/>
        </w:rPr>
        <w:t xml:space="preserve">. Ein interessantes Detail dazu ist, dass datetime Additionen von Zeiten über die Funktion timedelta zulässt. </w:t>
      </w:r>
    </w:p>
    <w:p w14:paraId="6A2E6A3C" w14:textId="77777777" w:rsidR="00990A5E" w:rsidRDefault="00990A5E" w:rsidP="00990A5E"/>
    <w:p w14:paraId="04D1EF6F" w14:textId="77777777" w:rsidR="00990A5E" w:rsidRDefault="00990A5E" w:rsidP="00990A5E">
      <w:pPr>
        <w:pStyle w:val="Heading3"/>
      </w:pPr>
      <w:bookmarkStart w:id="1277" w:name="_Ref391219809"/>
      <w:bookmarkStart w:id="1278" w:name="_Toc398226739"/>
      <w:r>
        <w:t>Serielle Verbindung zum Arduino</w:t>
      </w:r>
      <w:bookmarkEnd w:id="1278"/>
    </w:p>
    <w:p w14:paraId="04DB25E2" w14:textId="77777777" w:rsidR="00990A5E" w:rsidRDefault="00990A5E" w:rsidP="00990A5E">
      <w:pPr>
        <w:pStyle w:val="Heading4"/>
      </w:pPr>
      <w:bookmarkStart w:id="1279" w:name="_Toc398226740"/>
      <w:bookmarkEnd w:id="1277"/>
      <w:r>
        <w:t>Implementation Arduino</w:t>
      </w:r>
      <w:bookmarkEnd w:id="1279"/>
    </w:p>
    <w:p w14:paraId="3A309D22" w14:textId="346407F9" w:rsidR="0005032F" w:rsidRDefault="00990A5E" w:rsidP="00990A5E">
      <w:pPr>
        <w:rPr>
          <w:rFonts w:cs="Calibri"/>
        </w:rPr>
      </w:pPr>
      <w:r>
        <w:rPr>
          <w:rFonts w:cs="Calibri"/>
        </w:rPr>
        <w:t xml:space="preserve">Das Arduino erhält den Code über die </w:t>
      </w:r>
      <w:ins w:id="1280" w:author="Desiree Sacher" w:date="2014-09-11T16:41:00Z">
        <w:r w:rsidR="0017259B">
          <w:rPr>
            <w:rFonts w:cs="Calibri"/>
          </w:rPr>
          <w:t xml:space="preserve">produkteigene </w:t>
        </w:r>
      </w:ins>
      <w:r>
        <w:rPr>
          <w:rFonts w:cs="Calibri"/>
        </w:rPr>
        <w:t>Entwicklungsumgebung</w:t>
      </w:r>
      <w:ins w:id="1281" w:author="Desiree Sacher" w:date="2014-09-11T16:41:00Z">
        <w:r w:rsidR="0017259B">
          <w:rPr>
            <w:rFonts w:cs="Calibri"/>
          </w:rPr>
          <w:t xml:space="preserve"> „Arduino IDE“</w:t>
        </w:r>
      </w:ins>
      <w:r>
        <w:rPr>
          <w:rFonts w:cs="Calibri"/>
        </w:rPr>
        <w:t xml:space="preserve">. Über </w:t>
      </w:r>
      <w:del w:id="1282" w:author="Desiree Sacher" w:date="2014-09-11T16:42:00Z">
        <w:r w:rsidDel="0017259B">
          <w:rPr>
            <w:rFonts w:cs="Calibri"/>
          </w:rPr>
          <w:delText>eine IDE</w:delText>
        </w:r>
      </w:del>
      <w:ins w:id="1283" w:author="Desiree Sacher" w:date="2014-09-11T16:42:00Z">
        <w:r w:rsidR="0017259B">
          <w:rPr>
            <w:rFonts w:cs="Calibri"/>
          </w:rPr>
          <w:t>dessen</w:t>
        </w:r>
      </w:ins>
      <w:r>
        <w:rPr>
          <w:rFonts w:cs="Calibri"/>
        </w:rPr>
        <w:t>-interne „Hochladungsfunktion“ kann der erstellte Programcode auf das Arduino gespielt</w:t>
      </w:r>
      <w:ins w:id="1284" w:author="Desiree Sacher" w:date="2014-09-11T16:42:00Z">
        <w:r w:rsidR="0017259B">
          <w:rPr>
            <w:rFonts w:cs="Calibri"/>
          </w:rPr>
          <w:t>, sowie eine serielle Verbindung zum Arduino geöffnet</w:t>
        </w:r>
      </w:ins>
      <w:r>
        <w:rPr>
          <w:rFonts w:cs="Calibri"/>
        </w:rPr>
        <w:t xml:space="preserve"> werden. Danach wird der programmierte Ablauf in einer ständigen Schlaufe ausgeführt.</w:t>
      </w:r>
    </w:p>
    <w:p w14:paraId="6648F730" w14:textId="193E4066" w:rsidR="00990A5E" w:rsidRDefault="0017259B" w:rsidP="00990A5E">
      <w:pPr>
        <w:rPr>
          <w:rFonts w:cs="Calibri"/>
        </w:rPr>
      </w:pPr>
      <w:ins w:id="1285" w:author="Desiree Sacher" w:date="2014-09-11T16:43:00Z">
        <w:r>
          <w:rPr>
            <w:rFonts w:cs="Calibri"/>
          </w:rPr>
          <w:t>Das im Spiel verwendete Arduino Skript (welches bei Arduino „Sketch“ genant wird)</w:t>
        </w:r>
      </w:ins>
      <w:del w:id="1286" w:author="Desiree Sacher" w:date="2014-09-11T16:44:00Z">
        <w:r w:rsidR="00990A5E" w:rsidDel="0017259B">
          <w:rPr>
            <w:rFonts w:cs="Calibri"/>
          </w:rPr>
          <w:delText>In unserer Schlaufe ist das das</w:delText>
        </w:r>
      </w:del>
      <w:ins w:id="1287" w:author="Desiree Sacher" w:date="2014-09-11T16:44:00Z">
        <w:r>
          <w:rPr>
            <w:rFonts w:cs="Calibri"/>
          </w:rPr>
          <w:t>führt in der dauernd laufenden Schlaufe das</w:t>
        </w:r>
      </w:ins>
      <w:r w:rsidR="00990A5E">
        <w:rPr>
          <w:rFonts w:cs="Calibri"/>
        </w:rPr>
        <w:t xml:space="preserve"> permanente Auslesen von UIDs der </w:t>
      </w:r>
      <w:r w:rsidR="0005032F">
        <w:rPr>
          <w:rFonts w:cs="Calibri"/>
        </w:rPr>
        <w:t xml:space="preserve">angelegten </w:t>
      </w:r>
      <w:r w:rsidR="00990A5E">
        <w:rPr>
          <w:rFonts w:cs="Calibri"/>
        </w:rPr>
        <w:t>Karten</w:t>
      </w:r>
      <w:ins w:id="1288" w:author="Desiree Sacher" w:date="2014-09-11T16:44:00Z">
        <w:r>
          <w:rPr>
            <w:rFonts w:cs="Calibri"/>
          </w:rPr>
          <w:t xml:space="preserve"> durch. Als Karten erkannte Eingaben werden vom Skript eindeutig markiert und über die serielle Verbindung an Python übertragen</w:t>
        </w:r>
      </w:ins>
      <w:ins w:id="1289" w:author="Desiree Sacher" w:date="2014-09-11T16:45:00Z">
        <w:r>
          <w:rPr>
            <w:rFonts w:cs="Calibri"/>
          </w:rPr>
          <w:t>, wo sie von Python so formatiert werden, dass sie im Spiel weiterverwendbar sind.</w:t>
        </w:r>
      </w:ins>
      <w:del w:id="1290" w:author="Desiree Sacher" w:date="2014-09-11T16:45:00Z">
        <w:r w:rsidR="00990A5E" w:rsidDel="0017259B">
          <w:rPr>
            <w:rFonts w:cs="Calibri"/>
          </w:rPr>
          <w:delText xml:space="preserve">, wobei diese entsprechend im Skript markiert werden damit sie anschliessend von Python ohne Probleme erkannt werden können.  </w:delText>
        </w:r>
      </w:del>
    </w:p>
    <w:p w14:paraId="183FCD19" w14:textId="7DBBBA7D" w:rsidR="00990A5E" w:rsidRDefault="00990A5E" w:rsidP="00990A5E">
      <w:pPr>
        <w:rPr>
          <w:rFonts w:cs="Calibri"/>
        </w:rPr>
      </w:pPr>
      <w:r>
        <w:rPr>
          <w:rFonts w:cs="Calibri"/>
        </w:rPr>
        <w:t xml:space="preserve">Eine Herausforderung der Implementation war </w:t>
      </w:r>
      <w:ins w:id="1291" w:author="Desiree Sacher" w:date="2014-09-11T16:46:00Z">
        <w:r w:rsidR="0017259B">
          <w:rPr>
            <w:rFonts w:cs="Calibri"/>
          </w:rPr>
          <w:t>die Behandlung der ständig auch vorhandenen</w:t>
        </w:r>
      </w:ins>
      <w:del w:id="1292" w:author="Desiree Sacher" w:date="2014-09-11T16:46:00Z">
        <w:r w:rsidDel="0017259B">
          <w:rPr>
            <w:rFonts w:cs="Calibri"/>
          </w:rPr>
          <w:delText xml:space="preserve">das </w:delText>
        </w:r>
        <w:r w:rsidR="003B4690" w:rsidDel="0017259B">
          <w:rPr>
            <w:rFonts w:cs="Calibri"/>
          </w:rPr>
          <w:delText>Übertragen</w:delText>
        </w:r>
        <w:r w:rsidDel="0017259B">
          <w:rPr>
            <w:rFonts w:cs="Calibri"/>
          </w:rPr>
          <w:delText xml:space="preserve"> </w:delText>
        </w:r>
        <w:r w:rsidR="003B4690" w:rsidDel="0017259B">
          <w:rPr>
            <w:rFonts w:cs="Calibri"/>
          </w:rPr>
          <w:delText>der</w:delText>
        </w:r>
      </w:del>
      <w:r w:rsidR="003B4690">
        <w:rPr>
          <w:rFonts w:cs="Calibri"/>
        </w:rPr>
        <w:t xml:space="preserve"> </w:t>
      </w:r>
      <w:r>
        <w:rPr>
          <w:rFonts w:cs="Calibri"/>
        </w:rPr>
        <w:t xml:space="preserve">„Noise“, welches auch nach </w:t>
      </w:r>
      <w:r w:rsidR="003B4690">
        <w:rPr>
          <w:rFonts w:cs="Calibri"/>
        </w:rPr>
        <w:t>O</w:t>
      </w:r>
      <w:r>
        <w:rPr>
          <w:rFonts w:cs="Calibri"/>
        </w:rPr>
        <w:t xml:space="preserve">ptimieren des Skripts nicht vollständig ausgeschlossen werden konnte. </w:t>
      </w:r>
      <w:ins w:id="1293" w:author="Desiree Sacher" w:date="2014-09-11T16:47:00Z">
        <w:r w:rsidR="0017259B">
          <w:rPr>
            <w:rFonts w:cs="Calibri"/>
          </w:rPr>
          <w:t>Die Noise wird vom Xbee Reader leider mit verursacht und ist bereits auf dem Cooking Hacks Blogeintrag in den Bildern erkennbar. Die genaue Ursache konnte während des Projekts nicht eruiert werden.</w:t>
        </w:r>
      </w:ins>
      <w:r>
        <w:rPr>
          <w:rFonts w:cs="Calibri"/>
        </w:rPr>
        <w:t xml:space="preserve"> </w:t>
      </w:r>
    </w:p>
    <w:p w14:paraId="62ABF7B2" w14:textId="77777777" w:rsidR="00990A5E" w:rsidRPr="007C51A7" w:rsidRDefault="00990A5E" w:rsidP="00990A5E"/>
    <w:p w14:paraId="7A4A49AB" w14:textId="77777777" w:rsidR="00990A5E" w:rsidRDefault="00990A5E" w:rsidP="00990A5E">
      <w:pPr>
        <w:pStyle w:val="Heading4"/>
      </w:pPr>
      <w:bookmarkStart w:id="1294" w:name="_Toc398226741"/>
      <w:r>
        <w:lastRenderedPageBreak/>
        <w:t>Implementation Python</w:t>
      </w:r>
      <w:bookmarkEnd w:id="1294"/>
    </w:p>
    <w:p w14:paraId="0EF91571" w14:textId="2A5A798A" w:rsidR="00990A5E" w:rsidRDefault="00990A5E" w:rsidP="00990A5E">
      <w:pPr>
        <w:rPr>
          <w:rFonts w:cs="Calibri"/>
        </w:rPr>
      </w:pPr>
      <w:r>
        <w:rPr>
          <w:rFonts w:cs="Calibri"/>
        </w:rPr>
        <w:t>Auf Seite von Python wurde das Auslesen in der Python</w:t>
      </w:r>
      <w:r w:rsidR="005628D0">
        <w:rPr>
          <w:rFonts w:cs="Calibri"/>
        </w:rPr>
        <w:t>-</w:t>
      </w:r>
      <w:r>
        <w:rPr>
          <w:rFonts w:cs="Calibri"/>
        </w:rPr>
        <w:t xml:space="preserve">Klasse </w:t>
      </w:r>
      <w:r w:rsidR="005628D0">
        <w:rPr>
          <w:rFonts w:cs="Calibri"/>
        </w:rPr>
        <w:t>„</w:t>
      </w:r>
      <w:r>
        <w:rPr>
          <w:rFonts w:cs="Calibri"/>
        </w:rPr>
        <w:t>RFIDReader</w:t>
      </w:r>
      <w:r w:rsidR="005628D0">
        <w:rPr>
          <w:rFonts w:cs="Calibri"/>
        </w:rPr>
        <w:t>“</w:t>
      </w:r>
      <w:r>
        <w:rPr>
          <w:rFonts w:cs="Calibri"/>
        </w:rPr>
        <w:t xml:space="preserve"> realisiert.  Dabei wird im Konstruktor der Zugriff auf das Serial Interface geöffnet und erst beim </w:t>
      </w:r>
      <w:r w:rsidR="00A76A1E">
        <w:rPr>
          <w:rFonts w:cs="Calibri"/>
        </w:rPr>
        <w:t xml:space="preserve">Beenden </w:t>
      </w:r>
      <w:r>
        <w:rPr>
          <w:rFonts w:cs="Calibri"/>
        </w:rPr>
        <w:t xml:space="preserve">des Spiels wieder entfernt. </w:t>
      </w:r>
      <w:ins w:id="1295" w:author="Desiree Sacher" w:date="2014-09-11T16:48:00Z">
        <w:r w:rsidR="00B92DA5">
          <w:rPr>
            <w:rFonts w:cs="Calibri"/>
          </w:rPr>
          <w:t xml:space="preserve">Damit technisch </w:t>
        </w:r>
      </w:ins>
      <w:del w:id="1296" w:author="Desiree Sacher" w:date="2014-09-11T16:48:00Z">
        <w:r w:rsidDel="00B92DA5">
          <w:rPr>
            <w:rFonts w:cs="Calibri"/>
          </w:rPr>
          <w:delText xml:space="preserve">Um dabei </w:delText>
        </w:r>
      </w:del>
      <w:r>
        <w:rPr>
          <w:rFonts w:cs="Calibri"/>
        </w:rPr>
        <w:t xml:space="preserve">keine parallelen Zugriffe </w:t>
      </w:r>
      <w:del w:id="1297" w:author="Desiree Sacher" w:date="2014-09-11T16:48:00Z">
        <w:r w:rsidDel="00B92DA5">
          <w:rPr>
            <w:rFonts w:cs="Calibri"/>
          </w:rPr>
          <w:delText>zu erlauben</w:delText>
        </w:r>
      </w:del>
      <w:ins w:id="1298" w:author="Desiree Sacher" w:date="2014-09-11T16:48:00Z">
        <w:r w:rsidR="00B92DA5">
          <w:rPr>
            <w:rFonts w:cs="Calibri"/>
          </w:rPr>
          <w:t>möglich sind</w:t>
        </w:r>
      </w:ins>
      <w:r>
        <w:rPr>
          <w:rFonts w:cs="Calibri"/>
        </w:rPr>
        <w:t>, wurde diese Klasse als Singleton implementiert</w:t>
      </w:r>
      <w:ins w:id="1299" w:author="Desiree Sacher" w:date="2014-09-11T16:49:00Z">
        <w:r w:rsidR="00B92DA5">
          <w:rPr>
            <w:rFonts w:cs="Calibri"/>
          </w:rPr>
          <w:t>, was ein paralleles existieren von mehreren Instanzen der selben Klasse verhindert. Die Abbildung 21 zeigt die UML Darstellung der dafür erstellten Klasse.</w:t>
        </w:r>
      </w:ins>
      <w:del w:id="1300" w:author="Desiree Sacher" w:date="2014-09-11T16:49:00Z">
        <w:r w:rsidDel="00B92DA5">
          <w:rPr>
            <w:rFonts w:cs="Calibri"/>
          </w:rPr>
          <w:delText xml:space="preserve">.  </w:delText>
        </w:r>
      </w:del>
    </w:p>
    <w:p w14:paraId="6FC57292" w14:textId="1354F000" w:rsidR="005175AE" w:rsidRDefault="00541DF1" w:rsidP="005175AE">
      <w:pPr>
        <w:jc w:val="center"/>
        <w:rPr>
          <w:rFonts w:ascii="majorEastAsia" w:hAnsi="majorEastAsia" w:cs="majorEastAsia"/>
        </w:rPr>
      </w:pPr>
      <w:r>
        <w:rPr>
          <w:noProof/>
          <w:lang w:eastAsia="de-CH"/>
        </w:rPr>
        <w:drawing>
          <wp:inline distT="0" distB="0" distL="0" distR="0" wp14:anchorId="3C87F276" wp14:editId="466D7720">
            <wp:extent cx="1485900" cy="1524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485900" cy="1524000"/>
                    </a:xfrm>
                    <a:prstGeom prst="rect">
                      <a:avLst/>
                    </a:prstGeom>
                  </pic:spPr>
                </pic:pic>
              </a:graphicData>
            </a:graphic>
          </wp:inline>
        </w:drawing>
      </w:r>
    </w:p>
    <w:p w14:paraId="2DA15118" w14:textId="707FF3CB" w:rsidR="00990A5E" w:rsidRDefault="00990A5E" w:rsidP="00990A5E">
      <w:pPr>
        <w:pStyle w:val="Caption"/>
        <w:jc w:val="center"/>
      </w:pPr>
      <w:bookmarkStart w:id="1301" w:name="_Toc398224594"/>
      <w:r>
        <w:t xml:space="preserve">Abbildung </w:t>
      </w:r>
      <w:r w:rsidR="002F2CFD">
        <w:fldChar w:fldCharType="begin"/>
      </w:r>
      <w:r w:rsidR="002F2CFD">
        <w:instrText xml:space="preserve"> SEQ Abbildung \* ARABIC </w:instrText>
      </w:r>
      <w:r w:rsidR="002F2CFD">
        <w:fldChar w:fldCharType="separate"/>
      </w:r>
      <w:r w:rsidR="00602E85">
        <w:rPr>
          <w:noProof/>
        </w:rPr>
        <w:t>21</w:t>
      </w:r>
      <w:r w:rsidR="002F2CFD">
        <w:rPr>
          <w:noProof/>
        </w:rPr>
        <w:fldChar w:fldCharType="end"/>
      </w:r>
      <w:r>
        <w:t>: UML</w:t>
      </w:r>
      <w:r w:rsidR="00BF2BC2">
        <w:t>-Klassendiagramm</w:t>
      </w:r>
      <w:r>
        <w:t xml:space="preserve"> RFIDReader</w:t>
      </w:r>
      <w:bookmarkEnd w:id="1301"/>
    </w:p>
    <w:p w14:paraId="3E1B9D8F" w14:textId="04AD9973" w:rsidR="005175AE" w:rsidRDefault="003E4B14" w:rsidP="005175AE">
      <w:pPr>
        <w:rPr>
          <w:color w:val="1F497D" w:themeColor="text2"/>
        </w:rPr>
      </w:pPr>
      <w:r>
        <w:rPr>
          <w:color w:val="1F497D" w:themeColor="text2"/>
        </w:rPr>
        <w:t>Für den Zugriff auf das Serielle Interface w</w:t>
      </w:r>
      <w:r w:rsidR="003857C0">
        <w:rPr>
          <w:color w:val="1F497D" w:themeColor="text2"/>
        </w:rPr>
        <w:t>u</w:t>
      </w:r>
      <w:r>
        <w:rPr>
          <w:color w:val="1F497D" w:themeColor="text2"/>
        </w:rPr>
        <w:t>rd</w:t>
      </w:r>
      <w:r w:rsidR="003857C0">
        <w:rPr>
          <w:color w:val="1F497D" w:themeColor="text2"/>
        </w:rPr>
        <w:t>e</w:t>
      </w:r>
      <w:r>
        <w:rPr>
          <w:color w:val="1F497D" w:themeColor="text2"/>
        </w:rPr>
        <w:t xml:space="preserve"> die Bibliothek „serial“ verwendet.</w:t>
      </w:r>
      <w:r w:rsidR="003857C0">
        <w:rPr>
          <w:color w:val="1F497D" w:themeColor="text2"/>
        </w:rPr>
        <w:t xml:space="preserve"> Standardmässig ist es dabei möglich, dass beim Hinhalten einer Karte die Karte mehrfach ausgelesen wird. Um den Buffer nicht zu schnell vollaufen zu lassen und so das Spiel zu verderben, wird die erste erkannte UID gelesen und weitergeleitet. Zum Start der nächsten Runde wird zuerst der Buffer geleert, so dass in jedem Durchgang eine Karte erneut erkannt werden muss.</w:t>
      </w:r>
    </w:p>
    <w:p w14:paraId="12E48288" w14:textId="6A0FDD6C" w:rsidR="003857C0" w:rsidRPr="003E4B14" w:rsidRDefault="003857C0" w:rsidP="005175AE">
      <w:pPr>
        <w:rPr>
          <w:color w:val="1F497D" w:themeColor="text2"/>
        </w:rPr>
      </w:pPr>
      <w:r>
        <w:rPr>
          <w:color w:val="1F497D" w:themeColor="text2"/>
        </w:rPr>
        <w:t>Auch zu Berücksichten war die Tatsache, dass das öffnen der Verbindung einen kurzen Moment braucht und so Karten nicht sofort erkannt werden können. Dies war der Hauptgrund für das öffnen der Verbindung zu Beginn und beenden nach Ende des Durchgangs, und nur einem leeren des Cashes zwischen den Runden.</w:t>
      </w:r>
    </w:p>
    <w:p w14:paraId="214DBB6A" w14:textId="77777777" w:rsidR="005175AE" w:rsidRPr="005175AE" w:rsidRDefault="005175AE" w:rsidP="005175AE"/>
    <w:p w14:paraId="11AE7DC1" w14:textId="34C7E60D" w:rsidR="00990A5E" w:rsidRDefault="00990A5E" w:rsidP="00990A5E">
      <w:pPr>
        <w:pStyle w:val="Heading3"/>
      </w:pPr>
      <w:bookmarkStart w:id="1302" w:name="_Toc398226742"/>
      <w:r>
        <w:t>Serialisierung der Kartenkonfiguration</w:t>
      </w:r>
      <w:bookmarkEnd w:id="1302"/>
    </w:p>
    <w:p w14:paraId="32167708" w14:textId="361AA54E" w:rsidR="005175AE" w:rsidRDefault="0028524E" w:rsidP="005175AE">
      <w:pPr>
        <w:rPr>
          <w:color w:val="1F497D" w:themeColor="text2"/>
        </w:rPr>
      </w:pPr>
      <w:r w:rsidRPr="0028524E">
        <w:rPr>
          <w:color w:val="1F497D" w:themeColor="text2"/>
        </w:rPr>
        <w:t>Um die</w:t>
      </w:r>
      <w:r>
        <w:rPr>
          <w:color w:val="1F497D" w:themeColor="text2"/>
        </w:rPr>
        <w:t xml:space="preserve"> Kartenkonfiguration abzuspeichern wurden die zu Testzwecken erfassten Karten im CardManager serialisiert. Python bietet dazu die Bibliothek „pickle“ an. In der aktuellen Implementation wird dafür ein vordefinierter Name verwendet.</w:t>
      </w:r>
    </w:p>
    <w:p w14:paraId="374470C3" w14:textId="7CF3A65D" w:rsidR="0028524E" w:rsidRDefault="0028524E" w:rsidP="005175AE">
      <w:pPr>
        <w:rPr>
          <w:color w:val="1F497D" w:themeColor="text2"/>
        </w:rPr>
      </w:pPr>
      <w:r>
        <w:rPr>
          <w:color w:val="1F497D" w:themeColor="text2"/>
        </w:rPr>
        <w:t xml:space="preserve">Wie in der Abbildung </w:t>
      </w:r>
      <w:r w:rsidR="00545964">
        <w:rPr>
          <w:color w:val="1F497D" w:themeColor="text2"/>
        </w:rPr>
        <w:t>21</w:t>
      </w:r>
      <w:r>
        <w:rPr>
          <w:color w:val="1F497D" w:themeColor="text2"/>
        </w:rPr>
        <w:t xml:space="preserve"> sichtbar, findet das „pickeln“ nach einer einfachen Syntax statt. Der Einfachheit halber werden dabei nicht die als String aufbereiteten Informationen im Kartenmanager abgespeichert, sondern direkt das Array „activeCards“, welches die aktuell konfigurierten Karten enthält.</w:t>
      </w:r>
    </w:p>
    <w:tbl>
      <w:tblPr>
        <w:tblStyle w:val="TableGrid"/>
        <w:tblW w:w="0" w:type="auto"/>
        <w:tblLook w:val="04A0" w:firstRow="1" w:lastRow="0" w:firstColumn="1" w:lastColumn="0" w:noHBand="0" w:noVBand="1"/>
      </w:tblPr>
      <w:tblGrid>
        <w:gridCol w:w="9212"/>
      </w:tblGrid>
      <w:tr w:rsidR="007004FB" w:rsidRPr="007F7D8D" w14:paraId="7971120D" w14:textId="77777777" w:rsidTr="007004FB">
        <w:tc>
          <w:tcPr>
            <w:tcW w:w="9212" w:type="dxa"/>
          </w:tcPr>
          <w:p w14:paraId="2E0EE632" w14:textId="77777777" w:rsidR="007004FB" w:rsidRPr="007004FB" w:rsidRDefault="007004FB" w:rsidP="007004FB">
            <w:pPr>
              <w:spacing w:before="0" w:after="0" w:line="240" w:lineRule="auto"/>
              <w:rPr>
                <w:color w:val="1F497D" w:themeColor="text2"/>
                <w:lang w:val="en-US"/>
              </w:rPr>
            </w:pPr>
            <w:r w:rsidRPr="00FC2DDF">
              <w:rPr>
                <w:color w:val="1F497D" w:themeColor="text2"/>
              </w:rPr>
              <w:t xml:space="preserve">    </w:t>
            </w:r>
            <w:r w:rsidRPr="007004FB">
              <w:rPr>
                <w:color w:val="1F497D" w:themeColor="text2"/>
                <w:lang w:val="en-US"/>
              </w:rPr>
              <w:t>def saveConfiguration(self):</w:t>
            </w:r>
          </w:p>
          <w:p w14:paraId="0CA1D30D" w14:textId="77777777" w:rsidR="007004FB" w:rsidRPr="007004FB" w:rsidRDefault="007004FB" w:rsidP="007004FB">
            <w:pPr>
              <w:spacing w:before="0" w:after="0" w:line="240" w:lineRule="auto"/>
              <w:rPr>
                <w:color w:val="1F497D" w:themeColor="text2"/>
                <w:lang w:val="en-US"/>
              </w:rPr>
            </w:pPr>
            <w:r w:rsidRPr="007004FB">
              <w:rPr>
                <w:color w:val="1F497D" w:themeColor="text2"/>
                <w:lang w:val="en-US"/>
              </w:rPr>
              <w:t xml:space="preserve">        with open('cardPickle.pickle', 'wb') as f:</w:t>
            </w:r>
          </w:p>
          <w:p w14:paraId="372A46C1" w14:textId="77777777" w:rsidR="007004FB" w:rsidRPr="007004FB" w:rsidRDefault="007004FB" w:rsidP="007004FB">
            <w:pPr>
              <w:spacing w:before="0" w:after="0" w:line="240" w:lineRule="auto"/>
              <w:rPr>
                <w:color w:val="1F497D" w:themeColor="text2"/>
                <w:lang w:val="en-US"/>
              </w:rPr>
            </w:pPr>
            <w:r w:rsidRPr="007004FB">
              <w:rPr>
                <w:color w:val="1F497D" w:themeColor="text2"/>
                <w:lang w:val="en-US"/>
              </w:rPr>
              <w:t xml:space="preserve">            pickle.dump(self.activeCards, f, pickle.HIGHEST_PROTOCOL)</w:t>
            </w:r>
          </w:p>
          <w:p w14:paraId="6BE93A52" w14:textId="77777777" w:rsidR="007004FB" w:rsidRPr="007004FB" w:rsidRDefault="007004FB" w:rsidP="007004FB">
            <w:pPr>
              <w:spacing w:before="0" w:after="0" w:line="240" w:lineRule="auto"/>
              <w:rPr>
                <w:color w:val="1F497D" w:themeColor="text2"/>
                <w:lang w:val="en-US"/>
              </w:rPr>
            </w:pPr>
          </w:p>
          <w:p w14:paraId="6D6F3E51" w14:textId="77777777" w:rsidR="007004FB" w:rsidRPr="007004FB" w:rsidRDefault="007004FB" w:rsidP="007004FB">
            <w:pPr>
              <w:spacing w:before="0" w:after="0" w:line="240" w:lineRule="auto"/>
              <w:rPr>
                <w:color w:val="1F497D" w:themeColor="text2"/>
                <w:lang w:val="en-US"/>
              </w:rPr>
            </w:pPr>
            <w:r w:rsidRPr="007004FB">
              <w:rPr>
                <w:color w:val="1F497D" w:themeColor="text2"/>
                <w:lang w:val="en-US"/>
              </w:rPr>
              <w:t xml:space="preserve">    def loadConfiguration(self):</w:t>
            </w:r>
          </w:p>
          <w:p w14:paraId="5FB6A43B" w14:textId="77777777" w:rsidR="007004FB" w:rsidRPr="007004FB" w:rsidRDefault="007004FB" w:rsidP="007004FB">
            <w:pPr>
              <w:spacing w:before="0" w:after="0" w:line="240" w:lineRule="auto"/>
              <w:rPr>
                <w:color w:val="1F497D" w:themeColor="text2"/>
                <w:lang w:val="en-US"/>
              </w:rPr>
            </w:pPr>
            <w:r w:rsidRPr="007004FB">
              <w:rPr>
                <w:color w:val="1F497D" w:themeColor="text2"/>
                <w:lang w:val="en-US"/>
              </w:rPr>
              <w:t xml:space="preserve">        with open('cardPickle.pickle', 'rb') as f:</w:t>
            </w:r>
          </w:p>
          <w:p w14:paraId="517465C5" w14:textId="7CC7608B" w:rsidR="007004FB" w:rsidRPr="007004FB" w:rsidRDefault="007004FB" w:rsidP="007004FB">
            <w:pPr>
              <w:spacing w:before="0" w:after="0" w:line="240" w:lineRule="auto"/>
              <w:rPr>
                <w:color w:val="1F497D" w:themeColor="text2"/>
                <w:lang w:val="en-US"/>
              </w:rPr>
            </w:pPr>
            <w:r w:rsidRPr="007004FB">
              <w:rPr>
                <w:color w:val="1F497D" w:themeColor="text2"/>
                <w:lang w:val="en-US"/>
              </w:rPr>
              <w:t xml:space="preserve">            self.activeCards = pickle.load(f)</w:t>
            </w:r>
          </w:p>
        </w:tc>
      </w:tr>
    </w:tbl>
    <w:p w14:paraId="0C6905EC" w14:textId="77777777" w:rsidR="007004FB" w:rsidRPr="007004FB" w:rsidRDefault="007004FB" w:rsidP="005175AE">
      <w:pPr>
        <w:rPr>
          <w:color w:val="1F497D" w:themeColor="text2"/>
          <w:lang w:val="en-US"/>
        </w:rPr>
      </w:pPr>
    </w:p>
    <w:p w14:paraId="0D7C3372" w14:textId="7D23AEB4" w:rsidR="0028524E" w:rsidRPr="0028524E" w:rsidRDefault="0028524E" w:rsidP="005175AE">
      <w:pPr>
        <w:rPr>
          <w:color w:val="1F497D" w:themeColor="text2"/>
        </w:rPr>
      </w:pPr>
      <w:r>
        <w:rPr>
          <w:noProof/>
          <w:color w:val="1F497D" w:themeColor="text2"/>
          <w:lang w:eastAsia="de-CH"/>
        </w:rPr>
        <w:lastRenderedPageBreak/>
        <w:drawing>
          <wp:inline distT="0" distB="0" distL="0" distR="0" wp14:anchorId="68193DA1" wp14:editId="524D5E33">
            <wp:extent cx="5752465" cy="1275715"/>
            <wp:effectExtent l="0" t="0" r="635" b="635"/>
            <wp:docPr id="22" name="Picture 22" descr="F:\rfid\Screenshot - 09102014 - 09:37: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rfid\Screenshot - 09102014 - 09:37:13 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2465" cy="1275715"/>
                    </a:xfrm>
                    <a:prstGeom prst="rect">
                      <a:avLst/>
                    </a:prstGeom>
                    <a:noFill/>
                    <a:ln>
                      <a:noFill/>
                    </a:ln>
                  </pic:spPr>
                </pic:pic>
              </a:graphicData>
            </a:graphic>
          </wp:inline>
        </w:drawing>
      </w:r>
    </w:p>
    <w:p w14:paraId="58D9AEDF" w14:textId="7EB56206" w:rsidR="005175AE" w:rsidRPr="005175AE" w:rsidRDefault="00545964" w:rsidP="00545964">
      <w:pPr>
        <w:pStyle w:val="Caption"/>
      </w:pPr>
      <w:bookmarkStart w:id="1303" w:name="_Toc398224595"/>
      <w:r>
        <w:t xml:space="preserve">Abbildung </w:t>
      </w:r>
      <w:r w:rsidR="002F2CFD">
        <w:fldChar w:fldCharType="begin"/>
      </w:r>
      <w:r w:rsidR="002F2CFD">
        <w:instrText xml:space="preserve"> SEQ Abbildung \* ARABIC </w:instrText>
      </w:r>
      <w:r w:rsidR="002F2CFD">
        <w:fldChar w:fldCharType="separate"/>
      </w:r>
      <w:ins w:id="1304" w:author="Desiree Sacher" w:date="2014-09-11T17:58:00Z">
        <w:r w:rsidR="00602E85">
          <w:rPr>
            <w:noProof/>
          </w:rPr>
          <w:t>22</w:t>
        </w:r>
      </w:ins>
      <w:del w:id="1305" w:author="Desiree Sacher" w:date="2014-09-11T16:35:00Z">
        <w:r w:rsidDel="004C0E62">
          <w:rPr>
            <w:noProof/>
          </w:rPr>
          <w:delText>21</w:delText>
        </w:r>
      </w:del>
      <w:r w:rsidR="002F2CFD">
        <w:rPr>
          <w:noProof/>
        </w:rPr>
        <w:fldChar w:fldCharType="end"/>
      </w:r>
      <w:r>
        <w:t>: Source Code Ausschnitt "pickle"</w:t>
      </w:r>
      <w:bookmarkEnd w:id="1303"/>
    </w:p>
    <w:p w14:paraId="50F4A5AA" w14:textId="77777777" w:rsidR="00990A5E" w:rsidRDefault="00990A5E" w:rsidP="00990A5E">
      <w:pPr>
        <w:pStyle w:val="Heading3"/>
      </w:pPr>
      <w:bookmarkStart w:id="1306" w:name="_Toc398226743"/>
      <w:r>
        <w:t>Entwickeln des GUI</w:t>
      </w:r>
      <w:bookmarkEnd w:id="1306"/>
    </w:p>
    <w:p w14:paraId="54843F0D" w14:textId="77777777" w:rsidR="00990A5E" w:rsidRDefault="00990A5E" w:rsidP="00990A5E">
      <w:pPr>
        <w:pStyle w:val="Heading4"/>
      </w:pPr>
      <w:bookmarkStart w:id="1307" w:name="_Toc398226744"/>
      <w:r>
        <w:t>Analyse</w:t>
      </w:r>
      <w:bookmarkEnd w:id="1307"/>
    </w:p>
    <w:p w14:paraId="569C9587" w14:textId="77777777" w:rsidR="000B4684" w:rsidRDefault="00990A5E" w:rsidP="000B4684">
      <w:pPr>
        <w:rPr>
          <w:ins w:id="1308" w:author="Desiree Sacher" w:date="2014-09-11T16:52:00Z"/>
        </w:rPr>
      </w:pPr>
      <w:r>
        <w:t xml:space="preserve">Aus Kompatiblitätsgründen wurde das GUI mit TkInter entwickelt. Eine zusätzliche Herausforderung war der </w:t>
      </w:r>
      <w:r w:rsidR="00963486">
        <w:t>gewählte o</w:t>
      </w:r>
      <w:r>
        <w:t>bjektorient</w:t>
      </w:r>
      <w:r w:rsidR="00963486">
        <w:t>i</w:t>
      </w:r>
      <w:r>
        <w:t xml:space="preserve">erte Ansatz, welcher nicht in allen Hilfestellungen und Anleitungen </w:t>
      </w:r>
      <w:r w:rsidR="00963486">
        <w:t xml:space="preserve">abgebildet </w:t>
      </w:r>
      <w:r>
        <w:t xml:space="preserve">war. </w:t>
      </w:r>
      <w:r w:rsidR="00963486">
        <w:t xml:space="preserve">Umfassende </w:t>
      </w:r>
      <w:r>
        <w:t>Anleitungen dazu waren relativ schwierig zu finden</w:t>
      </w:r>
      <w:r w:rsidR="00963486">
        <w:t>,</w:t>
      </w:r>
      <w:r>
        <w:t xml:space="preserve"> da sie meistens nur sehr spezifisch für ein </w:t>
      </w:r>
      <w:ins w:id="1309" w:author="Desiree Sacher" w:date="2014-09-11T16:51:00Z">
        <w:r w:rsidR="000B4684">
          <w:t>Problemfall</w:t>
        </w:r>
      </w:ins>
      <w:del w:id="1310" w:author="Desiree Sacher" w:date="2014-09-11T16:51:00Z">
        <w:r w:rsidDel="000B4684">
          <w:delText>Zie</w:delText>
        </w:r>
      </w:del>
      <w:r>
        <w:t xml:space="preserve">l waren und es keine Anleitung gab, </w:t>
      </w:r>
      <w:ins w:id="1311" w:author="Desiree Sacher" w:date="2014-09-11T16:51:00Z">
        <w:r w:rsidR="000B4684">
          <w:t>welche die generelle Verwendung von Tkinter in der gewählten Python-Version mittels objektorientierter Programmierung beschrieben</w:t>
        </w:r>
      </w:ins>
      <w:ins w:id="1312" w:author="Desiree Sacher" w:date="2014-09-11T16:52:00Z">
        <w:r w:rsidR="000B4684">
          <w:t>.</w:t>
        </w:r>
      </w:ins>
      <w:ins w:id="1313" w:author="Desiree Sacher" w:date="2014-09-11T16:51:00Z">
        <w:r w:rsidR="000B4684" w:rsidDel="000B4684">
          <w:t xml:space="preserve"> </w:t>
        </w:r>
      </w:ins>
    </w:p>
    <w:p w14:paraId="231FC219" w14:textId="502140E5" w:rsidR="00990A5E" w:rsidRPr="000B4684" w:rsidRDefault="000B4684" w:rsidP="005E16E8">
      <w:pPr>
        <w:pStyle w:val="Heading4"/>
      </w:pPr>
      <w:bookmarkStart w:id="1314" w:name="_Toc398226745"/>
      <w:ins w:id="1315" w:author="Desiree Sacher" w:date="2014-09-11T16:52:00Z">
        <w:r w:rsidRPr="000B4684">
          <w:rPr>
            <w:rStyle w:val="Heading4Char"/>
            <w:b/>
          </w:rPr>
          <w:t>Umsetzung</w:t>
        </w:r>
      </w:ins>
      <w:bookmarkEnd w:id="1314"/>
    </w:p>
    <w:p w14:paraId="1465EBA9" w14:textId="7C47D31A" w:rsidR="00990A5E" w:rsidRDefault="00990A5E" w:rsidP="00990A5E">
      <w:r>
        <w:t>Jedes Fenster wird über seine eigene Klasse angesprochen. Zugriffe auf die Model</w:t>
      </w:r>
      <w:r w:rsidR="00335D5B">
        <w:t>l</w:t>
      </w:r>
      <w:r w:rsidR="00B008DA">
        <w:t>k</w:t>
      </w:r>
      <w:r>
        <w:t>lassen wurde</w:t>
      </w:r>
      <w:r w:rsidR="00335D5B">
        <w:t>n</w:t>
      </w:r>
      <w:r>
        <w:t xml:space="preserve"> über einen Controller realisiert. Insgesammt gibt es zur</w:t>
      </w:r>
      <w:r w:rsidR="00335D5B">
        <w:t>z</w:t>
      </w:r>
      <w:r>
        <w:t xml:space="preserve">eit </w:t>
      </w:r>
      <w:r w:rsidR="00335D5B">
        <w:t xml:space="preserve">ein </w:t>
      </w:r>
      <w:r>
        <w:t xml:space="preserve">Hauptfenster und </w:t>
      </w:r>
      <w:r w:rsidR="00335D5B">
        <w:t>drei</w:t>
      </w:r>
      <w:r>
        <w:t xml:space="preserve"> Dialogfenster, über welche Spielkonfigurationen vorgenommen werden können.</w:t>
      </w:r>
    </w:p>
    <w:p w14:paraId="250E7D2D" w14:textId="77777777" w:rsidR="00990A5E" w:rsidRDefault="00990A5E" w:rsidP="00990A5E">
      <w:pPr>
        <w:jc w:val="center"/>
      </w:pPr>
      <w:r>
        <w:rPr>
          <w:noProof/>
          <w:lang w:eastAsia="de-CH"/>
        </w:rPr>
        <w:drawing>
          <wp:inline distT="0" distB="0" distL="0" distR="0" wp14:anchorId="2C196CC9" wp14:editId="666F28CB">
            <wp:extent cx="2060575" cy="3352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60575" cy="3352800"/>
                    </a:xfrm>
                    <a:prstGeom prst="rect">
                      <a:avLst/>
                    </a:prstGeom>
                  </pic:spPr>
                </pic:pic>
              </a:graphicData>
            </a:graphic>
          </wp:inline>
        </w:drawing>
      </w:r>
    </w:p>
    <w:p w14:paraId="37E4E577" w14:textId="459B6648" w:rsidR="00990A5E" w:rsidRDefault="00990A5E" w:rsidP="00990A5E">
      <w:pPr>
        <w:pStyle w:val="Caption"/>
        <w:jc w:val="center"/>
      </w:pPr>
      <w:bookmarkStart w:id="1316" w:name="_Toc398224596"/>
      <w:r>
        <w:t xml:space="preserve">Abbildung </w:t>
      </w:r>
      <w:r w:rsidR="002F2CFD">
        <w:fldChar w:fldCharType="begin"/>
      </w:r>
      <w:r w:rsidR="002F2CFD">
        <w:instrText xml:space="preserve"> SEQ Abbildung \* ARABIC </w:instrText>
      </w:r>
      <w:r w:rsidR="002F2CFD">
        <w:fldChar w:fldCharType="separate"/>
      </w:r>
      <w:ins w:id="1317" w:author="Desiree Sacher" w:date="2014-09-11T17:58:00Z">
        <w:r w:rsidR="00602E85">
          <w:rPr>
            <w:noProof/>
          </w:rPr>
          <w:t>23</w:t>
        </w:r>
      </w:ins>
      <w:del w:id="1318" w:author="Desiree Sacher" w:date="2014-09-11T16:35:00Z">
        <w:r w:rsidR="009D5A98" w:rsidDel="004C0E62">
          <w:rPr>
            <w:noProof/>
          </w:rPr>
          <w:delText>22</w:delText>
        </w:r>
      </w:del>
      <w:r w:rsidR="002F2CFD">
        <w:rPr>
          <w:noProof/>
        </w:rPr>
        <w:fldChar w:fldCharType="end"/>
      </w:r>
      <w:r>
        <w:t>: UML</w:t>
      </w:r>
      <w:r w:rsidR="005C42C2">
        <w:t>-Klassendiagramm</w:t>
      </w:r>
      <w:r>
        <w:t xml:space="preserve"> MainGUI</w:t>
      </w:r>
      <w:bookmarkEnd w:id="1316"/>
    </w:p>
    <w:p w14:paraId="6343CFF5" w14:textId="77777777" w:rsidR="00990A5E" w:rsidRDefault="00990A5E" w:rsidP="00990A5E"/>
    <w:p w14:paraId="3B8DE004" w14:textId="2FCCB15C" w:rsidR="00990A5E" w:rsidRDefault="00990A5E" w:rsidP="00990A5E">
      <w:pPr>
        <w:rPr>
          <w:ins w:id="1319" w:author="Desiree Sacher" w:date="2014-09-11T16:59:00Z"/>
        </w:rPr>
      </w:pPr>
      <w:r>
        <w:lastRenderedPageBreak/>
        <w:t>Die grösste Herausforderung</w:t>
      </w:r>
      <w:ins w:id="1320" w:author="Desiree Sacher" w:date="2014-09-11T16:53:00Z">
        <w:r w:rsidR="003028CB">
          <w:t xml:space="preserve"> bei der Implementierung</w:t>
        </w:r>
      </w:ins>
      <w:r>
        <w:t xml:space="preserve"> des Hauptfensters war die automatische Aktualisierung sobald eine neue Karte geladen werden sollte.</w:t>
      </w:r>
      <w:ins w:id="1321" w:author="Desiree Sacher" w:date="2014-09-11T16:54:00Z">
        <w:r w:rsidR="003028CB">
          <w:t xml:space="preserve">Während der Aktualisierung der Karte im Hauptfenster befindet sich die Applikation immer noch in der Spieldurchführung, wodurch das GUI nicht automatisch aktualisisert wird, obwohl die entsprechenden GUI </w:t>
        </w:r>
      </w:ins>
      <w:ins w:id="1322" w:author="Desiree Sacher" w:date="2014-09-11T16:55:00Z">
        <w:r w:rsidR="003028CB">
          <w:t>Element</w:t>
        </w:r>
      </w:ins>
      <w:ins w:id="1323" w:author="Desiree Sacher" w:date="2014-09-11T16:54:00Z">
        <w:r w:rsidR="003028CB">
          <w:t>arameter</w:t>
        </w:r>
      </w:ins>
      <w:ins w:id="1324" w:author="Desiree Sacher" w:date="2014-09-11T16:55:00Z">
        <w:r w:rsidR="003028CB">
          <w:t xml:space="preserve"> aktualisiert wurden.</w:t>
        </w:r>
      </w:ins>
      <w:ins w:id="1325" w:author="Desiree Sacher" w:date="2014-09-11T16:56:00Z">
        <w:r w:rsidR="003028CB">
          <w:t xml:space="preserve"> Standardmässig würde dieses Problem mit Hilfe von zwei Threads gelöst, welche die GUI Updates parallel im zweiten Thread ausführen würden, während im ersten Thread die play() Methode der aktiven GameStrategy weiter ausgeführt würde.</w:t>
        </w:r>
      </w:ins>
      <w:r>
        <w:t xml:space="preserve"> </w:t>
      </w:r>
      <w:del w:id="1326" w:author="Desiree Sacher" w:date="2014-09-11T16:57:00Z">
        <w:r w:rsidDel="003028CB">
          <w:delText xml:space="preserve">Es </w:delText>
        </w:r>
      </w:del>
      <w:ins w:id="1327" w:author="Desiree Sacher" w:date="2014-09-11T16:57:00Z">
        <w:r w:rsidR="003028CB">
          <w:t xml:space="preserve">Dies </w:t>
        </w:r>
      </w:ins>
      <w:r>
        <w:t xml:space="preserve">wurde </w:t>
      </w:r>
      <w:ins w:id="1328" w:author="Desiree Sacher" w:date="2014-09-11T16:57:00Z">
        <w:r w:rsidR="003028CB">
          <w:t xml:space="preserve">allerdings </w:t>
        </w:r>
      </w:ins>
      <w:r>
        <w:t xml:space="preserve">vermieden, </w:t>
      </w:r>
      <w:del w:id="1329" w:author="Desiree Sacher" w:date="2014-09-11T16:57:00Z">
        <w:r w:rsidDel="003028CB">
          <w:delText xml:space="preserve">das Spiel in mehreren Threats zu realisieren </w:delText>
        </w:r>
      </w:del>
      <w:r>
        <w:t xml:space="preserve">um die Komplexität </w:t>
      </w:r>
      <w:r w:rsidR="00F866CD">
        <w:t xml:space="preserve">nicht </w:t>
      </w:r>
      <w:r>
        <w:t>noch zu</w:t>
      </w:r>
      <w:r w:rsidR="00F866CD">
        <w:t>sätzlich zu</w:t>
      </w:r>
      <w:r>
        <w:t xml:space="preserve"> erhöhen. </w:t>
      </w:r>
      <w:del w:id="1330" w:author="Desiree Sacher" w:date="2014-09-11T16:58:00Z">
        <w:r w:rsidDel="003028CB">
          <w:delText>Aus diesem Grunde wo sinnvoll ein Singleton verwendet,</w:delText>
        </w:r>
      </w:del>
      <w:ins w:id="1331" w:author="Desiree Sacher" w:date="2014-09-11T16:58:00Z">
        <w:r w:rsidR="003028CB">
          <w:t>D</w:t>
        </w:r>
      </w:ins>
      <w:del w:id="1332" w:author="Desiree Sacher" w:date="2014-09-11T16:58:00Z">
        <w:r w:rsidDel="003028CB">
          <w:delText xml:space="preserve"> d</w:delText>
        </w:r>
      </w:del>
      <w:r>
        <w:t xml:space="preserve">ie </w:t>
      </w:r>
      <w:ins w:id="1333" w:author="Desiree Sacher" w:date="2014-09-11T16:58:00Z">
        <w:r w:rsidR="003028CB">
          <w:t xml:space="preserve">Problematik von </w:t>
        </w:r>
      </w:ins>
      <w:r>
        <w:t>Aktualisierung</w:t>
      </w:r>
      <w:ins w:id="1334" w:author="Desiree Sacher" w:date="2014-09-11T16:58:00Z">
        <w:r w:rsidR="003028CB">
          <w:t>en von Canvas war bereits bekannt und konnte über ein hinzufügen von</w:t>
        </w:r>
      </w:ins>
      <w:del w:id="1335" w:author="Desiree Sacher" w:date="2014-09-11T16:58:00Z">
        <w:r w:rsidDel="003028CB">
          <w:delText xml:space="preserve"> der Anzeige erfolgt über ein</w:delText>
        </w:r>
      </w:del>
      <w:r>
        <w:t xml:space="preserve"> „</w:t>
      </w:r>
      <w:r w:rsidRPr="004B5568">
        <w:t>self.canvas.update_idletasks()</w:t>
      </w:r>
      <w:r>
        <w:t xml:space="preserve">“ </w:t>
      </w:r>
      <w:del w:id="1336" w:author="Desiree Sacher" w:date="2014-09-11T16:58:00Z">
        <w:r w:rsidDel="003028CB">
          <w:delText>ausgelöst.</w:delText>
        </w:r>
      </w:del>
      <w:ins w:id="1337" w:author="Desiree Sacher" w:date="2014-09-11T16:58:00Z">
        <w:r w:rsidR="003028CB">
          <w:t>gelöst werden.</w:t>
        </w:r>
      </w:ins>
    </w:p>
    <w:p w14:paraId="30BDA5E6" w14:textId="54E937B5" w:rsidR="003028CB" w:rsidRDefault="003028CB" w:rsidP="00990A5E">
      <w:ins w:id="1338" w:author="Desiree Sacher" w:date="2014-09-11T16:59:00Z">
        <w:r>
          <w:t>Das folgende Bild 24 zeigt nun die vorhandenen Dialogfenster.</w:t>
        </w:r>
      </w:ins>
    </w:p>
    <w:p w14:paraId="4CD7D683" w14:textId="77777777" w:rsidR="00990A5E" w:rsidRDefault="00990A5E" w:rsidP="00990A5E">
      <w:r>
        <w:rPr>
          <w:noProof/>
          <w:lang w:eastAsia="de-CH"/>
        </w:rPr>
        <w:drawing>
          <wp:inline distT="0" distB="0" distL="0" distR="0" wp14:anchorId="517CE26A" wp14:editId="3F06E136">
            <wp:extent cx="5753100" cy="3571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3571875"/>
                    </a:xfrm>
                    <a:prstGeom prst="rect">
                      <a:avLst/>
                    </a:prstGeom>
                    <a:noFill/>
                    <a:ln>
                      <a:noFill/>
                    </a:ln>
                  </pic:spPr>
                </pic:pic>
              </a:graphicData>
            </a:graphic>
          </wp:inline>
        </w:drawing>
      </w:r>
    </w:p>
    <w:p w14:paraId="0F4D505C" w14:textId="186D254B" w:rsidR="00990A5E" w:rsidRDefault="00990A5E" w:rsidP="00990A5E">
      <w:pPr>
        <w:pStyle w:val="Caption"/>
        <w:jc w:val="center"/>
      </w:pPr>
      <w:bookmarkStart w:id="1339" w:name="_Toc398224597"/>
      <w:r>
        <w:t xml:space="preserve">Abbildung </w:t>
      </w:r>
      <w:r w:rsidR="002F2CFD">
        <w:fldChar w:fldCharType="begin"/>
      </w:r>
      <w:r w:rsidR="002F2CFD">
        <w:instrText xml:space="preserve"> SEQ Abbildung \* ARABIC </w:instrText>
      </w:r>
      <w:r w:rsidR="002F2CFD">
        <w:fldChar w:fldCharType="separate"/>
      </w:r>
      <w:ins w:id="1340" w:author="Desiree Sacher" w:date="2014-09-11T17:58:00Z">
        <w:r w:rsidR="00602E85">
          <w:rPr>
            <w:noProof/>
          </w:rPr>
          <w:t>24</w:t>
        </w:r>
      </w:ins>
      <w:del w:id="1341" w:author="Desiree Sacher" w:date="2014-09-11T16:35:00Z">
        <w:r w:rsidR="009D5A98" w:rsidDel="004C0E62">
          <w:rPr>
            <w:noProof/>
          </w:rPr>
          <w:delText>23</w:delText>
        </w:r>
      </w:del>
      <w:r w:rsidR="002F2CFD">
        <w:rPr>
          <w:noProof/>
        </w:rPr>
        <w:fldChar w:fldCharType="end"/>
      </w:r>
      <w:r>
        <w:t>: UML</w:t>
      </w:r>
      <w:r w:rsidR="0049667E">
        <w:t>-Klassendiagramme der</w:t>
      </w:r>
      <w:r>
        <w:t xml:space="preserve"> Dialog GUIs</w:t>
      </w:r>
      <w:bookmarkEnd w:id="1339"/>
    </w:p>
    <w:p w14:paraId="24109B10" w14:textId="6B95D656" w:rsidR="00990A5E" w:rsidRDefault="00990A5E" w:rsidP="003028CB">
      <w:pPr>
        <w:rPr>
          <w:ins w:id="1342" w:author="Desiree Sacher" w:date="2014-09-11T17:04:00Z"/>
        </w:rPr>
      </w:pPr>
      <w:r>
        <w:t>Beim</w:t>
      </w:r>
      <w:ins w:id="1343" w:author="Desiree Sacher" w:date="2014-09-11T16:59:00Z">
        <w:r w:rsidR="003028CB">
          <w:t xml:space="preserve"> Dialog für die</w:t>
        </w:r>
      </w:ins>
      <w:r>
        <w:t xml:space="preserve"> Kartenkonfiguration</w:t>
      </w:r>
      <w:del w:id="1344" w:author="Desiree Sacher" w:date="2014-09-11T17:00:00Z">
        <w:r w:rsidDel="003028CB">
          <w:delText>smenu</w:delText>
        </w:r>
      </w:del>
      <w:r>
        <w:t xml:space="preserve"> war die grösste Herausforderung ein</w:t>
      </w:r>
      <w:ins w:id="1345" w:author="Desiree Sacher" w:date="2014-09-11T17:00:00Z">
        <w:r w:rsidR="003028CB">
          <w:t xml:space="preserve"> Konzept</w:t>
        </w:r>
      </w:ins>
      <w:del w:id="1346" w:author="Desiree Sacher" w:date="2014-09-11T17:00:00Z">
        <w:r w:rsidDel="003028CB">
          <w:delText xml:space="preserve">e Taktik </w:delText>
        </w:r>
      </w:del>
      <w:r>
        <w:t>zu entwickeln, wie Karten editiert werden können.</w:t>
      </w:r>
      <w:ins w:id="1347" w:author="Desiree Sacher" w:date="2014-09-11T17:00:00Z">
        <w:r w:rsidR="003028CB">
          <w:t xml:space="preserve"> Angedacht ist nun, dass </w:t>
        </w:r>
      </w:ins>
      <w:ins w:id="1348" w:author="Desiree Sacher" w:date="2014-09-11T17:01:00Z">
        <w:r w:rsidR="003028CB">
          <w:t>bei</w:t>
        </w:r>
      </w:ins>
      <w:ins w:id="1349" w:author="Desiree Sacher" w:date="2014-09-11T17:00:00Z">
        <w:r w:rsidR="003028CB">
          <w:t xml:space="preserve"> ein</w:t>
        </w:r>
      </w:ins>
      <w:ins w:id="1350" w:author="Desiree Sacher" w:date="2014-09-11T17:01:00Z">
        <w:r w:rsidR="003028CB">
          <w:t>em</w:t>
        </w:r>
      </w:ins>
      <w:ins w:id="1351" w:author="Desiree Sacher" w:date="2014-09-11T17:00:00Z">
        <w:r w:rsidR="003028CB">
          <w:t xml:space="preserve"> Hinzufügen </w:t>
        </w:r>
      </w:ins>
      <w:ins w:id="1352" w:author="Desiree Sacher" w:date="2014-09-11T17:01:00Z">
        <w:r w:rsidR="003028CB">
          <w:t xml:space="preserve">über den „New“ Button ein neuer Eintrag in der Liste erstellt wird, in welchem danach die Daten eingetragen werden können. </w:t>
        </w:r>
      </w:ins>
      <w:ins w:id="1353" w:author="Desiree Sacher" w:date="2014-09-11T17:02:00Z">
        <w:r w:rsidR="003028CB">
          <w:t xml:space="preserve">Entfernt werden kann eine Karte mittels Selektion in der Liste und dem anschliessenden drücken des „Delete“ Button. </w:t>
        </w:r>
      </w:ins>
      <w:ins w:id="1354" w:author="Desiree Sacher" w:date="2014-09-11T17:03:00Z">
        <w:r w:rsidR="003028CB">
          <w:t>Ein direktes editieren ist zur Zeit nicht angedacht,</w:t>
        </w:r>
      </w:ins>
      <w:del w:id="1355" w:author="Desiree Sacher" w:date="2014-09-11T17:02:00Z">
        <w:r w:rsidDel="003028CB">
          <w:delText xml:space="preserve"> Durch eine Folge von Selektieren der Karten und Löschen oder Neu hinzufügen einer Karte ist dies nun möglich.</w:delText>
        </w:r>
      </w:del>
      <w:ins w:id="1356" w:author="Desiree Sacher" w:date="2014-09-11T17:03:00Z">
        <w:r w:rsidR="003028CB">
          <w:t xml:space="preserve"> Da dieses Fenster zudem nicht fertig ausprogrammeirt wurde, </w:t>
        </w:r>
        <w:r w:rsidR="00E615BE">
          <w:t>wird es nicht detailiert beschrieben.</w:t>
        </w:r>
      </w:ins>
    </w:p>
    <w:p w14:paraId="69D41C63" w14:textId="48BBA5E5" w:rsidR="00E615BE" w:rsidRDefault="00E615BE" w:rsidP="003028CB">
      <w:ins w:id="1357" w:author="Desiree Sacher" w:date="2014-09-11T17:04:00Z">
        <w:r>
          <w:t xml:space="preserve">Die beiden anderen Dialoge zur Konfiguration des seriellen Interfaces und zur Wahl des Spielmodus sind bereits ausführlich im Abschnitt </w:t>
        </w:r>
      </w:ins>
      <w:ins w:id="1358" w:author="Desiree Sacher" w:date="2014-09-11T17:05:00Z">
        <w:r>
          <w:t>4.5.2.2 und 4.5.2.3 beschrieben.</w:t>
        </w:r>
      </w:ins>
    </w:p>
    <w:p w14:paraId="34CCDB9D" w14:textId="15AE6170" w:rsidR="005175AE" w:rsidRPr="00990A5E" w:rsidDel="003028CB" w:rsidRDefault="005175AE" w:rsidP="005175AE">
      <w:pPr>
        <w:rPr>
          <w:del w:id="1359" w:author="Desiree Sacher" w:date="2014-09-11T17:03:00Z"/>
          <w:b/>
          <w:color w:val="FF0000"/>
        </w:rPr>
      </w:pPr>
      <w:del w:id="1360" w:author="Desiree Sacher" w:date="2014-09-11T17:03:00Z">
        <w:r w:rsidDel="003028CB">
          <w:rPr>
            <w:b/>
            <w:color w:val="FF0000"/>
          </w:rPr>
          <w:delText>&lt;&lt;</w:delText>
        </w:r>
        <w:r w:rsidRPr="00990A5E" w:rsidDel="003028CB">
          <w:rPr>
            <w:b/>
            <w:color w:val="FF0000"/>
          </w:rPr>
          <w:delText xml:space="preserve">Fehlt </w:delText>
        </w:r>
        <w:r w:rsidDel="003028CB">
          <w:rPr>
            <w:b/>
            <w:color w:val="FF0000"/>
          </w:rPr>
          <w:delText>technische Implementation</w:delText>
        </w:r>
        <w:r w:rsidRPr="00990A5E" w:rsidDel="003028CB">
          <w:rPr>
            <w:b/>
            <w:color w:val="FF0000"/>
          </w:rPr>
          <w:delText xml:space="preserve"> Abschnitt</w:delText>
        </w:r>
        <w:r w:rsidDel="003028CB">
          <w:rPr>
            <w:b/>
            <w:color w:val="FF0000"/>
          </w:rPr>
          <w:delText>&gt;&gt;</w:delText>
        </w:r>
      </w:del>
    </w:p>
    <w:p w14:paraId="22E13577" w14:textId="77777777" w:rsidR="005175AE" w:rsidRPr="003832F7" w:rsidRDefault="005175AE" w:rsidP="00990A5E"/>
    <w:p w14:paraId="316F1460" w14:textId="77777777" w:rsidR="00990A5E" w:rsidRDefault="00990A5E" w:rsidP="00990A5E">
      <w:pPr>
        <w:pStyle w:val="Heading3"/>
        <w:rPr>
          <w:ins w:id="1361" w:author="Desiree Sacher" w:date="2014-09-11T17:07:00Z"/>
        </w:rPr>
      </w:pPr>
      <w:bookmarkStart w:id="1362" w:name="_Toc398226746"/>
      <w:r>
        <w:lastRenderedPageBreak/>
        <w:t>Entwickeln der Spiellogik</w:t>
      </w:r>
      <w:bookmarkEnd w:id="1362"/>
    </w:p>
    <w:p w14:paraId="43C89688" w14:textId="05237F82" w:rsidR="00C74085" w:rsidRDefault="00C74085" w:rsidP="00C74085">
      <w:pPr>
        <w:rPr>
          <w:ins w:id="1363" w:author="Desiree Sacher" w:date="2014-09-11T17:17:00Z"/>
        </w:rPr>
      </w:pPr>
      <w:ins w:id="1364" w:author="Desiree Sacher" w:date="2014-09-11T17:14:00Z">
        <w:r>
          <w:t xml:space="preserve">Während </w:t>
        </w:r>
        <w:r w:rsidR="0061192F">
          <w:t>des ganzen zweiten Teils des Projektverlaufs</w:t>
        </w:r>
      </w:ins>
      <w:ins w:id="1365" w:author="Desiree Sacher" w:date="2014-09-11T17:10:00Z">
        <w:r>
          <w:t xml:space="preserve"> zeigte sich, dass die </w:t>
        </w:r>
      </w:ins>
      <w:ins w:id="1366" w:author="Desiree Sacher" w:date="2014-09-11T17:14:00Z">
        <w:r w:rsidR="0061192F">
          <w:t>anfängliche</w:t>
        </w:r>
      </w:ins>
      <w:ins w:id="1367" w:author="Desiree Sacher" w:date="2014-09-11T17:10:00Z">
        <w:r>
          <w:t xml:space="preserve"> Wahl des Factory Pattern zur Erzeugung der Spielkarten nun die Programmierung verkomplizierte. </w:t>
        </w:r>
      </w:ins>
      <w:ins w:id="1368" w:author="Desiree Sacher" w:date="2014-09-11T17:12:00Z">
        <w:r>
          <w:t>Zu jedem Zeitpunkt zu welchem auf eine Karte zugegriffen oder Informationen dieser dargestellt werden sollte, musste eine Prüfung des Typs durchgeführt werden</w:t>
        </w:r>
      </w:ins>
      <w:ins w:id="1369" w:author="Desiree Sacher" w:date="2014-09-11T17:13:00Z">
        <w:r>
          <w:t xml:space="preserve"> damit die korrekte Methode auf dem Objekt ausgeführt werden konnte. Der einfachheit halber wurde deshalb </w:t>
        </w:r>
      </w:ins>
      <w:ins w:id="1370" w:author="Desiree Sacher" w:date="2014-09-11T17:14:00Z">
        <w:r w:rsidR="0061192F">
          <w:t xml:space="preserve">bei der Implementierung der GameStrategyEasy auf ein solches prüfen verzichtet und nur Karten des Typs </w:t>
        </w:r>
      </w:ins>
      <w:ins w:id="1371" w:author="Desiree Sacher" w:date="2014-09-11T17:15:00Z">
        <w:r w:rsidR="0061192F">
          <w:t xml:space="preserve">„Color“ implementiert. Wie bereits im Kapitel </w:t>
        </w:r>
      </w:ins>
      <w:ins w:id="1372" w:author="Desiree Sacher" w:date="2014-09-11T17:16:00Z">
        <w:r w:rsidR="0061192F">
          <w:t xml:space="preserve">4.5.2.1 dargestellt musste die implementierte Spiellogik viele Funktionen verwenden. </w:t>
        </w:r>
      </w:ins>
      <w:ins w:id="1373" w:author="Desiree Sacher" w:date="2014-09-11T17:17:00Z">
        <w:r w:rsidR="0061192F">
          <w:t xml:space="preserve">Da diese Funktionen aber bereits zu Beginn ordentlich gekapselt wurden, waren Zugriffe über dafür entworfene Methoden einfach möglich. </w:t>
        </w:r>
      </w:ins>
    </w:p>
    <w:tbl>
      <w:tblPr>
        <w:tblStyle w:val="TableGrid"/>
        <w:tblW w:w="0" w:type="auto"/>
        <w:tblLook w:val="04A0" w:firstRow="1" w:lastRow="0" w:firstColumn="1" w:lastColumn="0" w:noHBand="0" w:noVBand="1"/>
      </w:tblPr>
      <w:tblGrid>
        <w:gridCol w:w="9212"/>
      </w:tblGrid>
      <w:tr w:rsidR="0061192F" w:rsidRPr="00500CEE" w14:paraId="1CD49E82" w14:textId="77777777" w:rsidTr="0061192F">
        <w:trPr>
          <w:ins w:id="1374" w:author="Desiree Sacher" w:date="2014-09-11T17:18:00Z"/>
        </w:trPr>
        <w:tc>
          <w:tcPr>
            <w:tcW w:w="9212" w:type="dxa"/>
          </w:tcPr>
          <w:p w14:paraId="772EB13A" w14:textId="77777777" w:rsidR="0061192F" w:rsidRPr="00BA5B11" w:rsidRDefault="0061192F" w:rsidP="00BA5B11">
            <w:pPr>
              <w:spacing w:before="0" w:after="0" w:line="240" w:lineRule="auto"/>
              <w:rPr>
                <w:ins w:id="1375" w:author="Desiree Sacher" w:date="2014-09-11T17:18:00Z"/>
                <w:lang w:val="en-US"/>
              </w:rPr>
            </w:pPr>
            <w:ins w:id="1376" w:author="Desiree Sacher" w:date="2014-09-11T17:18:00Z">
              <w:r w:rsidRPr="00BA5B11">
                <w:rPr>
                  <w:lang w:val="en-US"/>
                </w:rPr>
                <w:t>def play(self):</w:t>
              </w:r>
            </w:ins>
          </w:p>
          <w:p w14:paraId="5551EB9D" w14:textId="77777777" w:rsidR="0061192F" w:rsidRPr="00BA5B11" w:rsidRDefault="0061192F" w:rsidP="00BA5B11">
            <w:pPr>
              <w:spacing w:before="0" w:after="0" w:line="240" w:lineRule="auto"/>
              <w:rPr>
                <w:ins w:id="1377" w:author="Desiree Sacher" w:date="2014-09-11T17:18:00Z"/>
                <w:lang w:val="en-US"/>
              </w:rPr>
            </w:pPr>
            <w:ins w:id="1378" w:author="Desiree Sacher" w:date="2014-09-11T17:18:00Z">
              <w:r w:rsidRPr="00BA5B11">
                <w:rPr>
                  <w:lang w:val="en-US"/>
                </w:rPr>
                <w:t xml:space="preserve">        print ("Started Easy Mode")</w:t>
              </w:r>
            </w:ins>
          </w:p>
          <w:p w14:paraId="1272B443" w14:textId="77777777" w:rsidR="0061192F" w:rsidRPr="00BA5B11" w:rsidRDefault="0061192F" w:rsidP="00BA5B11">
            <w:pPr>
              <w:spacing w:before="0" w:after="0" w:line="240" w:lineRule="auto"/>
              <w:rPr>
                <w:ins w:id="1379" w:author="Desiree Sacher" w:date="2014-09-11T17:18:00Z"/>
                <w:lang w:val="en-US"/>
              </w:rPr>
            </w:pPr>
            <w:ins w:id="1380" w:author="Desiree Sacher" w:date="2014-09-11T17:18:00Z">
              <w:r w:rsidRPr="00BA5B11">
                <w:rPr>
                  <w:lang w:val="en-US"/>
                </w:rPr>
                <w:t xml:space="preserve">        activeRound = 0</w:t>
              </w:r>
            </w:ins>
          </w:p>
          <w:p w14:paraId="557A355F" w14:textId="77777777" w:rsidR="0061192F" w:rsidRPr="00BA5B11" w:rsidRDefault="0061192F" w:rsidP="00BA5B11">
            <w:pPr>
              <w:spacing w:before="0" w:after="0" w:line="240" w:lineRule="auto"/>
              <w:rPr>
                <w:ins w:id="1381" w:author="Desiree Sacher" w:date="2014-09-11T17:18:00Z"/>
                <w:lang w:val="en-US"/>
              </w:rPr>
            </w:pPr>
            <w:ins w:id="1382" w:author="Desiree Sacher" w:date="2014-09-11T17:18:00Z">
              <w:r w:rsidRPr="00BA5B11">
                <w:rPr>
                  <w:lang w:val="en-US"/>
                </w:rPr>
                <w:t xml:space="preserve">        while (activeRound &lt; self.numberOfRounds):</w:t>
              </w:r>
            </w:ins>
          </w:p>
          <w:p w14:paraId="4C5E5ED8" w14:textId="77777777" w:rsidR="0061192F" w:rsidRPr="00BA5B11" w:rsidRDefault="0061192F" w:rsidP="00BA5B11">
            <w:pPr>
              <w:spacing w:before="0" w:after="0" w:line="240" w:lineRule="auto"/>
              <w:rPr>
                <w:ins w:id="1383" w:author="Desiree Sacher" w:date="2014-09-11T17:18:00Z"/>
                <w:lang w:val="en-US"/>
              </w:rPr>
            </w:pPr>
            <w:ins w:id="1384" w:author="Desiree Sacher" w:date="2014-09-11T17:18:00Z">
              <w:r w:rsidRPr="00BA5B11">
                <w:rPr>
                  <w:lang w:val="en-US"/>
                </w:rPr>
                <w:t xml:space="preserve">            print("-------------next round")</w:t>
              </w:r>
            </w:ins>
          </w:p>
          <w:p w14:paraId="5B695C6F" w14:textId="77777777" w:rsidR="0061192F" w:rsidRPr="00BA5B11" w:rsidRDefault="0061192F" w:rsidP="00BA5B11">
            <w:pPr>
              <w:spacing w:before="0" w:after="0" w:line="240" w:lineRule="auto"/>
              <w:rPr>
                <w:ins w:id="1385" w:author="Desiree Sacher" w:date="2014-09-11T17:18:00Z"/>
                <w:lang w:val="en-US"/>
              </w:rPr>
            </w:pPr>
            <w:ins w:id="1386" w:author="Desiree Sacher" w:date="2014-09-11T17:18:00Z">
              <w:r w:rsidRPr="00BA5B11">
                <w:rPr>
                  <w:lang w:val="en-US"/>
                </w:rPr>
                <w:t xml:space="preserve">            self.showNeededCard()</w:t>
              </w:r>
            </w:ins>
          </w:p>
          <w:p w14:paraId="740BF19A" w14:textId="77777777" w:rsidR="0061192F" w:rsidRPr="00BA5B11" w:rsidRDefault="0061192F" w:rsidP="00BA5B11">
            <w:pPr>
              <w:spacing w:before="0" w:after="0" w:line="240" w:lineRule="auto"/>
              <w:rPr>
                <w:ins w:id="1387" w:author="Desiree Sacher" w:date="2014-09-11T17:18:00Z"/>
                <w:lang w:val="en-US"/>
              </w:rPr>
            </w:pPr>
            <w:ins w:id="1388" w:author="Desiree Sacher" w:date="2014-09-11T17:18:00Z">
              <w:r w:rsidRPr="00BA5B11">
                <w:rPr>
                  <w:lang w:val="en-US"/>
                </w:rPr>
                <w:t xml:space="preserve">            self.readSignal()</w:t>
              </w:r>
            </w:ins>
          </w:p>
          <w:p w14:paraId="57A767CF" w14:textId="77777777" w:rsidR="0061192F" w:rsidRPr="00BA5B11" w:rsidRDefault="0061192F" w:rsidP="00BA5B11">
            <w:pPr>
              <w:spacing w:before="0" w:after="0" w:line="240" w:lineRule="auto"/>
              <w:rPr>
                <w:ins w:id="1389" w:author="Desiree Sacher" w:date="2014-09-11T17:18:00Z"/>
                <w:lang w:val="en-US"/>
              </w:rPr>
            </w:pPr>
            <w:ins w:id="1390" w:author="Desiree Sacher" w:date="2014-09-11T17:18:00Z">
              <w:r w:rsidRPr="00BA5B11">
                <w:rPr>
                  <w:lang w:val="en-US"/>
                </w:rPr>
                <w:t xml:space="preserve">            timeNeeded = self.myTimeMeasure.getTime()</w:t>
              </w:r>
            </w:ins>
          </w:p>
          <w:p w14:paraId="4C464B29" w14:textId="77777777" w:rsidR="0061192F" w:rsidRPr="00BA5B11" w:rsidRDefault="0061192F" w:rsidP="00BA5B11">
            <w:pPr>
              <w:spacing w:before="0" w:after="0" w:line="240" w:lineRule="auto"/>
              <w:rPr>
                <w:ins w:id="1391" w:author="Desiree Sacher" w:date="2014-09-11T17:18:00Z"/>
                <w:lang w:val="en-US"/>
              </w:rPr>
            </w:pPr>
            <w:ins w:id="1392" w:author="Desiree Sacher" w:date="2014-09-11T17:18:00Z">
              <w:r w:rsidRPr="00BA5B11">
                <w:rPr>
                  <w:lang w:val="en-US"/>
                </w:rPr>
                <w:t xml:space="preserve">            print("Time needed was: ", timeNeeded)</w:t>
              </w:r>
            </w:ins>
          </w:p>
          <w:p w14:paraId="3FBE515D" w14:textId="77777777" w:rsidR="0061192F" w:rsidRPr="00BA5B11" w:rsidRDefault="0061192F" w:rsidP="00BA5B11">
            <w:pPr>
              <w:spacing w:before="0" w:after="0" w:line="240" w:lineRule="auto"/>
              <w:rPr>
                <w:ins w:id="1393" w:author="Desiree Sacher" w:date="2014-09-11T17:18:00Z"/>
                <w:lang w:val="en-US"/>
              </w:rPr>
            </w:pPr>
            <w:ins w:id="1394" w:author="Desiree Sacher" w:date="2014-09-11T17:18:00Z">
              <w:r w:rsidRPr="00BA5B11">
                <w:rPr>
                  <w:lang w:val="en-US"/>
                </w:rPr>
                <w:t xml:space="preserve">            print("total time in gamePlayModes: ", self.myTimeMeasure.totalTime())</w:t>
              </w:r>
            </w:ins>
          </w:p>
          <w:p w14:paraId="03444517" w14:textId="77777777" w:rsidR="0061192F" w:rsidRPr="00BA5B11" w:rsidRDefault="0061192F" w:rsidP="00BA5B11">
            <w:pPr>
              <w:spacing w:before="0" w:after="0" w:line="240" w:lineRule="auto"/>
              <w:rPr>
                <w:ins w:id="1395" w:author="Desiree Sacher" w:date="2014-09-11T17:18:00Z"/>
                <w:lang w:val="en-US"/>
              </w:rPr>
            </w:pPr>
          </w:p>
          <w:p w14:paraId="6D1B30D6" w14:textId="77777777" w:rsidR="0061192F" w:rsidRPr="00BA5B11" w:rsidRDefault="0061192F" w:rsidP="00BA5B11">
            <w:pPr>
              <w:spacing w:before="0" w:after="0" w:line="240" w:lineRule="auto"/>
              <w:rPr>
                <w:ins w:id="1396" w:author="Desiree Sacher" w:date="2014-09-11T17:18:00Z"/>
                <w:lang w:val="en-US"/>
              </w:rPr>
            </w:pPr>
            <w:ins w:id="1397" w:author="Desiree Sacher" w:date="2014-09-11T17:18:00Z">
              <w:r w:rsidRPr="00BA5B11">
                <w:rPr>
                  <w:lang w:val="en-US"/>
                </w:rPr>
                <w:t xml:space="preserve">            ###</w:t>
              </w:r>
            </w:ins>
          </w:p>
          <w:p w14:paraId="472D6566" w14:textId="77777777" w:rsidR="0061192F" w:rsidRPr="00BA5B11" w:rsidRDefault="0061192F" w:rsidP="00BA5B11">
            <w:pPr>
              <w:spacing w:before="0" w:after="0" w:line="240" w:lineRule="auto"/>
              <w:rPr>
                <w:ins w:id="1398" w:author="Desiree Sacher" w:date="2014-09-11T17:18:00Z"/>
                <w:lang w:val="en-US"/>
              </w:rPr>
            </w:pPr>
            <w:ins w:id="1399" w:author="Desiree Sacher" w:date="2014-09-11T17:18:00Z">
              <w:r w:rsidRPr="00BA5B11">
                <w:rPr>
                  <w:lang w:val="en-US"/>
                </w:rPr>
                <w:t xml:space="preserve">            time.sleep(2)</w:t>
              </w:r>
            </w:ins>
          </w:p>
          <w:p w14:paraId="3397DAF0" w14:textId="77777777" w:rsidR="0061192F" w:rsidRPr="00BA5B11" w:rsidRDefault="0061192F" w:rsidP="00BA5B11">
            <w:pPr>
              <w:spacing w:before="0" w:after="0" w:line="240" w:lineRule="auto"/>
              <w:rPr>
                <w:ins w:id="1400" w:author="Desiree Sacher" w:date="2014-09-11T17:18:00Z"/>
                <w:lang w:val="en-US"/>
              </w:rPr>
            </w:pPr>
            <w:ins w:id="1401" w:author="Desiree Sacher" w:date="2014-09-11T17:18:00Z">
              <w:r w:rsidRPr="00BA5B11">
                <w:rPr>
                  <w:lang w:val="en-US"/>
                </w:rPr>
                <w:t xml:space="preserve">            activeRound +=1</w:t>
              </w:r>
            </w:ins>
          </w:p>
          <w:p w14:paraId="63B6FDB4" w14:textId="3E804D46" w:rsidR="0061192F" w:rsidRPr="00BA5B11" w:rsidRDefault="0061192F" w:rsidP="00BA5B11">
            <w:pPr>
              <w:spacing w:before="0" w:after="0" w:line="240" w:lineRule="auto"/>
              <w:rPr>
                <w:ins w:id="1402" w:author="Desiree Sacher" w:date="2014-09-11T17:18:00Z"/>
                <w:lang w:val="en-US"/>
              </w:rPr>
            </w:pPr>
            <w:ins w:id="1403" w:author="Desiree Sacher" w:date="2014-09-11T17:18:00Z">
              <w:r w:rsidRPr="00BA5B11">
                <w:rPr>
                  <w:lang w:val="en-US"/>
                </w:rPr>
                <w:t xml:space="preserve">        </w:t>
              </w:r>
            </w:ins>
            <w:ins w:id="1404" w:author="Desiree Sacher" w:date="2014-09-11T17:19:00Z">
              <w:r>
                <w:rPr>
                  <w:lang w:val="en-US"/>
                </w:rPr>
                <w:t xml:space="preserve">    </w:t>
              </w:r>
            </w:ins>
            <w:ins w:id="1405" w:author="Desiree Sacher" w:date="2014-09-11T17:18:00Z">
              <w:r w:rsidRPr="00BA5B11">
                <w:rPr>
                  <w:lang w:val="en-US"/>
                </w:rPr>
                <w:t>self.myRFIDReaderConnection.stopReading()</w:t>
              </w:r>
            </w:ins>
          </w:p>
          <w:p w14:paraId="7E2FDE65" w14:textId="09B75C6C" w:rsidR="0061192F" w:rsidRPr="00BA5B11" w:rsidRDefault="0061192F" w:rsidP="00BA5B11">
            <w:pPr>
              <w:spacing w:before="0" w:after="0" w:line="240" w:lineRule="auto"/>
              <w:rPr>
                <w:ins w:id="1406" w:author="Desiree Sacher" w:date="2014-09-11T17:18:00Z"/>
                <w:lang w:val="en-US"/>
              </w:rPr>
            </w:pPr>
            <w:ins w:id="1407" w:author="Desiree Sacher" w:date="2014-09-11T17:18:00Z">
              <w:r w:rsidRPr="00BA5B11">
                <w:rPr>
                  <w:lang w:val="en-US"/>
                </w:rPr>
                <w:t xml:space="preserve">       </w:t>
              </w:r>
            </w:ins>
            <w:ins w:id="1408" w:author="Desiree Sacher" w:date="2014-09-11T17:19:00Z">
              <w:r>
                <w:rPr>
                  <w:lang w:val="en-US"/>
                </w:rPr>
                <w:t xml:space="preserve">    </w:t>
              </w:r>
            </w:ins>
            <w:ins w:id="1409" w:author="Desiree Sacher" w:date="2014-09-11T17:18:00Z">
              <w:r w:rsidRPr="00BA5B11">
                <w:rPr>
                  <w:lang w:val="en-US"/>
                </w:rPr>
                <w:t xml:space="preserve"> print("end time in gamePlayModes: ", self.myTimeMeasure.totalTime())</w:t>
              </w:r>
            </w:ins>
          </w:p>
          <w:p w14:paraId="0D73BA23" w14:textId="74D6877A" w:rsidR="0061192F" w:rsidRPr="00BA5B11" w:rsidRDefault="0061192F" w:rsidP="00BA5B11">
            <w:pPr>
              <w:spacing w:before="0" w:after="0" w:line="240" w:lineRule="auto"/>
              <w:rPr>
                <w:ins w:id="1410" w:author="Desiree Sacher" w:date="2014-09-11T17:18:00Z"/>
                <w:lang w:val="en-US"/>
              </w:rPr>
            </w:pPr>
            <w:ins w:id="1411" w:author="Desiree Sacher" w:date="2014-09-11T17:18:00Z">
              <w:r w:rsidRPr="00BA5B11">
                <w:rPr>
                  <w:lang w:val="en-US"/>
                </w:rPr>
                <w:t xml:space="preserve">      </w:t>
              </w:r>
            </w:ins>
            <w:ins w:id="1412" w:author="Desiree Sacher" w:date="2014-09-11T17:20:00Z">
              <w:r>
                <w:rPr>
                  <w:lang w:val="en-US"/>
                </w:rPr>
                <w:t xml:space="preserve">    </w:t>
              </w:r>
            </w:ins>
            <w:ins w:id="1413" w:author="Desiree Sacher" w:date="2014-09-11T17:18:00Z">
              <w:r w:rsidRPr="00BA5B11">
                <w:rPr>
                  <w:lang w:val="en-US"/>
                </w:rPr>
                <w:t xml:space="preserve">  print("stopped reading rfid signal")   </w:t>
              </w:r>
            </w:ins>
          </w:p>
          <w:p w14:paraId="2BB8847E" w14:textId="77777777" w:rsidR="0061192F" w:rsidRPr="00BA5B11" w:rsidRDefault="0061192F" w:rsidP="00BA5B11">
            <w:pPr>
              <w:spacing w:before="0" w:after="0" w:line="240" w:lineRule="auto"/>
              <w:rPr>
                <w:ins w:id="1414" w:author="Desiree Sacher" w:date="2014-09-11T17:18:00Z"/>
                <w:lang w:val="en-US"/>
              </w:rPr>
            </w:pPr>
            <w:ins w:id="1415" w:author="Desiree Sacher" w:date="2014-09-11T17:18:00Z">
              <w:r w:rsidRPr="00BA5B11">
                <w:rPr>
                  <w:lang w:val="en-US"/>
                </w:rPr>
                <w:t xml:space="preserve">            </w:t>
              </w:r>
            </w:ins>
          </w:p>
          <w:p w14:paraId="60BF9CF4" w14:textId="77777777" w:rsidR="0061192F" w:rsidRPr="00BA5B11" w:rsidRDefault="0061192F" w:rsidP="00BA5B11">
            <w:pPr>
              <w:spacing w:before="0" w:after="0" w:line="240" w:lineRule="auto"/>
              <w:rPr>
                <w:ins w:id="1416" w:author="Desiree Sacher" w:date="2014-09-11T17:18:00Z"/>
                <w:lang w:val="en-US"/>
              </w:rPr>
            </w:pPr>
            <w:ins w:id="1417" w:author="Desiree Sacher" w:date="2014-09-11T17:18:00Z">
              <w:r w:rsidRPr="00BA5B11">
                <w:rPr>
                  <w:lang w:val="en-US"/>
                </w:rPr>
                <w:t xml:space="preserve">    def showNeededCard(self):</w:t>
              </w:r>
            </w:ins>
          </w:p>
          <w:p w14:paraId="31F52BE9" w14:textId="77777777" w:rsidR="0061192F" w:rsidRPr="00BA5B11" w:rsidRDefault="0061192F" w:rsidP="00BA5B11">
            <w:pPr>
              <w:spacing w:before="0" w:after="0" w:line="240" w:lineRule="auto"/>
              <w:rPr>
                <w:ins w:id="1418" w:author="Desiree Sacher" w:date="2014-09-11T17:18:00Z"/>
                <w:lang w:val="en-US"/>
              </w:rPr>
            </w:pPr>
            <w:ins w:id="1419" w:author="Desiree Sacher" w:date="2014-09-11T17:18:00Z">
              <w:r w:rsidRPr="00BA5B11">
                <w:rPr>
                  <w:lang w:val="en-US"/>
                </w:rPr>
                <w:t xml:space="preserve">        self.activeDescription = gameLogics.GameLogic.getRandomDescription(self)</w:t>
              </w:r>
            </w:ins>
          </w:p>
          <w:p w14:paraId="25A2595F" w14:textId="77777777" w:rsidR="0061192F" w:rsidRPr="00BA5B11" w:rsidRDefault="0061192F" w:rsidP="00BA5B11">
            <w:pPr>
              <w:spacing w:before="0" w:after="0" w:line="240" w:lineRule="auto"/>
              <w:rPr>
                <w:ins w:id="1420" w:author="Desiree Sacher" w:date="2014-09-11T17:18:00Z"/>
                <w:lang w:val="en-US"/>
              </w:rPr>
            </w:pPr>
            <w:ins w:id="1421" w:author="Desiree Sacher" w:date="2014-09-11T17:18:00Z">
              <w:r w:rsidRPr="00BA5B11">
                <w:rPr>
                  <w:lang w:val="en-US"/>
                </w:rPr>
                <w:t xml:space="preserve">        self.activeColorParsing = self.activeDescription.islower()</w:t>
              </w:r>
            </w:ins>
          </w:p>
          <w:p w14:paraId="604B4F2D" w14:textId="77777777" w:rsidR="0061192F" w:rsidRPr="00BA5B11" w:rsidRDefault="0061192F" w:rsidP="00BA5B11">
            <w:pPr>
              <w:spacing w:before="0" w:after="0" w:line="240" w:lineRule="auto"/>
              <w:rPr>
                <w:ins w:id="1422" w:author="Desiree Sacher" w:date="2014-09-11T17:18:00Z"/>
                <w:lang w:val="en-US"/>
              </w:rPr>
            </w:pPr>
            <w:ins w:id="1423" w:author="Desiree Sacher" w:date="2014-09-11T17:18:00Z">
              <w:r w:rsidRPr="00BA5B11">
                <w:rPr>
                  <w:lang w:val="en-US"/>
                </w:rPr>
                <w:t xml:space="preserve">        print("Current Card: ", self.activeDescription)</w:t>
              </w:r>
            </w:ins>
          </w:p>
          <w:p w14:paraId="0207C1A7" w14:textId="77777777" w:rsidR="0061192F" w:rsidRPr="00BA5B11" w:rsidRDefault="0061192F" w:rsidP="00BA5B11">
            <w:pPr>
              <w:spacing w:before="0" w:after="0" w:line="240" w:lineRule="auto"/>
              <w:rPr>
                <w:ins w:id="1424" w:author="Desiree Sacher" w:date="2014-09-11T17:18:00Z"/>
                <w:lang w:val="en-US"/>
              </w:rPr>
            </w:pPr>
            <w:ins w:id="1425" w:author="Desiree Sacher" w:date="2014-09-11T17:18:00Z">
              <w:r w:rsidRPr="00BA5B11">
                <w:rPr>
                  <w:lang w:val="en-US"/>
                </w:rPr>
                <w:t xml:space="preserve">        </w:t>
              </w:r>
            </w:ins>
          </w:p>
          <w:p w14:paraId="7E9CD81D" w14:textId="77777777" w:rsidR="0061192F" w:rsidRPr="00BA5B11" w:rsidRDefault="0061192F" w:rsidP="00BA5B11">
            <w:pPr>
              <w:spacing w:before="0" w:after="0" w:line="240" w:lineRule="auto"/>
              <w:rPr>
                <w:ins w:id="1426" w:author="Desiree Sacher" w:date="2014-09-11T17:18:00Z"/>
                <w:lang w:val="en-US"/>
              </w:rPr>
            </w:pPr>
            <w:ins w:id="1427" w:author="Desiree Sacher" w:date="2014-09-11T17:18:00Z">
              <w:r w:rsidRPr="00BA5B11">
                <w:rPr>
                  <w:lang w:val="en-US"/>
                </w:rPr>
                <w:t xml:space="preserve">        rFIDReader.RFIDReader().flushSerialInput()    </w:t>
              </w:r>
            </w:ins>
          </w:p>
          <w:p w14:paraId="621BD66F" w14:textId="77777777" w:rsidR="0061192F" w:rsidRPr="00BA5B11" w:rsidRDefault="0061192F" w:rsidP="00BA5B11">
            <w:pPr>
              <w:spacing w:before="0" w:after="0" w:line="240" w:lineRule="auto"/>
              <w:rPr>
                <w:ins w:id="1428" w:author="Desiree Sacher" w:date="2014-09-11T17:18:00Z"/>
                <w:lang w:val="en-US"/>
              </w:rPr>
            </w:pPr>
            <w:ins w:id="1429" w:author="Desiree Sacher" w:date="2014-09-11T17:18:00Z">
              <w:r w:rsidRPr="00BA5B11">
                <w:rPr>
                  <w:lang w:val="en-US"/>
                </w:rPr>
                <w:t xml:space="preserve">        controller.gameController.GameController().updateCurrentCardbyColor(self.activeDescription)    </w:t>
              </w:r>
            </w:ins>
          </w:p>
          <w:p w14:paraId="60FE4181" w14:textId="77777777" w:rsidR="0061192F" w:rsidRPr="00BA5B11" w:rsidRDefault="0061192F" w:rsidP="00BA5B11">
            <w:pPr>
              <w:spacing w:before="0" w:after="0" w:line="240" w:lineRule="auto"/>
              <w:rPr>
                <w:ins w:id="1430" w:author="Desiree Sacher" w:date="2014-09-11T17:18:00Z"/>
                <w:lang w:val="en-US"/>
              </w:rPr>
            </w:pPr>
            <w:ins w:id="1431" w:author="Desiree Sacher" w:date="2014-09-11T17:18:00Z">
              <w:r w:rsidRPr="00BA5B11">
                <w:rPr>
                  <w:lang w:val="en-US"/>
                </w:rPr>
                <w:t xml:space="preserve">                </w:t>
              </w:r>
            </w:ins>
          </w:p>
          <w:p w14:paraId="1523E242" w14:textId="77777777" w:rsidR="0061192F" w:rsidRPr="00BA5B11" w:rsidRDefault="0061192F" w:rsidP="00BA5B11">
            <w:pPr>
              <w:spacing w:before="0" w:after="0" w:line="240" w:lineRule="auto"/>
              <w:rPr>
                <w:ins w:id="1432" w:author="Desiree Sacher" w:date="2014-09-11T17:18:00Z"/>
                <w:lang w:val="en-US"/>
              </w:rPr>
            </w:pPr>
            <w:ins w:id="1433" w:author="Desiree Sacher" w:date="2014-09-11T17:18:00Z">
              <w:r w:rsidRPr="00BA5B11">
                <w:rPr>
                  <w:lang w:val="en-US"/>
                </w:rPr>
                <w:t xml:space="preserve">    def readSignal(self):</w:t>
              </w:r>
            </w:ins>
          </w:p>
          <w:p w14:paraId="1CABC323" w14:textId="77777777" w:rsidR="0061192F" w:rsidRPr="00BA5B11" w:rsidRDefault="0061192F" w:rsidP="00BA5B11">
            <w:pPr>
              <w:spacing w:before="0" w:after="0" w:line="240" w:lineRule="auto"/>
              <w:rPr>
                <w:ins w:id="1434" w:author="Desiree Sacher" w:date="2014-09-11T17:18:00Z"/>
                <w:lang w:val="en-US"/>
              </w:rPr>
            </w:pPr>
            <w:ins w:id="1435" w:author="Desiree Sacher" w:date="2014-09-11T17:18:00Z">
              <w:r w:rsidRPr="00BA5B11">
                <w:rPr>
                  <w:lang w:val="en-US"/>
                </w:rPr>
                <w:t xml:space="preserve">        startTime = self.myTimeMeasure.startTimer()</w:t>
              </w:r>
            </w:ins>
          </w:p>
          <w:p w14:paraId="0469E24C" w14:textId="77777777" w:rsidR="0061192F" w:rsidRPr="00BA5B11" w:rsidRDefault="0061192F" w:rsidP="00BA5B11">
            <w:pPr>
              <w:spacing w:before="0" w:after="0" w:line="240" w:lineRule="auto"/>
              <w:rPr>
                <w:ins w:id="1436" w:author="Desiree Sacher" w:date="2014-09-11T17:18:00Z"/>
                <w:lang w:val="en-US"/>
              </w:rPr>
            </w:pPr>
            <w:ins w:id="1437" w:author="Desiree Sacher" w:date="2014-09-11T17:18:00Z">
              <w:r w:rsidRPr="00BA5B11">
                <w:rPr>
                  <w:lang w:val="en-US"/>
                </w:rPr>
                <w:t xml:space="preserve">        print("Start Counter at ", startTime)  </w:t>
              </w:r>
            </w:ins>
          </w:p>
          <w:p w14:paraId="6D1B2325" w14:textId="77777777" w:rsidR="0061192F" w:rsidRPr="00BA5B11" w:rsidRDefault="0061192F" w:rsidP="00BA5B11">
            <w:pPr>
              <w:spacing w:before="0" w:after="0" w:line="240" w:lineRule="auto"/>
              <w:rPr>
                <w:ins w:id="1438" w:author="Desiree Sacher" w:date="2014-09-11T17:18:00Z"/>
                <w:lang w:val="en-US"/>
              </w:rPr>
            </w:pPr>
            <w:ins w:id="1439" w:author="Desiree Sacher" w:date="2014-09-11T17:18:00Z">
              <w:r w:rsidRPr="00BA5B11">
                <w:rPr>
                  <w:lang w:val="en-US"/>
                </w:rPr>
                <w:t xml:space="preserve">        readUid = self.myRFIDReaderConnection.readUID()  </w:t>
              </w:r>
            </w:ins>
          </w:p>
          <w:p w14:paraId="452042B8" w14:textId="77777777" w:rsidR="0061192F" w:rsidRPr="00BA5B11" w:rsidRDefault="0061192F" w:rsidP="00BA5B11">
            <w:pPr>
              <w:spacing w:before="0" w:after="0" w:line="240" w:lineRule="auto"/>
              <w:rPr>
                <w:ins w:id="1440" w:author="Desiree Sacher" w:date="2014-09-11T17:18:00Z"/>
                <w:lang w:val="en-US"/>
              </w:rPr>
            </w:pPr>
            <w:ins w:id="1441" w:author="Desiree Sacher" w:date="2014-09-11T17:18:00Z">
              <w:r w:rsidRPr="00BA5B11">
                <w:rPr>
                  <w:lang w:val="en-US"/>
                </w:rPr>
                <w:t xml:space="preserve">         </w:t>
              </w:r>
            </w:ins>
          </w:p>
          <w:p w14:paraId="01AC657D" w14:textId="77777777" w:rsidR="0061192F" w:rsidRPr="00BA5B11" w:rsidRDefault="0061192F" w:rsidP="00BA5B11">
            <w:pPr>
              <w:spacing w:before="0" w:after="0" w:line="240" w:lineRule="auto"/>
              <w:rPr>
                <w:ins w:id="1442" w:author="Desiree Sacher" w:date="2014-09-11T17:18:00Z"/>
                <w:lang w:val="en-US"/>
              </w:rPr>
            </w:pPr>
            <w:ins w:id="1443" w:author="Desiree Sacher" w:date="2014-09-11T17:18:00Z">
              <w:r w:rsidRPr="00BA5B11">
                <w:rPr>
                  <w:lang w:val="en-US"/>
                </w:rPr>
                <w:t xml:space="preserve">        stringUid = readUid.decode(encoding='UTF-8')</w:t>
              </w:r>
            </w:ins>
          </w:p>
          <w:p w14:paraId="4DBE1B51" w14:textId="77777777" w:rsidR="0061192F" w:rsidRPr="00BA5B11" w:rsidRDefault="0061192F" w:rsidP="00BA5B11">
            <w:pPr>
              <w:spacing w:before="0" w:after="0" w:line="240" w:lineRule="auto"/>
              <w:rPr>
                <w:ins w:id="1444" w:author="Desiree Sacher" w:date="2014-09-11T17:18:00Z"/>
                <w:lang w:val="en-US"/>
              </w:rPr>
            </w:pPr>
            <w:ins w:id="1445" w:author="Desiree Sacher" w:date="2014-09-11T17:18:00Z">
              <w:r w:rsidRPr="00BA5B11">
                <w:rPr>
                  <w:lang w:val="en-US"/>
                </w:rPr>
                <w:t xml:space="preserve">        print("read UID: ", readUid)</w:t>
              </w:r>
            </w:ins>
          </w:p>
          <w:p w14:paraId="112AC108" w14:textId="77777777" w:rsidR="0061192F" w:rsidRPr="00BA5B11" w:rsidRDefault="0061192F" w:rsidP="00BA5B11">
            <w:pPr>
              <w:spacing w:before="0" w:after="0" w:line="240" w:lineRule="auto"/>
              <w:rPr>
                <w:ins w:id="1446" w:author="Desiree Sacher" w:date="2014-09-11T17:18:00Z"/>
                <w:lang w:val="en-US"/>
              </w:rPr>
            </w:pPr>
            <w:ins w:id="1447" w:author="Desiree Sacher" w:date="2014-09-11T17:18:00Z">
              <w:r w:rsidRPr="00BA5B11">
                <w:rPr>
                  <w:lang w:val="en-US"/>
                </w:rPr>
                <w:t xml:space="preserve">        print("string UID: ", stringUid)</w:t>
              </w:r>
            </w:ins>
          </w:p>
          <w:p w14:paraId="303C08C7" w14:textId="77777777" w:rsidR="0061192F" w:rsidRPr="00BA5B11" w:rsidRDefault="0061192F" w:rsidP="00BA5B11">
            <w:pPr>
              <w:spacing w:before="0" w:after="0" w:line="240" w:lineRule="auto"/>
              <w:rPr>
                <w:ins w:id="1448" w:author="Desiree Sacher" w:date="2014-09-11T17:18:00Z"/>
                <w:lang w:val="en-US"/>
              </w:rPr>
            </w:pPr>
            <w:ins w:id="1449" w:author="Desiree Sacher" w:date="2014-09-11T17:18:00Z">
              <w:r w:rsidRPr="00BA5B11">
                <w:rPr>
                  <w:lang w:val="en-US"/>
                </w:rPr>
                <w:t xml:space="preserve">        readCard = self.myCardManager.getCardByID(stringUid)</w:t>
              </w:r>
            </w:ins>
          </w:p>
          <w:p w14:paraId="0A298EF7" w14:textId="77777777" w:rsidR="0061192F" w:rsidRPr="00500CEE" w:rsidRDefault="0061192F" w:rsidP="00BA5B11">
            <w:pPr>
              <w:spacing w:before="0" w:after="0" w:line="240" w:lineRule="auto"/>
              <w:rPr>
                <w:ins w:id="1450" w:author="Desiree Sacher" w:date="2014-09-11T17:18:00Z"/>
                <w:lang w:val="en-US"/>
                <w:rPrChange w:id="1451" w:author="Desiree Sacher" w:date="2014-09-11T18:47:00Z">
                  <w:rPr>
                    <w:ins w:id="1452" w:author="Desiree Sacher" w:date="2014-09-11T17:18:00Z"/>
                  </w:rPr>
                </w:rPrChange>
              </w:rPr>
            </w:pPr>
            <w:ins w:id="1453" w:author="Desiree Sacher" w:date="2014-09-11T17:18:00Z">
              <w:r w:rsidRPr="00BA5B11">
                <w:rPr>
                  <w:lang w:val="en-US"/>
                </w:rPr>
                <w:t xml:space="preserve">        </w:t>
              </w:r>
              <w:r w:rsidRPr="00500CEE">
                <w:rPr>
                  <w:lang w:val="en-US"/>
                  <w:rPrChange w:id="1454" w:author="Desiree Sacher" w:date="2014-09-11T18:47:00Z">
                    <w:rPr/>
                  </w:rPrChange>
                </w:rPr>
                <w:t>readDescription = readCard.getColor()</w:t>
              </w:r>
            </w:ins>
          </w:p>
          <w:p w14:paraId="273E51CB" w14:textId="775E56F2" w:rsidR="0061192F" w:rsidRPr="00500CEE" w:rsidRDefault="0061192F" w:rsidP="00BA5B11">
            <w:pPr>
              <w:spacing w:before="0" w:after="0" w:line="240" w:lineRule="auto"/>
              <w:rPr>
                <w:ins w:id="1455" w:author="Desiree Sacher" w:date="2014-09-11T17:18:00Z"/>
                <w:lang w:val="en-US"/>
                <w:rPrChange w:id="1456" w:author="Desiree Sacher" w:date="2014-09-11T18:47:00Z">
                  <w:rPr>
                    <w:ins w:id="1457" w:author="Desiree Sacher" w:date="2014-09-11T17:18:00Z"/>
                  </w:rPr>
                </w:rPrChange>
              </w:rPr>
            </w:pPr>
            <w:ins w:id="1458" w:author="Desiree Sacher" w:date="2014-09-11T17:18:00Z">
              <w:r w:rsidRPr="00500CEE">
                <w:rPr>
                  <w:lang w:val="en-US"/>
                  <w:rPrChange w:id="1459" w:author="Desiree Sacher" w:date="2014-09-11T18:47:00Z">
                    <w:rPr/>
                  </w:rPrChange>
                </w:rPr>
                <w:t xml:space="preserve">        print("read Description: ", readDescription )</w:t>
              </w:r>
            </w:ins>
          </w:p>
        </w:tc>
      </w:tr>
    </w:tbl>
    <w:p w14:paraId="0076D91B" w14:textId="6C910231" w:rsidR="0061192F" w:rsidRDefault="0061192F" w:rsidP="00BA5B11">
      <w:pPr>
        <w:pStyle w:val="Caption"/>
        <w:rPr>
          <w:ins w:id="1460" w:author="Desiree Sacher" w:date="2014-09-11T17:21:00Z"/>
        </w:rPr>
      </w:pPr>
      <w:bookmarkStart w:id="1461" w:name="_Toc398224598"/>
      <w:ins w:id="1462" w:author="Desiree Sacher" w:date="2014-09-11T17:21:00Z">
        <w:r>
          <w:t xml:space="preserve">Abbildung </w:t>
        </w:r>
        <w:r>
          <w:fldChar w:fldCharType="begin"/>
        </w:r>
        <w:r>
          <w:instrText xml:space="preserve"> SEQ Abbildung \* ARABIC </w:instrText>
        </w:r>
      </w:ins>
      <w:r>
        <w:fldChar w:fldCharType="separate"/>
      </w:r>
      <w:ins w:id="1463" w:author="Desiree Sacher" w:date="2014-09-11T17:58:00Z">
        <w:r w:rsidR="00602E85">
          <w:rPr>
            <w:noProof/>
          </w:rPr>
          <w:t>25</w:t>
        </w:r>
      </w:ins>
      <w:ins w:id="1464" w:author="Desiree Sacher" w:date="2014-09-11T17:21:00Z">
        <w:r>
          <w:fldChar w:fldCharType="end"/>
        </w:r>
        <w:r>
          <w:t>: Source Code zur Methode play() der Klasse GameStrategyEasy</w:t>
        </w:r>
        <w:bookmarkEnd w:id="1461"/>
      </w:ins>
    </w:p>
    <w:p w14:paraId="2F4FBDF3" w14:textId="5A8724A6" w:rsidR="0061192F" w:rsidRDefault="0061192F" w:rsidP="0061192F">
      <w:pPr>
        <w:rPr>
          <w:ins w:id="1465" w:author="Desiree Sacher" w:date="2014-09-11T17:23:00Z"/>
        </w:rPr>
      </w:pPr>
      <w:ins w:id="1466" w:author="Desiree Sacher" w:date="2014-09-11T17:21:00Z">
        <w:r>
          <w:lastRenderedPageBreak/>
          <w:t xml:space="preserve">Der Spielmodus ist dabei noch sehr rudimentär. </w:t>
        </w:r>
      </w:ins>
      <w:ins w:id="1467" w:author="Desiree Sacher" w:date="2014-09-11T17:22:00Z">
        <w:r>
          <w:t>Ebenfalls sind im Code die Ausgaben über die Konsolen ersichtlich, welche die Prüfergebnisse und Zeiten bereits einblenden. Eine entsprechende Implementation im GUI ist noch ausstehend.</w:t>
        </w:r>
      </w:ins>
    </w:p>
    <w:p w14:paraId="6E3508AE" w14:textId="77777777" w:rsidR="0061192F" w:rsidRDefault="0061192F" w:rsidP="0061192F">
      <w:pPr>
        <w:rPr>
          <w:ins w:id="1468" w:author="Desiree Sacher" w:date="2014-09-11T17:23:00Z"/>
        </w:rPr>
      </w:pPr>
    </w:p>
    <w:p w14:paraId="2CAF091A" w14:textId="0C178224" w:rsidR="0061192F" w:rsidRDefault="0061192F" w:rsidP="0061192F">
      <w:pPr>
        <w:rPr>
          <w:ins w:id="1469" w:author="Desiree Sacher" w:date="2014-09-11T17:23:00Z"/>
        </w:rPr>
      </w:pPr>
      <w:ins w:id="1470" w:author="Desiree Sacher" w:date="2014-09-11T17:23:00Z">
        <w:r>
          <w:t>Die Wahl der Spielstrategie wird über den dafür angefertigten Dialog festgelegt. Zur Zeit lässt sich die Strategie wie folgt beschre</w:t>
        </w:r>
        <w:r w:rsidR="000240B6">
          <w:t>iben</w:t>
        </w:r>
      </w:ins>
      <w:ins w:id="1471" w:author="Desiree Sacher" w:date="2014-09-11T17:34:00Z">
        <w:r w:rsidR="000240B6">
          <w:t>, wobei sie noch nicht komplett so umgesetzt ist:</w:t>
        </w:r>
      </w:ins>
    </w:p>
    <w:p w14:paraId="5323670A" w14:textId="77777777" w:rsidR="0061192F" w:rsidRPr="0061192F" w:rsidRDefault="0061192F" w:rsidP="0061192F"/>
    <w:p w14:paraId="3D34D984" w14:textId="753351DF" w:rsidR="00990A5E" w:rsidRDefault="00990A5E" w:rsidP="00990A5E">
      <w:pPr>
        <w:pStyle w:val="Heading4"/>
      </w:pPr>
      <w:bookmarkStart w:id="1472" w:name="_Toc398226747"/>
      <w:bookmarkEnd w:id="1472"/>
    </w:p>
    <w:p w14:paraId="22BD0735" w14:textId="15F304EF" w:rsidR="00990A5E" w:rsidRDefault="00990A5E" w:rsidP="00990A5E">
      <w:r>
        <w:t>Die Spiellogik der „GameStrategyEasy“ ist</w:t>
      </w:r>
      <w:r w:rsidR="00673E31">
        <w:t xml:space="preserve"> es</w:t>
      </w:r>
      <w:r>
        <w:t xml:space="preserve">, nach Zufall eine Karte aus dem Kartenmanager zu laden und deren Farbe darzustellen. Zeitgleich wird die Zeitmessung gestartet. Sobald die korrekte Karte an das Lesegerät gehalten wird, wird die Zeitmessung gestoppt und die nächste Karte geladen. Die Reaktionszeiten aller 10 Durchgänge (10 ist in einer separaten </w:t>
      </w:r>
      <w:r w:rsidR="00363838">
        <w:t>Variablen</w:t>
      </w:r>
      <w:r>
        <w:t xml:space="preserve"> konfiguriert, ein Ausbau um die Anzahl Runden zu verändern wäre möglich) werden zusammengezählt. Pro falsch hingehaltene Karte werden 5 Strafsekunden hinzugefügt. </w:t>
      </w:r>
    </w:p>
    <w:p w14:paraId="48CA3C51" w14:textId="2710FBAC" w:rsidR="00990A5E" w:rsidRPr="00BE4CF0" w:rsidRDefault="00990A5E" w:rsidP="00990A5E">
      <w:r>
        <w:t>Weitere Strategien sind über neue Klassen hinzufügbar. Ideen dafür sind zum Beispiel für weitere Farbkarten, die Anzeige in Schrift und Farbe unterschiedlich zu randomisieren, wobei dann nur eine Farbanzeige wirklich für die korrekte Wertung relevant ist und die andere verwirren soll. Eine weitere Möglichkeit für den Advanced</w:t>
      </w:r>
      <w:r w:rsidR="0065743E">
        <w:t>-</w:t>
      </w:r>
      <w:r>
        <w:t>Modus wäre, die Farbanzeige automatisch nach wenigen Sekunden (oder Hunderstelsekunden) zu ändern, so dass dies quasi einer „verpassten Gelegenheit“ gleich käme. Dabei könnten die korrekt hingehaltenen Karten gezählt werden.</w:t>
      </w:r>
    </w:p>
    <w:p w14:paraId="3535A57C" w14:textId="77777777" w:rsidR="00990A5E" w:rsidRPr="00990A5E" w:rsidRDefault="00990A5E" w:rsidP="00990A5E"/>
    <w:p w14:paraId="00F81A58" w14:textId="7489FA8B" w:rsidR="0009030F" w:rsidRDefault="0009030F" w:rsidP="007C51A7">
      <w:pPr>
        <w:rPr>
          <w:ins w:id="1473" w:author="Desiree Sacher" w:date="2014-09-11T17:30:00Z"/>
        </w:rPr>
      </w:pPr>
      <w:ins w:id="1474" w:author="Desiree Sacher" w:date="2014-09-11T17:25:00Z">
        <w:r>
          <w:t xml:space="preserve">Der GamePlayManager </w:t>
        </w:r>
      </w:ins>
      <w:ins w:id="1475" w:author="Desiree Sacher" w:date="2014-09-11T17:29:00Z">
        <w:r>
          <w:t xml:space="preserve">setzt </w:t>
        </w:r>
      </w:ins>
      <w:ins w:id="1476" w:author="Desiree Sacher" w:date="2014-09-11T17:28:00Z">
        <w:r>
          <w:t xml:space="preserve">über </w:t>
        </w:r>
      </w:ins>
      <w:ins w:id="1477" w:author="Desiree Sacher" w:date="2014-09-11T17:29:00Z">
        <w:r>
          <w:t>die</w:t>
        </w:r>
      </w:ins>
      <w:ins w:id="1478" w:author="Desiree Sacher" w:date="2014-09-11T17:28:00Z">
        <w:r>
          <w:t xml:space="preserve"> im Array zugeor</w:t>
        </w:r>
      </w:ins>
      <w:ins w:id="1479" w:author="Desiree Sacher" w:date="2014-09-11T17:29:00Z">
        <w:r>
          <w:t xml:space="preserve">dnete Nummer (welche der Reihenfolge des einlesens von Spiel Strategien entsprich) die Strategie aktiv. Im Code wurde dies wie in Abbildung </w:t>
        </w:r>
      </w:ins>
      <w:ins w:id="1480" w:author="Desiree Sacher" w:date="2014-09-11T17:30:00Z">
        <w:r>
          <w:t>26 gezeigt gelöst.</w:t>
        </w:r>
      </w:ins>
    </w:p>
    <w:tbl>
      <w:tblPr>
        <w:tblStyle w:val="TableGrid"/>
        <w:tblW w:w="0" w:type="auto"/>
        <w:tblLook w:val="04A0" w:firstRow="1" w:lastRow="0" w:firstColumn="1" w:lastColumn="0" w:noHBand="0" w:noVBand="1"/>
      </w:tblPr>
      <w:tblGrid>
        <w:gridCol w:w="9288"/>
      </w:tblGrid>
      <w:tr w:rsidR="0009030F" w:rsidRPr="00BA5B11" w14:paraId="20BEB08E" w14:textId="77777777" w:rsidTr="0009030F">
        <w:trPr>
          <w:ins w:id="1481" w:author="Desiree Sacher" w:date="2014-09-11T17:30:00Z"/>
        </w:trPr>
        <w:tc>
          <w:tcPr>
            <w:tcW w:w="9212" w:type="dxa"/>
          </w:tcPr>
          <w:p w14:paraId="788A0299" w14:textId="77777777" w:rsidR="0009030F" w:rsidRPr="00BA5B11" w:rsidRDefault="0009030F" w:rsidP="00BA5B11">
            <w:pPr>
              <w:spacing w:before="0" w:after="0" w:line="240" w:lineRule="auto"/>
              <w:rPr>
                <w:ins w:id="1482" w:author="Desiree Sacher" w:date="2014-09-11T17:30:00Z"/>
                <w:lang w:val="en-US"/>
              </w:rPr>
            </w:pPr>
            <w:ins w:id="1483" w:author="Desiree Sacher" w:date="2014-09-11T17:30:00Z">
              <w:r w:rsidRPr="00BA5B11">
                <w:rPr>
                  <w:lang w:val="en-US"/>
                </w:rPr>
                <w:t>class GamePlayManager(metaclass=singleton.Singleton):</w:t>
              </w:r>
            </w:ins>
          </w:p>
          <w:p w14:paraId="6192A097" w14:textId="77777777" w:rsidR="0009030F" w:rsidRPr="00BA5B11" w:rsidRDefault="0009030F" w:rsidP="00BA5B11">
            <w:pPr>
              <w:spacing w:before="0" w:after="0" w:line="240" w:lineRule="auto"/>
              <w:rPr>
                <w:ins w:id="1484" w:author="Desiree Sacher" w:date="2014-09-11T17:30:00Z"/>
                <w:lang w:val="en-US"/>
              </w:rPr>
            </w:pPr>
            <w:ins w:id="1485" w:author="Desiree Sacher" w:date="2014-09-11T17:30:00Z">
              <w:r w:rsidRPr="00BA5B11">
                <w:rPr>
                  <w:lang w:val="en-US"/>
                </w:rPr>
                <w:t xml:space="preserve">    </w:t>
              </w:r>
            </w:ins>
          </w:p>
          <w:p w14:paraId="5127A82E" w14:textId="77777777" w:rsidR="0009030F" w:rsidRPr="00BA5B11" w:rsidRDefault="0009030F" w:rsidP="00BA5B11">
            <w:pPr>
              <w:spacing w:before="0" w:after="0" w:line="240" w:lineRule="auto"/>
              <w:rPr>
                <w:ins w:id="1486" w:author="Desiree Sacher" w:date="2014-09-11T17:30:00Z"/>
                <w:lang w:val="en-US"/>
              </w:rPr>
            </w:pPr>
            <w:ins w:id="1487" w:author="Desiree Sacher" w:date="2014-09-11T17:30:00Z">
              <w:r w:rsidRPr="00BA5B11">
                <w:rPr>
                  <w:lang w:val="en-US"/>
                </w:rPr>
                <w:t xml:space="preserve">    def __init__(self):</w:t>
              </w:r>
            </w:ins>
          </w:p>
          <w:p w14:paraId="796BD90E" w14:textId="77777777" w:rsidR="0009030F" w:rsidRPr="00BA5B11" w:rsidRDefault="0009030F" w:rsidP="00BA5B11">
            <w:pPr>
              <w:spacing w:before="0" w:after="0" w:line="240" w:lineRule="auto"/>
              <w:rPr>
                <w:ins w:id="1488" w:author="Desiree Sacher" w:date="2014-09-11T17:30:00Z"/>
                <w:lang w:val="en-US"/>
              </w:rPr>
            </w:pPr>
            <w:ins w:id="1489" w:author="Desiree Sacher" w:date="2014-09-11T17:30:00Z">
              <w:r w:rsidRPr="00BA5B11">
                <w:rPr>
                  <w:lang w:val="en-US"/>
                </w:rPr>
                <w:t xml:space="preserve">        '''</w:t>
              </w:r>
            </w:ins>
          </w:p>
          <w:p w14:paraId="3972E0F4" w14:textId="77777777" w:rsidR="0009030F" w:rsidRPr="00BA5B11" w:rsidRDefault="0009030F" w:rsidP="00BA5B11">
            <w:pPr>
              <w:spacing w:before="0" w:after="0" w:line="240" w:lineRule="auto"/>
              <w:rPr>
                <w:ins w:id="1490" w:author="Desiree Sacher" w:date="2014-09-11T17:30:00Z"/>
                <w:lang w:val="en-US"/>
              </w:rPr>
            </w:pPr>
            <w:ins w:id="1491" w:author="Desiree Sacher" w:date="2014-09-11T17:30:00Z">
              <w:r w:rsidRPr="00BA5B11">
                <w:rPr>
                  <w:lang w:val="en-US"/>
                </w:rPr>
                <w:t xml:space="preserve">        Constructor</w:t>
              </w:r>
            </w:ins>
          </w:p>
          <w:p w14:paraId="072CB5A7" w14:textId="77777777" w:rsidR="0009030F" w:rsidRPr="00BA5B11" w:rsidRDefault="0009030F" w:rsidP="00BA5B11">
            <w:pPr>
              <w:spacing w:before="0" w:after="0" w:line="240" w:lineRule="auto"/>
              <w:rPr>
                <w:ins w:id="1492" w:author="Desiree Sacher" w:date="2014-09-11T17:30:00Z"/>
                <w:lang w:val="en-US"/>
              </w:rPr>
            </w:pPr>
            <w:ins w:id="1493" w:author="Desiree Sacher" w:date="2014-09-11T17:30:00Z">
              <w:r w:rsidRPr="00BA5B11">
                <w:rPr>
                  <w:lang w:val="en-US"/>
                </w:rPr>
                <w:t xml:space="preserve">        '''</w:t>
              </w:r>
            </w:ins>
          </w:p>
          <w:p w14:paraId="5941864F" w14:textId="77777777" w:rsidR="0009030F" w:rsidRPr="00BA5B11" w:rsidRDefault="0009030F" w:rsidP="00BA5B11">
            <w:pPr>
              <w:spacing w:before="0" w:after="0" w:line="240" w:lineRule="auto"/>
              <w:rPr>
                <w:ins w:id="1494" w:author="Desiree Sacher" w:date="2014-09-11T17:30:00Z"/>
                <w:lang w:val="en-US"/>
              </w:rPr>
            </w:pPr>
            <w:ins w:id="1495" w:author="Desiree Sacher" w:date="2014-09-11T17:30:00Z">
              <w:r w:rsidRPr="00BA5B11">
                <w:rPr>
                  <w:lang w:val="en-US"/>
                </w:rPr>
                <w:t xml:space="preserve">        self.activeGamePlayStrategy = 0</w:t>
              </w:r>
            </w:ins>
          </w:p>
          <w:p w14:paraId="41CA58D8" w14:textId="77777777" w:rsidR="0009030F" w:rsidRPr="00BA5B11" w:rsidRDefault="0009030F" w:rsidP="00BA5B11">
            <w:pPr>
              <w:spacing w:before="0" w:after="0" w:line="240" w:lineRule="auto"/>
              <w:rPr>
                <w:ins w:id="1496" w:author="Desiree Sacher" w:date="2014-09-11T17:30:00Z"/>
                <w:lang w:val="en-US"/>
              </w:rPr>
            </w:pPr>
            <w:ins w:id="1497" w:author="Desiree Sacher" w:date="2014-09-11T17:30:00Z">
              <w:r w:rsidRPr="00BA5B11">
                <w:rPr>
                  <w:lang w:val="en-US"/>
                </w:rPr>
                <w:t xml:space="preserve">        print("gamePlayStrategy init")</w:t>
              </w:r>
            </w:ins>
          </w:p>
          <w:p w14:paraId="0ABF2FA3" w14:textId="77777777" w:rsidR="0009030F" w:rsidRPr="00BA5B11" w:rsidRDefault="0009030F" w:rsidP="00BA5B11">
            <w:pPr>
              <w:spacing w:before="0" w:after="0" w:line="240" w:lineRule="auto"/>
              <w:rPr>
                <w:ins w:id="1498" w:author="Desiree Sacher" w:date="2014-09-11T17:30:00Z"/>
                <w:lang w:val="en-US"/>
              </w:rPr>
            </w:pPr>
            <w:ins w:id="1499" w:author="Desiree Sacher" w:date="2014-09-11T17:30:00Z">
              <w:r w:rsidRPr="00BA5B11">
                <w:rPr>
                  <w:lang w:val="en-US"/>
                </w:rPr>
                <w:t xml:space="preserve">        self.gameStrategies = []</w:t>
              </w:r>
            </w:ins>
          </w:p>
          <w:p w14:paraId="63933988" w14:textId="77777777" w:rsidR="0009030F" w:rsidRPr="00BA5B11" w:rsidRDefault="0009030F" w:rsidP="00BA5B11">
            <w:pPr>
              <w:spacing w:before="0" w:after="0" w:line="240" w:lineRule="auto"/>
              <w:rPr>
                <w:ins w:id="1500" w:author="Desiree Sacher" w:date="2014-09-11T17:30:00Z"/>
                <w:lang w:val="en-US"/>
              </w:rPr>
            </w:pPr>
            <w:ins w:id="1501" w:author="Desiree Sacher" w:date="2014-09-11T17:30:00Z">
              <w:r w:rsidRPr="00BA5B11">
                <w:rPr>
                  <w:lang w:val="en-US"/>
                </w:rPr>
                <w:t xml:space="preserve">        self.gameStrategies.append(GameStrategyEasy())</w:t>
              </w:r>
            </w:ins>
          </w:p>
          <w:p w14:paraId="221314E3" w14:textId="77777777" w:rsidR="0009030F" w:rsidRPr="00BA5B11" w:rsidRDefault="0009030F" w:rsidP="00BA5B11">
            <w:pPr>
              <w:spacing w:before="0" w:after="0" w:line="240" w:lineRule="auto"/>
              <w:rPr>
                <w:ins w:id="1502" w:author="Desiree Sacher" w:date="2014-09-11T17:30:00Z"/>
                <w:lang w:val="en-US"/>
              </w:rPr>
            </w:pPr>
            <w:ins w:id="1503" w:author="Desiree Sacher" w:date="2014-09-11T17:30:00Z">
              <w:r w:rsidRPr="00BA5B11">
                <w:rPr>
                  <w:lang w:val="en-US"/>
                </w:rPr>
                <w:t xml:space="preserve">        self.gameStrategies.append(GameStrategyAdvanced())</w:t>
              </w:r>
            </w:ins>
          </w:p>
          <w:p w14:paraId="667A7094" w14:textId="28DE0FA8" w:rsidR="0009030F" w:rsidRPr="00BA5B11" w:rsidRDefault="0009030F" w:rsidP="00BA5B11">
            <w:pPr>
              <w:spacing w:before="0" w:after="0" w:line="240" w:lineRule="auto"/>
              <w:rPr>
                <w:ins w:id="1504" w:author="Desiree Sacher" w:date="2014-09-11T17:30:00Z"/>
                <w:lang w:val="en-US"/>
              </w:rPr>
            </w:pPr>
            <w:ins w:id="1505" w:author="Desiree Sacher" w:date="2014-09-11T17:30:00Z">
              <w:r w:rsidRPr="0009030F">
                <w:rPr>
                  <w:lang w:val="en-US"/>
                </w:rPr>
                <w:t xml:space="preserve">           </w:t>
              </w:r>
            </w:ins>
          </w:p>
          <w:p w14:paraId="023DB9EE" w14:textId="77777777" w:rsidR="0009030F" w:rsidRPr="00BA5B11" w:rsidRDefault="0009030F" w:rsidP="00BA5B11">
            <w:pPr>
              <w:spacing w:before="0" w:after="0" w:line="240" w:lineRule="auto"/>
              <w:rPr>
                <w:ins w:id="1506" w:author="Desiree Sacher" w:date="2014-09-11T17:30:00Z"/>
                <w:lang w:val="en-US"/>
              </w:rPr>
            </w:pPr>
            <w:ins w:id="1507" w:author="Desiree Sacher" w:date="2014-09-11T17:30:00Z">
              <w:r w:rsidRPr="00BA5B11">
                <w:rPr>
                  <w:lang w:val="en-US"/>
                </w:rPr>
                <w:t xml:space="preserve">    def getGamePlayMode(self):</w:t>
              </w:r>
            </w:ins>
          </w:p>
          <w:p w14:paraId="1512A2F9" w14:textId="77777777" w:rsidR="0009030F" w:rsidRPr="00BA5B11" w:rsidRDefault="0009030F" w:rsidP="00BA5B11">
            <w:pPr>
              <w:spacing w:before="0" w:after="0" w:line="240" w:lineRule="auto"/>
              <w:rPr>
                <w:ins w:id="1508" w:author="Desiree Sacher" w:date="2014-09-11T17:30:00Z"/>
                <w:lang w:val="en-US"/>
              </w:rPr>
            </w:pPr>
            <w:ins w:id="1509" w:author="Desiree Sacher" w:date="2014-09-11T17:30:00Z">
              <w:r w:rsidRPr="00BA5B11">
                <w:rPr>
                  <w:lang w:val="en-US"/>
                </w:rPr>
                <w:t xml:space="preserve">        print("Mode is currently: ", self.activeGamePlayStrategy) </w:t>
              </w:r>
            </w:ins>
          </w:p>
          <w:p w14:paraId="0702F731" w14:textId="77777777" w:rsidR="0009030F" w:rsidRPr="00BA5B11" w:rsidRDefault="0009030F" w:rsidP="00BA5B11">
            <w:pPr>
              <w:spacing w:before="0" w:after="0" w:line="240" w:lineRule="auto"/>
              <w:rPr>
                <w:ins w:id="1510" w:author="Desiree Sacher" w:date="2014-09-11T17:30:00Z"/>
                <w:lang w:val="en-US"/>
              </w:rPr>
            </w:pPr>
            <w:ins w:id="1511" w:author="Desiree Sacher" w:date="2014-09-11T17:30:00Z">
              <w:r w:rsidRPr="00BA5B11">
                <w:rPr>
                  <w:lang w:val="en-US"/>
                </w:rPr>
                <w:t xml:space="preserve">        return self.activeGamePlayStrategy</w:t>
              </w:r>
            </w:ins>
          </w:p>
          <w:p w14:paraId="17D1B6EB" w14:textId="77777777" w:rsidR="0009030F" w:rsidRPr="00BA5B11" w:rsidRDefault="0009030F" w:rsidP="00BA5B11">
            <w:pPr>
              <w:spacing w:before="0" w:after="0" w:line="240" w:lineRule="auto"/>
              <w:rPr>
                <w:ins w:id="1512" w:author="Desiree Sacher" w:date="2014-09-11T17:30:00Z"/>
                <w:lang w:val="en-US"/>
              </w:rPr>
            </w:pPr>
            <w:ins w:id="1513" w:author="Desiree Sacher" w:date="2014-09-11T17:30:00Z">
              <w:r w:rsidRPr="00BA5B11">
                <w:rPr>
                  <w:lang w:val="en-US"/>
                </w:rPr>
                <w:t xml:space="preserve">        </w:t>
              </w:r>
            </w:ins>
          </w:p>
          <w:p w14:paraId="63631DFA" w14:textId="77777777" w:rsidR="0009030F" w:rsidRPr="00BA5B11" w:rsidRDefault="0009030F" w:rsidP="00BA5B11">
            <w:pPr>
              <w:spacing w:before="0" w:after="0" w:line="240" w:lineRule="auto"/>
              <w:rPr>
                <w:ins w:id="1514" w:author="Desiree Sacher" w:date="2014-09-11T17:30:00Z"/>
                <w:lang w:val="en-US"/>
              </w:rPr>
            </w:pPr>
            <w:ins w:id="1515" w:author="Desiree Sacher" w:date="2014-09-11T17:30:00Z">
              <w:r w:rsidRPr="00BA5B11">
                <w:rPr>
                  <w:lang w:val="en-US"/>
                </w:rPr>
                <w:t xml:space="preserve">    def setGamePlayMode(self, newMode):</w:t>
              </w:r>
            </w:ins>
          </w:p>
          <w:p w14:paraId="6C81DA08" w14:textId="77777777" w:rsidR="0009030F" w:rsidRPr="00BA5B11" w:rsidRDefault="0009030F" w:rsidP="00BA5B11">
            <w:pPr>
              <w:spacing w:before="0" w:after="0" w:line="240" w:lineRule="auto"/>
              <w:rPr>
                <w:ins w:id="1516" w:author="Desiree Sacher" w:date="2014-09-11T17:30:00Z"/>
                <w:lang w:val="en-US"/>
              </w:rPr>
            </w:pPr>
            <w:ins w:id="1517" w:author="Desiree Sacher" w:date="2014-09-11T17:30:00Z">
              <w:r w:rsidRPr="00BA5B11">
                <w:rPr>
                  <w:lang w:val="en-US"/>
                </w:rPr>
                <w:t xml:space="preserve">        self.activeGamePlayStrategy = newMode</w:t>
              </w:r>
            </w:ins>
          </w:p>
          <w:p w14:paraId="4C96596B" w14:textId="77777777" w:rsidR="0009030F" w:rsidRPr="00BA5B11" w:rsidRDefault="0009030F" w:rsidP="00BA5B11">
            <w:pPr>
              <w:spacing w:before="0" w:after="0" w:line="240" w:lineRule="auto"/>
              <w:rPr>
                <w:ins w:id="1518" w:author="Desiree Sacher" w:date="2014-09-11T17:30:00Z"/>
                <w:lang w:val="en-US"/>
              </w:rPr>
            </w:pPr>
            <w:ins w:id="1519" w:author="Desiree Sacher" w:date="2014-09-11T17:30:00Z">
              <w:r w:rsidRPr="00BA5B11">
                <w:rPr>
                  <w:lang w:val="en-US"/>
                </w:rPr>
                <w:t xml:space="preserve">        </w:t>
              </w:r>
              <w:r w:rsidRPr="00BA5B11">
                <w:rPr>
                  <w:lang w:val="en-US"/>
                </w:rPr>
                <w:lastRenderedPageBreak/>
                <w:t>controller.gameController.GameController().registerGameStrategy(self.gameStrategies[self.activeGamePlayStrategy])</w:t>
              </w:r>
            </w:ins>
          </w:p>
          <w:p w14:paraId="3EF14918" w14:textId="77777777" w:rsidR="0009030F" w:rsidRPr="00BA5B11" w:rsidRDefault="0009030F" w:rsidP="00BA5B11">
            <w:pPr>
              <w:spacing w:before="0" w:after="0" w:line="240" w:lineRule="auto"/>
              <w:rPr>
                <w:ins w:id="1520" w:author="Desiree Sacher" w:date="2014-09-11T17:30:00Z"/>
                <w:lang w:val="en-US"/>
              </w:rPr>
            </w:pPr>
            <w:ins w:id="1521" w:author="Desiree Sacher" w:date="2014-09-11T17:30:00Z">
              <w:r w:rsidRPr="00BA5B11">
                <w:rPr>
                  <w:lang w:val="en-US"/>
                </w:rPr>
                <w:t xml:space="preserve">          </w:t>
              </w:r>
            </w:ins>
          </w:p>
          <w:p w14:paraId="7BB9C4C5" w14:textId="498DF4C9" w:rsidR="0009030F" w:rsidRPr="00BA5B11" w:rsidRDefault="0009030F" w:rsidP="00BA5B11">
            <w:pPr>
              <w:spacing w:before="0" w:after="0" w:line="240" w:lineRule="auto"/>
              <w:rPr>
                <w:ins w:id="1522" w:author="Desiree Sacher" w:date="2014-09-11T17:30:00Z"/>
                <w:lang w:val="en-US"/>
              </w:rPr>
            </w:pPr>
            <w:ins w:id="1523" w:author="Desiree Sacher" w:date="2014-09-11T17:30:00Z">
              <w:r w:rsidRPr="00BA5B11">
                <w:rPr>
                  <w:lang w:val="en-US"/>
                </w:rPr>
                <w:t xml:space="preserve">        print("Mode has been set to: ", self.activeGamePlayStrategy)</w:t>
              </w:r>
            </w:ins>
          </w:p>
        </w:tc>
      </w:tr>
    </w:tbl>
    <w:p w14:paraId="0A0ECAE2" w14:textId="655B573E" w:rsidR="0009030F" w:rsidRPr="0009030F" w:rsidRDefault="0009030F" w:rsidP="00BA5B11">
      <w:pPr>
        <w:pStyle w:val="Caption"/>
        <w:rPr>
          <w:ins w:id="1524" w:author="Desiree Sacher" w:date="2014-09-11T17:30:00Z"/>
        </w:rPr>
      </w:pPr>
      <w:bookmarkStart w:id="1525" w:name="_Toc398224599"/>
      <w:ins w:id="1526" w:author="Desiree Sacher" w:date="2014-09-11T17:31:00Z">
        <w:r>
          <w:lastRenderedPageBreak/>
          <w:t xml:space="preserve">Abbildung </w:t>
        </w:r>
        <w:r>
          <w:fldChar w:fldCharType="begin"/>
        </w:r>
        <w:r>
          <w:instrText xml:space="preserve"> SEQ Abbildung \* ARABIC </w:instrText>
        </w:r>
      </w:ins>
      <w:r>
        <w:fldChar w:fldCharType="separate"/>
      </w:r>
      <w:ins w:id="1527" w:author="Desiree Sacher" w:date="2014-09-11T17:31:00Z">
        <w:r>
          <w:rPr>
            <w:noProof/>
          </w:rPr>
          <w:t>26</w:t>
        </w:r>
        <w:r>
          <w:fldChar w:fldCharType="end"/>
        </w:r>
        <w:r>
          <w:t>: Source Code des GamePlayManagers</w:t>
        </w:r>
      </w:ins>
      <w:bookmarkEnd w:id="1525"/>
    </w:p>
    <w:p w14:paraId="607D86A6" w14:textId="1422A323" w:rsidR="0009030F" w:rsidRPr="0009030F" w:rsidRDefault="0009030F" w:rsidP="007C51A7">
      <w:ins w:id="1528" w:author="Desiree Sacher" w:date="2014-09-11T17:31:00Z">
        <w:r w:rsidRPr="00BA5B11">
          <w:t>Zuerst werden die vorhandenen Strategien in ein</w:t>
        </w:r>
        <w:r>
          <w:t>em</w:t>
        </w:r>
        <w:r w:rsidRPr="00BA5B11">
          <w:t xml:space="preserve"> Array hinzugefügt.</w:t>
        </w:r>
        <w:r>
          <w:t xml:space="preserve"> Die dem Arrayeintrag zugeordnete Nummer wird danach über die registerGameStrategy() Methode gesetzt und dieser Spielmodus danach ausgeführt.</w:t>
        </w:r>
      </w:ins>
    </w:p>
    <w:p w14:paraId="290A847F" w14:textId="17ED32E6" w:rsidR="00606F6B" w:rsidRDefault="008924AC" w:rsidP="008924AC">
      <w:pPr>
        <w:pStyle w:val="Heading3"/>
      </w:pPr>
      <w:bookmarkStart w:id="1529" w:name="_Toc398226748"/>
      <w:r>
        <w:t>Tests</w:t>
      </w:r>
      <w:bookmarkEnd w:id="1529"/>
    </w:p>
    <w:p w14:paraId="7B4FECE3" w14:textId="0EE7D4CE" w:rsidR="008924AC" w:rsidRDefault="007004FB" w:rsidP="008924AC">
      <w:pPr>
        <w:rPr>
          <w:color w:val="1F497D" w:themeColor="text2"/>
        </w:rPr>
      </w:pPr>
      <w:r w:rsidRPr="007004FB">
        <w:rPr>
          <w:color w:val="1F497D" w:themeColor="text2"/>
        </w:rPr>
        <w:t>Um d</w:t>
      </w:r>
      <w:r>
        <w:rPr>
          <w:color w:val="1F497D" w:themeColor="text2"/>
        </w:rPr>
        <w:t xml:space="preserve">ie Entwicklung effizient zu gestalten zeigte sich schon bald, dass einige Tests mit Hilfe der unittest Bibliothek das Programmieren stark vereinfachten. Wurden zuerst noch Klassen direkt über Aufrufe im File getestet, wurde dies zum Zeitpunkt von mehreren zusammenhängenden und aufeinander aufbauenden Klassen unrealistisch. </w:t>
      </w:r>
    </w:p>
    <w:p w14:paraId="6EDB8DC4" w14:textId="7708170B" w:rsidR="007004FB" w:rsidRDefault="007004FB" w:rsidP="008924AC">
      <w:pPr>
        <w:rPr>
          <w:color w:val="1F497D" w:themeColor="text2"/>
        </w:rPr>
      </w:pPr>
      <w:r>
        <w:rPr>
          <w:color w:val="1F497D" w:themeColor="text2"/>
        </w:rPr>
        <w:t>Unittests wurden für die technischen Basis Funktionen wie für die Card Factory, dem Card Manager, dem Testen des Seriellen Zugriffs und dem Testen von Random Werten und der Auswahl der entsprechenden Karten verwendet. Da für das korrekte Starten der GUIs einige Objekte zuerst angelegt und definiert werden müssen, wurde dies auch über eine Testklasse ausgelöst. Unittests wurden dabei den aus Java bekannten Prinzipien ähnlich implementiert.</w:t>
      </w:r>
    </w:p>
    <w:p w14:paraId="04358779" w14:textId="149ADCEA" w:rsidR="00844365" w:rsidRPr="007004FB" w:rsidRDefault="00844365" w:rsidP="008924AC">
      <w:pPr>
        <w:rPr>
          <w:color w:val="1F497D" w:themeColor="text2"/>
        </w:rPr>
      </w:pPr>
      <w:r>
        <w:rPr>
          <w:color w:val="1F497D" w:themeColor="text2"/>
        </w:rPr>
        <w:t xml:space="preserve">Als Beispiel ist im folgenden die Test Klasse zum Card Manager aufgeführt. </w:t>
      </w:r>
    </w:p>
    <w:tbl>
      <w:tblPr>
        <w:tblStyle w:val="TableGrid"/>
        <w:tblW w:w="0" w:type="auto"/>
        <w:tblLook w:val="04A0" w:firstRow="1" w:lastRow="0" w:firstColumn="1" w:lastColumn="0" w:noHBand="0" w:noVBand="1"/>
      </w:tblPr>
      <w:tblGrid>
        <w:gridCol w:w="9212"/>
      </w:tblGrid>
      <w:tr w:rsidR="00844365" w14:paraId="05B32EC8" w14:textId="77777777" w:rsidTr="00844365">
        <w:tc>
          <w:tcPr>
            <w:tcW w:w="9212" w:type="dxa"/>
          </w:tcPr>
          <w:p w14:paraId="16558F6D" w14:textId="77777777" w:rsidR="00844365" w:rsidRPr="00844365" w:rsidRDefault="00844365" w:rsidP="00844365">
            <w:pPr>
              <w:spacing w:before="0" w:after="0" w:line="240" w:lineRule="auto"/>
              <w:rPr>
                <w:lang w:val="en-US"/>
              </w:rPr>
            </w:pPr>
            <w:r w:rsidRPr="00844365">
              <w:rPr>
                <w:lang w:val="en-US"/>
              </w:rPr>
              <w:t>#! /usr/bin/python</w:t>
            </w:r>
          </w:p>
          <w:p w14:paraId="6B6C0C7B" w14:textId="77777777" w:rsidR="00844365" w:rsidRPr="00844365" w:rsidRDefault="00844365" w:rsidP="00844365">
            <w:pPr>
              <w:spacing w:before="0" w:after="0" w:line="240" w:lineRule="auto"/>
              <w:rPr>
                <w:lang w:val="en-US"/>
              </w:rPr>
            </w:pPr>
          </w:p>
          <w:p w14:paraId="2B27BA41" w14:textId="77777777" w:rsidR="00844365" w:rsidRPr="00844365" w:rsidRDefault="00844365" w:rsidP="00844365">
            <w:pPr>
              <w:spacing w:before="0" w:after="0" w:line="240" w:lineRule="auto"/>
              <w:rPr>
                <w:lang w:val="en-US"/>
              </w:rPr>
            </w:pPr>
            <w:r w:rsidRPr="00844365">
              <w:rPr>
                <w:lang w:val="en-US"/>
              </w:rPr>
              <w:t># Test code</w:t>
            </w:r>
          </w:p>
          <w:p w14:paraId="2E2114EC" w14:textId="77777777" w:rsidR="00844365" w:rsidRPr="00844365" w:rsidRDefault="00844365" w:rsidP="00844365">
            <w:pPr>
              <w:spacing w:before="0" w:after="0" w:line="240" w:lineRule="auto"/>
              <w:rPr>
                <w:lang w:val="en-US"/>
              </w:rPr>
            </w:pPr>
            <w:r w:rsidRPr="00844365">
              <w:rPr>
                <w:lang w:val="en-US"/>
              </w:rPr>
              <w:t>import unittest</w:t>
            </w:r>
          </w:p>
          <w:p w14:paraId="462C7C3F" w14:textId="77777777" w:rsidR="00844365" w:rsidRPr="00844365" w:rsidRDefault="00844365" w:rsidP="00844365">
            <w:pPr>
              <w:spacing w:before="0" w:after="0" w:line="240" w:lineRule="auto"/>
              <w:rPr>
                <w:lang w:val="en-US"/>
              </w:rPr>
            </w:pPr>
          </w:p>
          <w:p w14:paraId="33A766E9" w14:textId="77777777" w:rsidR="00844365" w:rsidRPr="00844365" w:rsidRDefault="00844365" w:rsidP="00844365">
            <w:pPr>
              <w:spacing w:before="0" w:after="0" w:line="240" w:lineRule="auto"/>
              <w:rPr>
                <w:lang w:val="en-US"/>
              </w:rPr>
            </w:pPr>
            <w:r w:rsidRPr="00844365">
              <w:rPr>
                <w:lang w:val="en-US"/>
              </w:rPr>
              <w:t>import model.cardManager as cardManager</w:t>
            </w:r>
          </w:p>
          <w:p w14:paraId="3823D34F" w14:textId="77777777" w:rsidR="00844365" w:rsidRPr="00844365" w:rsidRDefault="00844365" w:rsidP="00844365">
            <w:pPr>
              <w:spacing w:before="0" w:after="0" w:line="240" w:lineRule="auto"/>
              <w:rPr>
                <w:lang w:val="en-US"/>
              </w:rPr>
            </w:pPr>
            <w:r w:rsidRPr="00844365">
              <w:rPr>
                <w:lang w:val="en-US"/>
              </w:rPr>
              <w:t>import model.cardFactory as cardFactory</w:t>
            </w:r>
          </w:p>
          <w:p w14:paraId="516E4F4C" w14:textId="77777777" w:rsidR="00844365" w:rsidRPr="00844365" w:rsidRDefault="00844365" w:rsidP="00844365">
            <w:pPr>
              <w:spacing w:before="0" w:after="0" w:line="240" w:lineRule="auto"/>
              <w:rPr>
                <w:lang w:val="en-US"/>
              </w:rPr>
            </w:pPr>
            <w:r w:rsidRPr="00844365">
              <w:rPr>
                <w:lang w:val="en-US"/>
              </w:rPr>
              <w:t>import model.rFIDReader as rFIDReader</w:t>
            </w:r>
          </w:p>
          <w:p w14:paraId="0FE4E909" w14:textId="77777777" w:rsidR="00844365" w:rsidRPr="00844365" w:rsidRDefault="00844365" w:rsidP="00844365">
            <w:pPr>
              <w:spacing w:before="0" w:after="0" w:line="240" w:lineRule="auto"/>
              <w:rPr>
                <w:lang w:val="en-US"/>
              </w:rPr>
            </w:pPr>
          </w:p>
          <w:p w14:paraId="5BCCAA40" w14:textId="77777777" w:rsidR="00844365" w:rsidRPr="00844365" w:rsidRDefault="00844365" w:rsidP="00844365">
            <w:pPr>
              <w:spacing w:before="0" w:after="0" w:line="240" w:lineRule="auto"/>
              <w:rPr>
                <w:lang w:val="en-US"/>
              </w:rPr>
            </w:pPr>
          </w:p>
          <w:p w14:paraId="55AC4AFD" w14:textId="77777777" w:rsidR="00844365" w:rsidRPr="00844365" w:rsidRDefault="00844365" w:rsidP="00844365">
            <w:pPr>
              <w:spacing w:before="0" w:after="0" w:line="240" w:lineRule="auto"/>
              <w:rPr>
                <w:lang w:val="en-US"/>
              </w:rPr>
            </w:pPr>
            <w:r w:rsidRPr="00844365">
              <w:rPr>
                <w:lang w:val="en-US"/>
              </w:rPr>
              <w:t>class TestManagerCreation(unittest.TestCase):</w:t>
            </w:r>
          </w:p>
          <w:p w14:paraId="4DC5C1C6" w14:textId="77777777" w:rsidR="00844365" w:rsidRPr="00844365" w:rsidRDefault="00844365" w:rsidP="00844365">
            <w:pPr>
              <w:spacing w:before="0" w:after="0" w:line="240" w:lineRule="auto"/>
              <w:rPr>
                <w:lang w:val="en-US"/>
              </w:rPr>
            </w:pPr>
            <w:r w:rsidRPr="00844365">
              <w:rPr>
                <w:lang w:val="en-US"/>
              </w:rPr>
              <w:t xml:space="preserve">    </w:t>
            </w:r>
          </w:p>
          <w:p w14:paraId="36A7980E" w14:textId="77777777" w:rsidR="00844365" w:rsidRPr="00844365" w:rsidRDefault="00844365" w:rsidP="00844365">
            <w:pPr>
              <w:spacing w:before="0" w:after="0" w:line="240" w:lineRule="auto"/>
              <w:rPr>
                <w:lang w:val="en-US"/>
              </w:rPr>
            </w:pPr>
            <w:r w:rsidRPr="00844365">
              <w:rPr>
                <w:lang w:val="en-US"/>
              </w:rPr>
              <w:t xml:space="preserve">    #Create Test Object</w:t>
            </w:r>
          </w:p>
          <w:p w14:paraId="568123BB" w14:textId="77777777" w:rsidR="00844365" w:rsidRPr="00844365" w:rsidRDefault="00844365" w:rsidP="00844365">
            <w:pPr>
              <w:spacing w:before="0" w:after="0" w:line="240" w:lineRule="auto"/>
              <w:rPr>
                <w:lang w:val="en-US"/>
              </w:rPr>
            </w:pPr>
            <w:r w:rsidRPr="00844365">
              <w:rPr>
                <w:lang w:val="en-US"/>
              </w:rPr>
              <w:t xml:space="preserve">    def setUp(self):</w:t>
            </w:r>
          </w:p>
          <w:p w14:paraId="3344A430" w14:textId="77777777" w:rsidR="00844365" w:rsidRPr="00844365" w:rsidRDefault="00844365" w:rsidP="00844365">
            <w:pPr>
              <w:spacing w:before="0" w:after="0" w:line="240" w:lineRule="auto"/>
              <w:rPr>
                <w:lang w:val="en-US"/>
              </w:rPr>
            </w:pPr>
            <w:r w:rsidRPr="00844365">
              <w:rPr>
                <w:lang w:val="en-US"/>
              </w:rPr>
              <w:t xml:space="preserve">        self.myCardFactory = cardFactory.CardFactory()   </w:t>
            </w:r>
          </w:p>
          <w:p w14:paraId="6B5B8473" w14:textId="77777777" w:rsidR="00844365" w:rsidRPr="00844365" w:rsidRDefault="00844365" w:rsidP="00844365">
            <w:pPr>
              <w:spacing w:before="0" w:after="0" w:line="240" w:lineRule="auto"/>
              <w:rPr>
                <w:lang w:val="en-US"/>
              </w:rPr>
            </w:pPr>
            <w:r w:rsidRPr="00844365">
              <w:rPr>
                <w:lang w:val="en-US"/>
              </w:rPr>
              <w:t xml:space="preserve">        self.card1 = self.myCardFactory.createCard("Color")</w:t>
            </w:r>
          </w:p>
          <w:p w14:paraId="30F526C4" w14:textId="77777777" w:rsidR="00844365" w:rsidRPr="00844365" w:rsidRDefault="00844365" w:rsidP="00844365">
            <w:pPr>
              <w:spacing w:before="0" w:after="0" w:line="240" w:lineRule="auto"/>
              <w:rPr>
                <w:lang w:val="en-US"/>
              </w:rPr>
            </w:pPr>
            <w:r w:rsidRPr="00844365">
              <w:rPr>
                <w:lang w:val="en-US"/>
              </w:rPr>
              <w:t xml:space="preserve">        self.card2 = self.myCardFactory.createCard("Color")</w:t>
            </w:r>
          </w:p>
          <w:p w14:paraId="47DCF1C3" w14:textId="77777777" w:rsidR="00844365" w:rsidRPr="00844365" w:rsidRDefault="00844365" w:rsidP="00844365">
            <w:pPr>
              <w:spacing w:before="0" w:after="0" w:line="240" w:lineRule="auto"/>
              <w:rPr>
                <w:lang w:val="en-US"/>
              </w:rPr>
            </w:pPr>
            <w:r w:rsidRPr="00844365">
              <w:rPr>
                <w:lang w:val="en-US"/>
              </w:rPr>
              <w:t xml:space="preserve">        self.card3 = self.myCardFactory.createCard("Color")</w:t>
            </w:r>
          </w:p>
          <w:p w14:paraId="0233A767" w14:textId="77777777" w:rsidR="00844365" w:rsidRPr="00844365" w:rsidRDefault="00844365" w:rsidP="00844365">
            <w:pPr>
              <w:spacing w:before="0" w:after="0" w:line="240" w:lineRule="auto"/>
              <w:rPr>
                <w:lang w:val="en-US"/>
              </w:rPr>
            </w:pPr>
            <w:r w:rsidRPr="00844365">
              <w:rPr>
                <w:lang w:val="en-US"/>
              </w:rPr>
              <w:t xml:space="preserve">        self.card1.setColor("Red")</w:t>
            </w:r>
          </w:p>
          <w:p w14:paraId="12A9BA91" w14:textId="77777777" w:rsidR="00844365" w:rsidRPr="00844365" w:rsidRDefault="00844365" w:rsidP="00844365">
            <w:pPr>
              <w:spacing w:before="0" w:after="0" w:line="240" w:lineRule="auto"/>
              <w:rPr>
                <w:lang w:val="en-US"/>
              </w:rPr>
            </w:pPr>
            <w:r w:rsidRPr="00844365">
              <w:rPr>
                <w:lang w:val="en-US"/>
              </w:rPr>
              <w:t xml:space="preserve">        self.card2.setColor("Blue")</w:t>
            </w:r>
          </w:p>
          <w:p w14:paraId="1466FD3C" w14:textId="77777777" w:rsidR="00844365" w:rsidRPr="00844365" w:rsidRDefault="00844365" w:rsidP="00844365">
            <w:pPr>
              <w:spacing w:before="0" w:after="0" w:line="240" w:lineRule="auto"/>
              <w:rPr>
                <w:lang w:val="en-US"/>
              </w:rPr>
            </w:pPr>
            <w:r w:rsidRPr="00844365">
              <w:rPr>
                <w:lang w:val="en-US"/>
              </w:rPr>
              <w:t xml:space="preserve">        self.card3.setColor("Green")</w:t>
            </w:r>
          </w:p>
          <w:p w14:paraId="4E0DA5E3" w14:textId="77777777" w:rsidR="00844365" w:rsidRPr="00844365" w:rsidRDefault="00844365" w:rsidP="00844365">
            <w:pPr>
              <w:spacing w:before="0" w:after="0" w:line="240" w:lineRule="auto"/>
              <w:rPr>
                <w:lang w:val="en-US"/>
              </w:rPr>
            </w:pPr>
            <w:r w:rsidRPr="00844365">
              <w:rPr>
                <w:lang w:val="en-US"/>
              </w:rPr>
              <w:t xml:space="preserve">        self.card1.setID("AD B8 57 94")</w:t>
            </w:r>
          </w:p>
          <w:p w14:paraId="7CA1CD0D" w14:textId="77777777" w:rsidR="00844365" w:rsidRPr="00844365" w:rsidRDefault="00844365" w:rsidP="00844365">
            <w:pPr>
              <w:spacing w:before="0" w:after="0" w:line="240" w:lineRule="auto"/>
              <w:rPr>
                <w:lang w:val="en-US"/>
              </w:rPr>
            </w:pPr>
            <w:r w:rsidRPr="00844365">
              <w:rPr>
                <w:lang w:val="en-US"/>
              </w:rPr>
              <w:t xml:space="preserve">        self.card2.setID("B2 FB 30 E9")</w:t>
            </w:r>
          </w:p>
          <w:p w14:paraId="664478E3" w14:textId="77777777" w:rsidR="00844365" w:rsidRPr="00844365" w:rsidRDefault="00844365" w:rsidP="00844365">
            <w:pPr>
              <w:spacing w:before="0" w:after="0" w:line="240" w:lineRule="auto"/>
              <w:rPr>
                <w:lang w:val="en-US"/>
              </w:rPr>
            </w:pPr>
            <w:r w:rsidRPr="00844365">
              <w:rPr>
                <w:lang w:val="en-US"/>
              </w:rPr>
              <w:t xml:space="preserve">        </w:t>
            </w:r>
            <w:proofErr w:type="gramStart"/>
            <w:r w:rsidRPr="00844365">
              <w:rPr>
                <w:lang w:val="en-US"/>
              </w:rPr>
              <w:t>self.card3.setID(</w:t>
            </w:r>
            <w:proofErr w:type="gramEnd"/>
            <w:r w:rsidRPr="00844365">
              <w:rPr>
                <w:lang w:val="en-US"/>
              </w:rPr>
              <w:t>"8D F4 61 94")</w:t>
            </w:r>
          </w:p>
          <w:p w14:paraId="6BDE7E65" w14:textId="77777777" w:rsidR="00844365" w:rsidRPr="00844365" w:rsidRDefault="00844365" w:rsidP="00844365">
            <w:pPr>
              <w:spacing w:before="0" w:after="0" w:line="240" w:lineRule="auto"/>
              <w:rPr>
                <w:lang w:val="en-US"/>
              </w:rPr>
            </w:pPr>
            <w:r w:rsidRPr="00844365">
              <w:rPr>
                <w:lang w:val="en-US"/>
              </w:rPr>
              <w:t xml:space="preserve">        self.myCardManager = cardManager.CardManager()</w:t>
            </w:r>
          </w:p>
          <w:p w14:paraId="51A3D20A" w14:textId="77777777" w:rsidR="00844365" w:rsidRPr="00844365" w:rsidRDefault="00844365" w:rsidP="00844365">
            <w:pPr>
              <w:spacing w:before="0" w:after="0" w:line="240" w:lineRule="auto"/>
              <w:rPr>
                <w:lang w:val="en-US"/>
              </w:rPr>
            </w:pPr>
            <w:r w:rsidRPr="00844365">
              <w:rPr>
                <w:lang w:val="en-US"/>
              </w:rPr>
              <w:t xml:space="preserve">        self.myCardManager.addCard(self.card1)</w:t>
            </w:r>
          </w:p>
          <w:p w14:paraId="14BDB276" w14:textId="77777777" w:rsidR="00844365" w:rsidRPr="00844365" w:rsidRDefault="00844365" w:rsidP="00844365">
            <w:pPr>
              <w:spacing w:before="0" w:after="0" w:line="240" w:lineRule="auto"/>
              <w:rPr>
                <w:lang w:val="en-US"/>
              </w:rPr>
            </w:pPr>
            <w:r w:rsidRPr="00844365">
              <w:rPr>
                <w:lang w:val="en-US"/>
              </w:rPr>
              <w:t xml:space="preserve">        self.myCardManager.addCard(self.card2)</w:t>
            </w:r>
          </w:p>
          <w:p w14:paraId="4C7410C3" w14:textId="77777777" w:rsidR="00844365" w:rsidRPr="00844365" w:rsidRDefault="00844365" w:rsidP="00844365">
            <w:pPr>
              <w:spacing w:before="0" w:after="0" w:line="240" w:lineRule="auto"/>
              <w:rPr>
                <w:lang w:val="en-US"/>
              </w:rPr>
            </w:pPr>
            <w:r w:rsidRPr="00844365">
              <w:rPr>
                <w:lang w:val="en-US"/>
              </w:rPr>
              <w:lastRenderedPageBreak/>
              <w:t xml:space="preserve">        self.myCardManager.addCard(self.card3)</w:t>
            </w:r>
          </w:p>
          <w:p w14:paraId="1BB3F603" w14:textId="77777777" w:rsidR="00844365" w:rsidRPr="00844365" w:rsidRDefault="00844365" w:rsidP="00844365">
            <w:pPr>
              <w:spacing w:before="0" w:after="0" w:line="240" w:lineRule="auto"/>
              <w:rPr>
                <w:lang w:val="en-US"/>
              </w:rPr>
            </w:pPr>
            <w:r w:rsidRPr="00844365">
              <w:rPr>
                <w:lang w:val="en-US"/>
              </w:rPr>
              <w:t xml:space="preserve">    </w:t>
            </w:r>
          </w:p>
          <w:p w14:paraId="61F19D84" w14:textId="77777777" w:rsidR="00844365" w:rsidRPr="00844365" w:rsidRDefault="00844365" w:rsidP="00844365">
            <w:pPr>
              <w:spacing w:before="0" w:after="0" w:line="240" w:lineRule="auto"/>
              <w:rPr>
                <w:lang w:val="en-US"/>
              </w:rPr>
            </w:pPr>
            <w:r w:rsidRPr="00844365">
              <w:rPr>
                <w:lang w:val="en-US"/>
              </w:rPr>
              <w:t xml:space="preserve">    def tearDown(self):</w:t>
            </w:r>
          </w:p>
          <w:p w14:paraId="0D34B549" w14:textId="77777777" w:rsidR="00844365" w:rsidRPr="00844365" w:rsidRDefault="00844365" w:rsidP="00844365">
            <w:pPr>
              <w:spacing w:before="0" w:after="0" w:line="240" w:lineRule="auto"/>
              <w:rPr>
                <w:lang w:val="en-US"/>
              </w:rPr>
            </w:pPr>
            <w:r w:rsidRPr="00844365">
              <w:rPr>
                <w:lang w:val="en-US"/>
              </w:rPr>
              <w:t xml:space="preserve">        cardManager.CardManager().getEmptyManager(self.myCardManager)</w:t>
            </w:r>
          </w:p>
          <w:p w14:paraId="3A1B6D50" w14:textId="77777777" w:rsidR="00844365" w:rsidRPr="00844365" w:rsidRDefault="00844365" w:rsidP="00844365">
            <w:pPr>
              <w:spacing w:before="0" w:after="0" w:line="240" w:lineRule="auto"/>
              <w:rPr>
                <w:lang w:val="en-US"/>
              </w:rPr>
            </w:pPr>
            <w:r w:rsidRPr="00844365">
              <w:rPr>
                <w:lang w:val="en-US"/>
              </w:rPr>
              <w:t xml:space="preserve">        </w:t>
            </w:r>
          </w:p>
          <w:p w14:paraId="493D6DF4" w14:textId="77777777" w:rsidR="00844365" w:rsidRPr="00844365" w:rsidRDefault="00844365" w:rsidP="00844365">
            <w:pPr>
              <w:spacing w:before="0" w:after="0" w:line="240" w:lineRule="auto"/>
              <w:rPr>
                <w:lang w:val="en-US"/>
              </w:rPr>
            </w:pPr>
            <w:r w:rsidRPr="00844365">
              <w:rPr>
                <w:lang w:val="en-US"/>
              </w:rPr>
              <w:t xml:space="preserve">    </w:t>
            </w:r>
          </w:p>
          <w:p w14:paraId="54B005F4" w14:textId="77777777" w:rsidR="00844365" w:rsidRPr="00844365" w:rsidRDefault="00844365" w:rsidP="00844365">
            <w:pPr>
              <w:spacing w:before="0" w:after="0" w:line="240" w:lineRule="auto"/>
              <w:rPr>
                <w:lang w:val="en-US"/>
              </w:rPr>
            </w:pPr>
            <w:r w:rsidRPr="00844365">
              <w:rPr>
                <w:lang w:val="en-US"/>
              </w:rPr>
              <w:t xml:space="preserve">    # Run Tests</w:t>
            </w:r>
          </w:p>
          <w:p w14:paraId="7FE13316" w14:textId="77777777" w:rsidR="00844365" w:rsidRPr="00844365" w:rsidRDefault="00844365" w:rsidP="00844365">
            <w:pPr>
              <w:spacing w:before="0" w:after="0" w:line="240" w:lineRule="auto"/>
              <w:rPr>
                <w:lang w:val="en-US"/>
              </w:rPr>
            </w:pPr>
            <w:r w:rsidRPr="00844365">
              <w:rPr>
                <w:lang w:val="en-US"/>
              </w:rPr>
              <w:t xml:space="preserve">    def test_getArraySize(self):</w:t>
            </w:r>
          </w:p>
          <w:p w14:paraId="7D71BDD6" w14:textId="77777777" w:rsidR="00844365" w:rsidRPr="00844365" w:rsidRDefault="00844365" w:rsidP="00844365">
            <w:pPr>
              <w:spacing w:before="0" w:after="0" w:line="240" w:lineRule="auto"/>
              <w:rPr>
                <w:lang w:val="en-US"/>
              </w:rPr>
            </w:pPr>
            <w:r w:rsidRPr="00844365">
              <w:rPr>
                <w:lang w:val="en-US"/>
              </w:rPr>
              <w:t xml:space="preserve">        self.assertEqual(self.myCardManager.getSizeCardArray(), 3)</w:t>
            </w:r>
          </w:p>
          <w:p w14:paraId="0F8CBBD9" w14:textId="77777777" w:rsidR="00844365" w:rsidRPr="00844365" w:rsidRDefault="00844365" w:rsidP="00844365">
            <w:pPr>
              <w:spacing w:before="0" w:after="0" w:line="240" w:lineRule="auto"/>
              <w:rPr>
                <w:lang w:val="en-US"/>
              </w:rPr>
            </w:pPr>
            <w:r w:rsidRPr="00844365">
              <w:rPr>
                <w:lang w:val="en-US"/>
              </w:rPr>
              <w:t xml:space="preserve">        </w:t>
            </w:r>
          </w:p>
          <w:p w14:paraId="250F261C" w14:textId="77777777" w:rsidR="00844365" w:rsidRPr="00844365" w:rsidRDefault="00844365" w:rsidP="00844365">
            <w:pPr>
              <w:spacing w:before="0" w:after="0" w:line="240" w:lineRule="auto"/>
              <w:rPr>
                <w:lang w:val="en-US"/>
              </w:rPr>
            </w:pPr>
            <w:r w:rsidRPr="00844365">
              <w:rPr>
                <w:lang w:val="en-US"/>
              </w:rPr>
              <w:t xml:space="preserve">        </w:t>
            </w:r>
          </w:p>
          <w:p w14:paraId="5135D571" w14:textId="77777777" w:rsidR="00844365" w:rsidRPr="00844365" w:rsidRDefault="00844365" w:rsidP="00844365">
            <w:pPr>
              <w:spacing w:before="0" w:after="0" w:line="240" w:lineRule="auto"/>
              <w:rPr>
                <w:lang w:val="en-US"/>
              </w:rPr>
            </w:pPr>
            <w:r w:rsidRPr="00844365">
              <w:rPr>
                <w:lang w:val="en-US"/>
              </w:rPr>
              <w:t xml:space="preserve">    def test_singletonImplementation(self):</w:t>
            </w:r>
          </w:p>
          <w:p w14:paraId="194A1EA7" w14:textId="77777777" w:rsidR="00844365" w:rsidRPr="00844365" w:rsidRDefault="00844365" w:rsidP="00844365">
            <w:pPr>
              <w:spacing w:before="0" w:after="0" w:line="240" w:lineRule="auto"/>
              <w:rPr>
                <w:lang w:val="en-US"/>
              </w:rPr>
            </w:pPr>
            <w:r w:rsidRPr="00844365">
              <w:rPr>
                <w:lang w:val="en-US"/>
              </w:rPr>
              <w:t xml:space="preserve">        self.myCardManager.addCard(self.card1)</w:t>
            </w:r>
          </w:p>
          <w:p w14:paraId="4B86B4E6" w14:textId="77777777" w:rsidR="00844365" w:rsidRPr="00844365" w:rsidRDefault="00844365" w:rsidP="00844365">
            <w:pPr>
              <w:spacing w:before="0" w:after="0" w:line="240" w:lineRule="auto"/>
              <w:rPr>
                <w:lang w:val="en-US"/>
              </w:rPr>
            </w:pPr>
            <w:r w:rsidRPr="00844365">
              <w:rPr>
                <w:lang w:val="en-US"/>
              </w:rPr>
              <w:t xml:space="preserve">        self.myCardManager.addCard(self.card2)</w:t>
            </w:r>
          </w:p>
          <w:p w14:paraId="09D6B94B" w14:textId="77777777" w:rsidR="00844365" w:rsidRPr="00844365" w:rsidRDefault="00844365" w:rsidP="00844365">
            <w:pPr>
              <w:spacing w:before="0" w:after="0" w:line="240" w:lineRule="auto"/>
              <w:rPr>
                <w:lang w:val="en-US"/>
              </w:rPr>
            </w:pPr>
            <w:r w:rsidRPr="00844365">
              <w:rPr>
                <w:lang w:val="en-US"/>
              </w:rPr>
              <w:t xml:space="preserve">        self.myCardManager.addCard(self.card3)</w:t>
            </w:r>
          </w:p>
          <w:p w14:paraId="0D8F2EA4" w14:textId="77777777" w:rsidR="00844365" w:rsidRPr="00844365" w:rsidRDefault="00844365" w:rsidP="00844365">
            <w:pPr>
              <w:spacing w:before="0" w:after="0" w:line="240" w:lineRule="auto"/>
              <w:rPr>
                <w:lang w:val="en-US"/>
              </w:rPr>
            </w:pPr>
            <w:r w:rsidRPr="00844365">
              <w:rPr>
                <w:lang w:val="en-US"/>
              </w:rPr>
              <w:t xml:space="preserve">        self.assertEqual(self.myCardManager.getSizeCardArray(), 6)  </w:t>
            </w:r>
          </w:p>
          <w:p w14:paraId="48FD0C7D" w14:textId="77777777" w:rsidR="00844365" w:rsidRPr="00844365" w:rsidRDefault="00844365" w:rsidP="00844365">
            <w:pPr>
              <w:spacing w:before="0" w:after="0" w:line="240" w:lineRule="auto"/>
              <w:rPr>
                <w:lang w:val="en-US"/>
              </w:rPr>
            </w:pPr>
            <w:r w:rsidRPr="00844365">
              <w:rPr>
                <w:lang w:val="en-US"/>
              </w:rPr>
              <w:t xml:space="preserve"> </w:t>
            </w:r>
          </w:p>
          <w:p w14:paraId="2ED4F91E" w14:textId="77777777" w:rsidR="00844365" w:rsidRPr="00844365" w:rsidRDefault="00844365" w:rsidP="00844365">
            <w:pPr>
              <w:spacing w:before="0" w:after="0" w:line="240" w:lineRule="auto"/>
              <w:rPr>
                <w:lang w:val="en-US"/>
              </w:rPr>
            </w:pPr>
            <w:r w:rsidRPr="00844365">
              <w:rPr>
                <w:lang w:val="en-US"/>
              </w:rPr>
              <w:t xml:space="preserve">   </w:t>
            </w:r>
          </w:p>
          <w:p w14:paraId="3B65C858" w14:textId="77777777" w:rsidR="00844365" w:rsidRPr="00844365" w:rsidRDefault="00844365" w:rsidP="00844365">
            <w:pPr>
              <w:spacing w:before="0" w:after="0" w:line="240" w:lineRule="auto"/>
              <w:rPr>
                <w:lang w:val="en-US"/>
              </w:rPr>
            </w:pPr>
            <w:r w:rsidRPr="00844365">
              <w:rPr>
                <w:lang w:val="en-US"/>
              </w:rPr>
              <w:t xml:space="preserve">    def test_storeConfiguration(self):</w:t>
            </w:r>
          </w:p>
          <w:p w14:paraId="4AC3A6A5" w14:textId="77777777" w:rsidR="00844365" w:rsidRPr="00844365" w:rsidRDefault="00844365" w:rsidP="00844365">
            <w:pPr>
              <w:spacing w:before="0" w:after="0" w:line="240" w:lineRule="auto"/>
              <w:rPr>
                <w:lang w:val="en-US"/>
              </w:rPr>
            </w:pPr>
            <w:r w:rsidRPr="00844365">
              <w:rPr>
                <w:lang w:val="en-US"/>
              </w:rPr>
              <w:t xml:space="preserve">        self.size = self.myCardManager.getSizeCardArray()</w:t>
            </w:r>
          </w:p>
          <w:p w14:paraId="4EDCD724" w14:textId="77777777" w:rsidR="00844365" w:rsidRPr="00844365" w:rsidRDefault="00844365" w:rsidP="00844365">
            <w:pPr>
              <w:spacing w:before="0" w:after="0" w:line="240" w:lineRule="auto"/>
              <w:rPr>
                <w:lang w:val="en-US"/>
              </w:rPr>
            </w:pPr>
            <w:r w:rsidRPr="00844365">
              <w:rPr>
                <w:lang w:val="en-US"/>
              </w:rPr>
              <w:t xml:space="preserve">        self.assertEqual(self.myCardManager.saveConfiguration(), None)</w:t>
            </w:r>
          </w:p>
          <w:p w14:paraId="093659B2" w14:textId="77777777" w:rsidR="00844365" w:rsidRPr="00844365" w:rsidRDefault="00844365" w:rsidP="00844365">
            <w:pPr>
              <w:spacing w:before="0" w:after="0" w:line="240" w:lineRule="auto"/>
              <w:rPr>
                <w:lang w:val="en-US"/>
              </w:rPr>
            </w:pPr>
            <w:r w:rsidRPr="00844365">
              <w:rPr>
                <w:lang w:val="en-US"/>
              </w:rPr>
              <w:t xml:space="preserve">      </w:t>
            </w:r>
          </w:p>
          <w:p w14:paraId="051BBE6F" w14:textId="77777777" w:rsidR="00844365" w:rsidRPr="00844365" w:rsidRDefault="00844365" w:rsidP="00844365">
            <w:pPr>
              <w:spacing w:before="0" w:after="0" w:line="240" w:lineRule="auto"/>
              <w:rPr>
                <w:lang w:val="en-US"/>
              </w:rPr>
            </w:pPr>
          </w:p>
          <w:p w14:paraId="146567B7" w14:textId="77777777" w:rsidR="00844365" w:rsidRPr="00844365" w:rsidRDefault="00844365" w:rsidP="00844365">
            <w:pPr>
              <w:spacing w:before="0" w:after="0" w:line="240" w:lineRule="auto"/>
              <w:rPr>
                <w:lang w:val="en-US"/>
              </w:rPr>
            </w:pPr>
            <w:r w:rsidRPr="00844365">
              <w:rPr>
                <w:lang w:val="en-US"/>
              </w:rPr>
              <w:t xml:space="preserve">    def test_loadStoredConfiguration(self):</w:t>
            </w:r>
          </w:p>
          <w:p w14:paraId="1148A496" w14:textId="77777777" w:rsidR="00844365" w:rsidRPr="00844365" w:rsidRDefault="00844365" w:rsidP="00844365">
            <w:pPr>
              <w:spacing w:before="0" w:after="0" w:line="240" w:lineRule="auto"/>
              <w:rPr>
                <w:lang w:val="en-US"/>
              </w:rPr>
            </w:pPr>
            <w:r w:rsidRPr="00844365">
              <w:rPr>
                <w:lang w:val="en-US"/>
              </w:rPr>
              <w:t xml:space="preserve">        self.myCardManager = cardManager.CardManager()</w:t>
            </w:r>
          </w:p>
          <w:p w14:paraId="2ADEBE73" w14:textId="77777777" w:rsidR="00844365" w:rsidRPr="00844365" w:rsidRDefault="00844365" w:rsidP="00844365">
            <w:pPr>
              <w:spacing w:before="0" w:after="0" w:line="240" w:lineRule="auto"/>
              <w:rPr>
                <w:lang w:val="en-US"/>
              </w:rPr>
            </w:pPr>
            <w:r w:rsidRPr="00844365">
              <w:rPr>
                <w:lang w:val="en-US"/>
              </w:rPr>
              <w:t xml:space="preserve">        self.myCardManager.loadConfiguration()</w:t>
            </w:r>
          </w:p>
          <w:p w14:paraId="3E3CFED8" w14:textId="77777777" w:rsidR="00844365" w:rsidRPr="00844365" w:rsidRDefault="00844365" w:rsidP="00844365">
            <w:pPr>
              <w:spacing w:before="0" w:after="0" w:line="240" w:lineRule="auto"/>
              <w:rPr>
                <w:lang w:val="en-US"/>
              </w:rPr>
            </w:pPr>
            <w:r w:rsidRPr="00844365">
              <w:rPr>
                <w:lang w:val="en-US"/>
              </w:rPr>
              <w:t xml:space="preserve">        self.myCardManager.outputCards()</w:t>
            </w:r>
          </w:p>
          <w:p w14:paraId="45097FBB" w14:textId="77777777" w:rsidR="00844365" w:rsidRPr="00844365" w:rsidRDefault="00844365" w:rsidP="00844365">
            <w:pPr>
              <w:spacing w:before="0" w:after="0" w:line="240" w:lineRule="auto"/>
              <w:rPr>
                <w:lang w:val="en-US"/>
              </w:rPr>
            </w:pPr>
            <w:r w:rsidRPr="00844365">
              <w:rPr>
                <w:lang w:val="en-US"/>
              </w:rPr>
              <w:t xml:space="preserve"> </w:t>
            </w:r>
          </w:p>
          <w:p w14:paraId="18760BEB" w14:textId="77777777" w:rsidR="00844365" w:rsidRPr="00844365" w:rsidRDefault="00844365" w:rsidP="00844365">
            <w:pPr>
              <w:spacing w:before="0" w:after="0" w:line="240" w:lineRule="auto"/>
              <w:rPr>
                <w:lang w:val="en-US"/>
              </w:rPr>
            </w:pPr>
            <w:r w:rsidRPr="00844365">
              <w:rPr>
                <w:lang w:val="en-US"/>
              </w:rPr>
              <w:t xml:space="preserve">        self.assertEqual(self.myCardManager.getSizeCardArray(), 3)</w:t>
            </w:r>
          </w:p>
          <w:p w14:paraId="03B3E7D4" w14:textId="77777777" w:rsidR="00844365" w:rsidRPr="00844365" w:rsidRDefault="00844365" w:rsidP="00844365">
            <w:pPr>
              <w:spacing w:before="0" w:after="0" w:line="240" w:lineRule="auto"/>
              <w:rPr>
                <w:lang w:val="en-US"/>
              </w:rPr>
            </w:pPr>
          </w:p>
          <w:p w14:paraId="27D15EFF" w14:textId="77777777" w:rsidR="00844365" w:rsidRPr="00844365" w:rsidRDefault="00844365" w:rsidP="00844365">
            <w:pPr>
              <w:spacing w:before="0" w:after="0" w:line="240" w:lineRule="auto"/>
              <w:rPr>
                <w:lang w:val="en-US"/>
              </w:rPr>
            </w:pPr>
            <w:r w:rsidRPr="00844365">
              <w:rPr>
                <w:lang w:val="en-US"/>
              </w:rPr>
              <w:t xml:space="preserve">    def test_getCard(self):</w:t>
            </w:r>
          </w:p>
          <w:p w14:paraId="26363235" w14:textId="77777777" w:rsidR="00844365" w:rsidRPr="00844365" w:rsidRDefault="00844365" w:rsidP="00844365">
            <w:pPr>
              <w:spacing w:before="0" w:after="0" w:line="240" w:lineRule="auto"/>
              <w:rPr>
                <w:lang w:val="en-US"/>
              </w:rPr>
            </w:pPr>
            <w:r w:rsidRPr="00844365">
              <w:rPr>
                <w:lang w:val="en-US"/>
              </w:rPr>
              <w:t xml:space="preserve">        self.myCardManager = cardManager.CardManager()</w:t>
            </w:r>
          </w:p>
          <w:p w14:paraId="0830DF5E" w14:textId="77777777" w:rsidR="00844365" w:rsidRPr="00844365" w:rsidRDefault="00844365" w:rsidP="00844365">
            <w:pPr>
              <w:spacing w:before="0" w:after="0" w:line="240" w:lineRule="auto"/>
              <w:rPr>
                <w:lang w:val="en-US"/>
              </w:rPr>
            </w:pPr>
            <w:r w:rsidRPr="00844365">
              <w:rPr>
                <w:lang w:val="en-US"/>
              </w:rPr>
              <w:t xml:space="preserve">        self.foundCard = self.myCardManager.getCardByID("AD B8 57 94")</w:t>
            </w:r>
          </w:p>
          <w:p w14:paraId="55F5D0E5" w14:textId="77777777" w:rsidR="00844365" w:rsidRPr="00844365" w:rsidRDefault="00844365" w:rsidP="00844365">
            <w:pPr>
              <w:spacing w:before="0" w:after="0" w:line="240" w:lineRule="auto"/>
              <w:rPr>
                <w:lang w:val="en-US"/>
              </w:rPr>
            </w:pPr>
            <w:r w:rsidRPr="00844365">
              <w:rPr>
                <w:lang w:val="en-US"/>
              </w:rPr>
              <w:t xml:space="preserve">        self.assertTrue(type(self.foundCard))</w:t>
            </w:r>
          </w:p>
          <w:p w14:paraId="525BC06D" w14:textId="77777777" w:rsidR="00844365" w:rsidRPr="00844365" w:rsidRDefault="00844365" w:rsidP="00844365">
            <w:pPr>
              <w:spacing w:before="0" w:after="0" w:line="240" w:lineRule="auto"/>
              <w:rPr>
                <w:lang w:val="en-US"/>
              </w:rPr>
            </w:pPr>
            <w:r w:rsidRPr="00844365">
              <w:rPr>
                <w:lang w:val="en-US"/>
              </w:rPr>
              <w:t>#        print("testCard: ", type(self.foundCard))</w:t>
            </w:r>
          </w:p>
          <w:p w14:paraId="419A24FC" w14:textId="77777777" w:rsidR="00844365" w:rsidRPr="00844365" w:rsidRDefault="00844365" w:rsidP="00844365">
            <w:pPr>
              <w:spacing w:before="0" w:after="0" w:line="240" w:lineRule="auto"/>
              <w:rPr>
                <w:lang w:val="en-US"/>
              </w:rPr>
            </w:pPr>
          </w:p>
          <w:p w14:paraId="5189ADF0" w14:textId="77777777" w:rsidR="00844365" w:rsidRPr="00844365" w:rsidRDefault="00844365" w:rsidP="00844365">
            <w:pPr>
              <w:spacing w:before="0" w:after="0" w:line="240" w:lineRule="auto"/>
              <w:rPr>
                <w:lang w:val="en-US"/>
              </w:rPr>
            </w:pPr>
            <w:r w:rsidRPr="00844365">
              <w:rPr>
                <w:lang w:val="en-US"/>
              </w:rPr>
              <w:t>if __name__ == '__main__':</w:t>
            </w:r>
          </w:p>
          <w:p w14:paraId="1B4A1FD0" w14:textId="29E2BA96" w:rsidR="00844365" w:rsidRDefault="00844365" w:rsidP="00844365">
            <w:pPr>
              <w:spacing w:before="0" w:after="0" w:line="240" w:lineRule="auto"/>
            </w:pPr>
            <w:r w:rsidRPr="00844365">
              <w:rPr>
                <w:lang w:val="en-US"/>
              </w:rPr>
              <w:t xml:space="preserve">    </w:t>
            </w:r>
            <w:r>
              <w:t>unittest.main()</w:t>
            </w:r>
          </w:p>
        </w:tc>
      </w:tr>
    </w:tbl>
    <w:p w14:paraId="01C65B67" w14:textId="4CAD2867" w:rsidR="008924AC" w:rsidRDefault="00844365" w:rsidP="00844365">
      <w:pPr>
        <w:pStyle w:val="Caption"/>
      </w:pPr>
      <w:bookmarkStart w:id="1530" w:name="_Toc398224600"/>
      <w:r>
        <w:lastRenderedPageBreak/>
        <w:t xml:space="preserve">Abbildung </w:t>
      </w:r>
      <w:r w:rsidR="002F2CFD">
        <w:fldChar w:fldCharType="begin"/>
      </w:r>
      <w:r w:rsidR="002F2CFD">
        <w:instrText xml:space="preserve"> SEQ Abbildung \* ARABIC </w:instrText>
      </w:r>
      <w:r w:rsidR="002F2CFD">
        <w:fldChar w:fldCharType="separate"/>
      </w:r>
      <w:ins w:id="1531" w:author="Desiree Sacher" w:date="2014-09-11T17:34:00Z">
        <w:r w:rsidR="000240B6">
          <w:rPr>
            <w:noProof/>
          </w:rPr>
          <w:t>27</w:t>
        </w:r>
      </w:ins>
      <w:del w:id="1532" w:author="Desiree Sacher" w:date="2014-09-11T16:35:00Z">
        <w:r w:rsidDel="004C0E62">
          <w:rPr>
            <w:noProof/>
          </w:rPr>
          <w:delText>27</w:delText>
        </w:r>
      </w:del>
      <w:r w:rsidR="002F2CFD">
        <w:rPr>
          <w:noProof/>
        </w:rPr>
        <w:fldChar w:fldCharType="end"/>
      </w:r>
      <w:r>
        <w:t>: Test Klasse des Card Manager</w:t>
      </w:r>
      <w:bookmarkEnd w:id="1530"/>
    </w:p>
    <w:p w14:paraId="29F3C7F8" w14:textId="0CD40208" w:rsidR="00844365" w:rsidRPr="00844365" w:rsidRDefault="00844365" w:rsidP="00844365">
      <w:pPr>
        <w:rPr>
          <w:color w:val="1F497D" w:themeColor="text2"/>
        </w:rPr>
      </w:pPr>
      <w:r w:rsidRPr="00844365">
        <w:rPr>
          <w:color w:val="1F497D" w:themeColor="text2"/>
        </w:rPr>
        <w:t>Da Tests nicht immer in der selben Reihenfolge ausgeführt werden ist es wichtig, Tests nicht aufeinander aufbauend zu entwerfen oder wenn doch, dies entsprechend so fest mit Methodenaufrufe zu verankern. Dies war ein Problem als die Implementation des Singleton getestet wurde, konnte danach aber mit dem sauberen Aufbauen einer setUp() und tearDown() Methode gelöst werden. SetUp() und TearDown() bereiten, ihren englischen Namen entsprechend, die Testumgebung vor und räumen sie anschliessend wieder auf. Dies wird vor und nach jeder Test Methode durchgeführt.</w:t>
      </w:r>
    </w:p>
    <w:p w14:paraId="3C5EB6B6" w14:textId="10EE49F1" w:rsidR="00844365" w:rsidRPr="00844365" w:rsidRDefault="00844365" w:rsidP="00844365">
      <w:pPr>
        <w:rPr>
          <w:color w:val="1F497D" w:themeColor="text2"/>
        </w:rPr>
      </w:pPr>
      <w:r w:rsidRPr="00844365">
        <w:rPr>
          <w:color w:val="1F497D" w:themeColor="text2"/>
        </w:rPr>
        <w:t>Die Tests hätten beliebig weiter geführt werden können, was die Qualität von Code stark erhöhen kann, darauf wurde allerdings aus zeitlichen Gründen verzichtet.</w:t>
      </w:r>
      <w:r>
        <w:rPr>
          <w:color w:val="1F497D" w:themeColor="text2"/>
        </w:rPr>
        <w:t xml:space="preserve"> Stattdessen wurden funktionale Tests favorisiert.</w:t>
      </w:r>
    </w:p>
    <w:p w14:paraId="084B32B0" w14:textId="77777777" w:rsidR="00844365" w:rsidRPr="00844365" w:rsidRDefault="00844365" w:rsidP="00844365"/>
    <w:p w14:paraId="2B19E9EB" w14:textId="7B077EA2" w:rsidR="000A3284" w:rsidRDefault="007C51A7" w:rsidP="007C51A7">
      <w:pPr>
        <w:pStyle w:val="Heading2"/>
      </w:pPr>
      <w:bookmarkStart w:id="1533" w:name="_Toc398226749"/>
      <w:r w:rsidRPr="00BE4CF0">
        <w:t>Fazit</w:t>
      </w:r>
      <w:bookmarkEnd w:id="1533"/>
    </w:p>
    <w:p w14:paraId="765168DA" w14:textId="50F14A30" w:rsidR="005175AE" w:rsidRPr="00990A5E" w:rsidDel="00DE007B" w:rsidRDefault="005175AE" w:rsidP="005175AE">
      <w:pPr>
        <w:rPr>
          <w:del w:id="1534" w:author="Desiree Sacher" w:date="2014-09-11T18:44:00Z"/>
          <w:b/>
          <w:color w:val="FF0000"/>
        </w:rPr>
      </w:pPr>
      <w:del w:id="1535" w:author="Desiree Sacher" w:date="2014-09-11T18:44:00Z">
        <w:r w:rsidDel="00DE007B">
          <w:rPr>
            <w:b/>
            <w:color w:val="FF0000"/>
          </w:rPr>
          <w:delText>&lt;&lt;</w:delText>
        </w:r>
        <w:r w:rsidRPr="00990A5E" w:rsidDel="00DE007B">
          <w:rPr>
            <w:b/>
            <w:color w:val="FF0000"/>
          </w:rPr>
          <w:delText>Fehlt Abschnitt</w:delText>
        </w:r>
        <w:r w:rsidDel="00DE007B">
          <w:rPr>
            <w:b/>
            <w:color w:val="FF0000"/>
          </w:rPr>
          <w:delText>&gt;&gt;</w:delText>
        </w:r>
      </w:del>
    </w:p>
    <w:p w14:paraId="2394E708" w14:textId="3E1F93A0" w:rsidR="00BA5B11" w:rsidRDefault="00BA5B11" w:rsidP="00BA5B11">
      <w:pPr>
        <w:rPr>
          <w:ins w:id="1536" w:author="Desiree Sacher" w:date="2014-09-11T18:38:00Z"/>
        </w:rPr>
      </w:pPr>
      <w:ins w:id="1537" w:author="Desiree Sacher" w:date="2014-09-11T18:35:00Z">
        <w:r>
          <w:t xml:space="preserve">Die zum Zeitpunkt des Design Review festgelegten Stories konnten zu grossen Teilen umgesetzt werden. </w:t>
        </w:r>
      </w:ins>
      <w:ins w:id="1538" w:author="Desiree Sacher" w:date="2014-09-11T18:36:00Z">
        <w:r>
          <w:t>Während des Projektverlaufs wurde</w:t>
        </w:r>
      </w:ins>
      <w:ins w:id="1539" w:author="Desiree Sacher" w:date="2014-09-11T18:37:00Z">
        <w:r>
          <w:t>n die Prioritäten zum Teil geändert, da Implementationen während der Umsetzungsphase sich als einfacher herausstellten als ursprünglich gedacht wa</w:t>
        </w:r>
      </w:ins>
      <w:ins w:id="1540" w:author="Desiree Sacher" w:date="2014-09-11T18:38:00Z">
        <w:r>
          <w:t>r. Andere Stories wurden in den Backlog verschoben da dazu noch weitere Implementationen und Features nötig gewesen wären, welche zum Zeitpunkt der Planung noch nicht Abschätzbar waren.</w:t>
        </w:r>
      </w:ins>
    </w:p>
    <w:p w14:paraId="51C643B0" w14:textId="74135764" w:rsidR="00BA5B11" w:rsidRDefault="00DE007B" w:rsidP="00BA5B11">
      <w:pPr>
        <w:rPr>
          <w:ins w:id="1541" w:author="Desiree Sacher" w:date="2014-09-11T18:42:00Z"/>
        </w:rPr>
      </w:pPr>
      <w:ins w:id="1542" w:author="Desiree Sacher" w:date="2014-09-11T18:39:00Z">
        <w:r>
          <w:t xml:space="preserve">Für die Umsetzung wurde viel Wert auf die einfache technische Erweiterbarkeit gelegt um auch nach offiziellem Projektende eine </w:t>
        </w:r>
      </w:ins>
      <w:ins w:id="1543" w:author="Desiree Sacher" w:date="2014-09-11T18:45:00Z">
        <w:r>
          <w:t>bekannte</w:t>
        </w:r>
      </w:ins>
      <w:ins w:id="1544" w:author="Desiree Sacher" w:date="2014-09-11T18:39:00Z">
        <w:r>
          <w:t xml:space="preserve"> Übungsumgebung zu haben. </w:t>
        </w:r>
      </w:ins>
      <w:ins w:id="1545" w:author="Desiree Sacher" w:date="2014-09-11T18:41:00Z">
        <w:r>
          <w:t xml:space="preserve">Die Planung der Stories hätte noch detaillierter erfolgen können, wobei ich mir erhoffe zukünftige Stories mit steigender </w:t>
        </w:r>
      </w:ins>
      <w:ins w:id="1546" w:author="Desiree Sacher" w:date="2014-09-11T18:42:00Z">
        <w:r>
          <w:t>P</w:t>
        </w:r>
      </w:ins>
      <w:ins w:id="1547" w:author="Desiree Sacher" w:date="2014-09-11T18:41:00Z">
        <w:r>
          <w:t>rogrammier</w:t>
        </w:r>
      </w:ins>
      <w:ins w:id="1548" w:author="Desiree Sacher" w:date="2014-09-11T18:42:00Z">
        <w:r>
          <w:t>e</w:t>
        </w:r>
      </w:ins>
      <w:ins w:id="1549" w:author="Desiree Sacher" w:date="2014-09-11T18:41:00Z">
        <w:r>
          <w:t>rfahrung besser abschätzen zu können.</w:t>
        </w:r>
      </w:ins>
    </w:p>
    <w:p w14:paraId="4B6DC8F7" w14:textId="769DC589" w:rsidR="00DE007B" w:rsidRDefault="00DE007B" w:rsidP="00BA5B11">
      <w:pPr>
        <w:rPr>
          <w:ins w:id="1550" w:author="Desiree Sacher" w:date="2014-09-11T18:43:00Z"/>
        </w:rPr>
      </w:pPr>
      <w:ins w:id="1551" w:author="Desiree Sacher" w:date="2014-09-11T18:42:00Z">
        <w:r>
          <w:t xml:space="preserve">Die Testumgebung zeigte sich als äusserst hilfreich und wird in zukünftigen Projekten definitiv gleich zu Beginn auch in der Abschätzung der Aufwände für Stories besser </w:t>
        </w:r>
      </w:ins>
      <w:ins w:id="1552" w:author="Desiree Sacher" w:date="2014-09-11T18:43:00Z">
        <w:r>
          <w:t xml:space="preserve">berücksichtigt. </w:t>
        </w:r>
      </w:ins>
    </w:p>
    <w:p w14:paraId="01F7275B" w14:textId="77777777" w:rsidR="00DE007B" w:rsidRPr="005175AE" w:rsidRDefault="00DE007B" w:rsidP="00BA5B11">
      <w:pPr>
        <w:rPr>
          <w:ins w:id="1553" w:author="Desiree Sacher" w:date="2014-09-11T18:35:00Z"/>
        </w:rPr>
      </w:pPr>
    </w:p>
    <w:p w14:paraId="6344D942" w14:textId="77777777" w:rsidR="00990A5E" w:rsidRDefault="00990A5E">
      <w:pPr>
        <w:spacing w:before="0" w:after="0" w:line="240" w:lineRule="auto"/>
        <w:jc w:val="left"/>
        <w:rPr>
          <w:rFonts w:ascii="Cambria" w:eastAsia="Times New Roman" w:hAnsi="Cambria"/>
          <w:b/>
          <w:bCs/>
          <w:color w:val="4F81BD"/>
          <w:sz w:val="32"/>
          <w:szCs w:val="26"/>
        </w:rPr>
      </w:pPr>
      <w:r>
        <w:br w:type="page"/>
      </w:r>
    </w:p>
    <w:p w14:paraId="75D1C4E2" w14:textId="77326475" w:rsidR="007C51A7" w:rsidRDefault="007C51A7" w:rsidP="007C51A7">
      <w:pPr>
        <w:pStyle w:val="Heading2"/>
      </w:pPr>
      <w:bookmarkStart w:id="1554" w:name="_Toc398226750"/>
      <w:r w:rsidRPr="00BE4CF0">
        <w:lastRenderedPageBreak/>
        <w:t>Ausblick</w:t>
      </w:r>
      <w:bookmarkEnd w:id="1554"/>
    </w:p>
    <w:p w14:paraId="05DFB91E" w14:textId="5193CDD3" w:rsidR="00C33008" w:rsidRDefault="000B1E53" w:rsidP="000B1E53">
      <w:r>
        <w:t>Die während dem Projekt programmierte Basis ist ein guter Ausgangspunkt für weitere Implementationen. Es können nicht nur weitere Kartentypen hinzugefügt werden, weitere Spielmod</w:t>
      </w:r>
      <w:r w:rsidR="00C33008">
        <w:t>i</w:t>
      </w:r>
      <w:r>
        <w:t xml:space="preserve"> können genauso implementiert werden.</w:t>
      </w:r>
    </w:p>
    <w:p w14:paraId="7C8B3410" w14:textId="491AA25B" w:rsidR="000B1E53" w:rsidRDefault="000B1E53" w:rsidP="000B1E53">
      <w:r>
        <w:t>Eine Liste von weiteren Optimierungsbeispielen</w:t>
      </w:r>
      <w:ins w:id="1555" w:author="Desiree Sacher" w:date="2014-09-11T17:35:00Z">
        <w:r w:rsidR="00584BE9">
          <w:t>, Komplettierungen und Erweiterungen</w:t>
        </w:r>
      </w:ins>
      <w:r>
        <w:t xml:space="preserve"> ist hier zu finden</w:t>
      </w:r>
      <w:del w:id="1556" w:author="Desiree Sacher" w:date="2014-09-11T17:36:00Z">
        <w:r w:rsidDel="00584BE9">
          <w:delText>:</w:delText>
        </w:r>
      </w:del>
      <w:ins w:id="1557" w:author="Desiree Sacher" w:date="2014-09-11T17:36:00Z">
        <w:r w:rsidR="00584BE9">
          <w:t>, sie ist aber natürlich nicht abschliessend.</w:t>
        </w:r>
      </w:ins>
    </w:p>
    <w:p w14:paraId="53B14F18" w14:textId="13F51218" w:rsidR="009C0426" w:rsidRDefault="009C0426" w:rsidP="009C0426">
      <w:pPr>
        <w:pStyle w:val="Caption"/>
        <w:keepNext/>
        <w:jc w:val="center"/>
      </w:pPr>
      <w:bookmarkStart w:id="1558" w:name="_Toc398224712"/>
      <w:r>
        <w:t xml:space="preserve">Tabelle </w:t>
      </w:r>
      <w:r w:rsidR="002F2CFD">
        <w:fldChar w:fldCharType="begin"/>
      </w:r>
      <w:r w:rsidR="002F2CFD">
        <w:instrText xml:space="preserve"> SEQ Tabelle \* ARABIC </w:instrText>
      </w:r>
      <w:r w:rsidR="002F2CFD">
        <w:fldChar w:fldCharType="separate"/>
      </w:r>
      <w:ins w:id="1559" w:author="Desiree Sacher" w:date="2014-09-11T18:49:00Z">
        <w:r w:rsidR="00500CEE">
          <w:rPr>
            <w:noProof/>
          </w:rPr>
          <w:t>8</w:t>
        </w:r>
      </w:ins>
      <w:del w:id="1560" w:author="Desiree Sacher" w:date="2014-09-11T18:48:00Z">
        <w:r w:rsidR="005E16E8" w:rsidDel="00500CEE">
          <w:rPr>
            <w:noProof/>
          </w:rPr>
          <w:delText>4</w:delText>
        </w:r>
      </w:del>
      <w:r w:rsidR="002F2CFD">
        <w:rPr>
          <w:noProof/>
        </w:rPr>
        <w:fldChar w:fldCharType="end"/>
      </w:r>
      <w:r>
        <w:t>: Weiterentwicklungsmöglichkeiten</w:t>
      </w:r>
      <w:bookmarkEnd w:id="1558"/>
    </w:p>
    <w:tbl>
      <w:tblPr>
        <w:tblStyle w:val="TableGrid"/>
        <w:tblW w:w="9322" w:type="dxa"/>
        <w:tblLook w:val="04A0" w:firstRow="1" w:lastRow="0" w:firstColumn="1" w:lastColumn="0" w:noHBand="0" w:noVBand="1"/>
      </w:tblPr>
      <w:tblGrid>
        <w:gridCol w:w="540"/>
        <w:gridCol w:w="2916"/>
        <w:gridCol w:w="5866"/>
      </w:tblGrid>
      <w:tr w:rsidR="000B1E53" w14:paraId="693C7283" w14:textId="6428038B" w:rsidTr="000B1E53">
        <w:tc>
          <w:tcPr>
            <w:tcW w:w="540" w:type="dxa"/>
          </w:tcPr>
          <w:p w14:paraId="3C3DE320" w14:textId="287C45A1" w:rsidR="000B1E53" w:rsidRDefault="000B1E53" w:rsidP="000B1E53">
            <w:r>
              <w:t>1</w:t>
            </w:r>
          </w:p>
        </w:tc>
        <w:tc>
          <w:tcPr>
            <w:tcW w:w="2916" w:type="dxa"/>
          </w:tcPr>
          <w:p w14:paraId="2D3F1CB1" w14:textId="494C3C8E" w:rsidR="000B1E53" w:rsidRDefault="000B1E53" w:rsidP="000B1E53">
            <w:r>
              <w:t>Advanced Mode</w:t>
            </w:r>
          </w:p>
        </w:tc>
        <w:tc>
          <w:tcPr>
            <w:tcW w:w="5866" w:type="dxa"/>
          </w:tcPr>
          <w:p w14:paraId="6E1CD42B" w14:textId="335F563B" w:rsidR="000B1E53" w:rsidRDefault="000B1E53">
            <w:r>
              <w:t>Für Farbkarten: „Verwirrungstaktik“ mit Farbeinfärbung anders als dargestellte</w:t>
            </w:r>
            <w:r w:rsidR="000C7A74">
              <w:t>m</w:t>
            </w:r>
            <w:r>
              <w:t xml:space="preserve"> Text. </w:t>
            </w:r>
          </w:p>
        </w:tc>
      </w:tr>
      <w:tr w:rsidR="000B1E53" w14:paraId="7B90F2F4" w14:textId="3BBBE1C0" w:rsidTr="000B1E53">
        <w:tc>
          <w:tcPr>
            <w:tcW w:w="540" w:type="dxa"/>
          </w:tcPr>
          <w:p w14:paraId="4F01FEFB" w14:textId="08FB84B0" w:rsidR="000B1E53" w:rsidRDefault="000B1E53" w:rsidP="000B1E53">
            <w:r>
              <w:t>2</w:t>
            </w:r>
          </w:p>
        </w:tc>
        <w:tc>
          <w:tcPr>
            <w:tcW w:w="2916" w:type="dxa"/>
          </w:tcPr>
          <w:p w14:paraId="1A9FB289" w14:textId="341E0877" w:rsidR="000B1E53" w:rsidRDefault="000B1E53" w:rsidP="000B1E53">
            <w:r>
              <w:t>Speed Modus</w:t>
            </w:r>
          </w:p>
        </w:tc>
        <w:tc>
          <w:tcPr>
            <w:tcW w:w="5866" w:type="dxa"/>
          </w:tcPr>
          <w:p w14:paraId="31D04E6E" w14:textId="177F26A0" w:rsidR="000B1E53" w:rsidRDefault="000B1E53" w:rsidP="000B1E53">
            <w:r>
              <w:t>Für Farbkarten: Beschleunigte Anzeige, begrenzt auf Zeitwert</w:t>
            </w:r>
            <w:r w:rsidR="00C13571">
              <w:t xml:space="preserve"> wobei der Punktemodus verändert werden müsste</w:t>
            </w:r>
            <w:r w:rsidR="000C7A74">
              <w:t>.</w:t>
            </w:r>
          </w:p>
        </w:tc>
      </w:tr>
      <w:tr w:rsidR="000B1E53" w14:paraId="359822D0" w14:textId="64758D18" w:rsidTr="000B1E53">
        <w:tc>
          <w:tcPr>
            <w:tcW w:w="540" w:type="dxa"/>
          </w:tcPr>
          <w:p w14:paraId="02C57BE5" w14:textId="6EF1749B" w:rsidR="000B1E53" w:rsidRDefault="00C13571" w:rsidP="000B1E53">
            <w:r>
              <w:t>3</w:t>
            </w:r>
          </w:p>
        </w:tc>
        <w:tc>
          <w:tcPr>
            <w:tcW w:w="2916" w:type="dxa"/>
          </w:tcPr>
          <w:p w14:paraId="6D2EC067" w14:textId="6B7BDC2A" w:rsidR="000B1E53" w:rsidRDefault="000C7A74">
            <w:r>
              <w:t xml:space="preserve">Top Score </w:t>
            </w:r>
            <w:r w:rsidR="00C13571">
              <w:t>Liste</w:t>
            </w:r>
          </w:p>
        </w:tc>
        <w:tc>
          <w:tcPr>
            <w:tcW w:w="5866" w:type="dxa"/>
          </w:tcPr>
          <w:p w14:paraId="0CB2CC3B" w14:textId="2D97B3A5" w:rsidR="000B1E53" w:rsidRDefault="002E2BB3">
            <w:r>
              <w:t xml:space="preserve">Implementierung </w:t>
            </w:r>
            <w:r w:rsidR="00C13571">
              <w:t>eine</w:t>
            </w:r>
            <w:r>
              <w:t>r</w:t>
            </w:r>
            <w:r w:rsidR="00C13571">
              <w:t xml:space="preserve"> Top</w:t>
            </w:r>
            <w:r>
              <w:t xml:space="preserve"> S</w:t>
            </w:r>
            <w:r w:rsidR="00C13571">
              <w:t xml:space="preserve">corer Liste, welche die besten Resultate festhält und über eine Serialisierung speichert.  </w:t>
            </w:r>
          </w:p>
        </w:tc>
      </w:tr>
      <w:tr w:rsidR="006B0B98" w14:paraId="12B9E990" w14:textId="77777777" w:rsidTr="000B1E53">
        <w:tc>
          <w:tcPr>
            <w:tcW w:w="540" w:type="dxa"/>
          </w:tcPr>
          <w:p w14:paraId="5F74400D" w14:textId="0141F196" w:rsidR="006B0B98" w:rsidRDefault="006B0B98" w:rsidP="000B1E53">
            <w:r>
              <w:t>4</w:t>
            </w:r>
          </w:p>
        </w:tc>
        <w:tc>
          <w:tcPr>
            <w:tcW w:w="2916" w:type="dxa"/>
          </w:tcPr>
          <w:p w14:paraId="09CA26DD" w14:textId="61AC95EF" w:rsidR="006B0B98" w:rsidRDefault="006B0B98">
            <w:r>
              <w:t xml:space="preserve">Anzeige ob </w:t>
            </w:r>
            <w:r w:rsidR="00842742">
              <w:t>s</w:t>
            </w:r>
            <w:r>
              <w:t xml:space="preserve">erielle Verbindung </w:t>
            </w:r>
            <w:r w:rsidR="00842742">
              <w:t>besteht</w:t>
            </w:r>
          </w:p>
        </w:tc>
        <w:tc>
          <w:tcPr>
            <w:tcW w:w="5866" w:type="dxa"/>
          </w:tcPr>
          <w:p w14:paraId="2B41B498" w14:textId="0F3E61AF" w:rsidR="006B0B98" w:rsidRDefault="006B0B98" w:rsidP="000B1E53">
            <w:r>
              <w:t>Eine Anzeige im Hauptfenster zeigt den Status der seriellen Verbindung an. Falls die Verbindung verloren gehen würde</w:t>
            </w:r>
            <w:r w:rsidR="00905BD4">
              <w:t xml:space="preserve"> könnte somit das Spiel unterbrochen werden.</w:t>
            </w:r>
          </w:p>
        </w:tc>
      </w:tr>
      <w:tr w:rsidR="00905BD4" w14:paraId="5EA77C51" w14:textId="77777777" w:rsidTr="000B1E53">
        <w:tc>
          <w:tcPr>
            <w:tcW w:w="540" w:type="dxa"/>
          </w:tcPr>
          <w:p w14:paraId="2BCB116A" w14:textId="5A592416" w:rsidR="00905BD4" w:rsidRDefault="00905BD4" w:rsidP="000B1E53">
            <w:r>
              <w:t>5</w:t>
            </w:r>
          </w:p>
        </w:tc>
        <w:tc>
          <w:tcPr>
            <w:tcW w:w="2916" w:type="dxa"/>
          </w:tcPr>
          <w:p w14:paraId="2867D258" w14:textId="28CA5914" w:rsidR="00905BD4" w:rsidRDefault="00905BD4" w:rsidP="000B1E53">
            <w:r>
              <w:t>Anzeige Zeit im Hauptfenster</w:t>
            </w:r>
          </w:p>
        </w:tc>
        <w:tc>
          <w:tcPr>
            <w:tcW w:w="5866" w:type="dxa"/>
          </w:tcPr>
          <w:p w14:paraId="31FD54B5" w14:textId="18EBB285" w:rsidR="00905BD4" w:rsidRDefault="00905BD4" w:rsidP="000B1E53">
            <w:r>
              <w:t>Eine Anzeige im Hauptfenster der Zeit kann den Spieldruck erhöhen und das Spiel entsprechend spannender machen.</w:t>
            </w:r>
          </w:p>
        </w:tc>
      </w:tr>
      <w:tr w:rsidR="00905BD4" w14:paraId="534B9C62" w14:textId="77777777" w:rsidTr="000B1E53">
        <w:tc>
          <w:tcPr>
            <w:tcW w:w="540" w:type="dxa"/>
          </w:tcPr>
          <w:p w14:paraId="419E5EDC" w14:textId="16BB475A" w:rsidR="00905BD4" w:rsidRDefault="00905BD4" w:rsidP="000B1E53">
            <w:r>
              <w:t>6</w:t>
            </w:r>
          </w:p>
        </w:tc>
        <w:tc>
          <w:tcPr>
            <w:tcW w:w="2916" w:type="dxa"/>
          </w:tcPr>
          <w:p w14:paraId="73AA028C" w14:textId="29AD02D1" w:rsidR="00905BD4" w:rsidRDefault="00905BD4" w:rsidP="000B1E53">
            <w:r>
              <w:t>Countdown vor dem Spiel</w:t>
            </w:r>
          </w:p>
        </w:tc>
        <w:tc>
          <w:tcPr>
            <w:tcW w:w="5866" w:type="dxa"/>
          </w:tcPr>
          <w:p w14:paraId="5C30B2E3" w14:textId="537E998A" w:rsidR="00905BD4" w:rsidRDefault="00905BD4" w:rsidP="000B1E53">
            <w:r>
              <w:t>Ein kurzer Countdown vor dem Spielstart kann die Vorbereitungsphase verbessern und würde den Spieleffekt erhöhen.</w:t>
            </w:r>
          </w:p>
        </w:tc>
      </w:tr>
    </w:tbl>
    <w:p w14:paraId="125694F5" w14:textId="77777777" w:rsidR="000B1E53" w:rsidRPr="000B1E53" w:rsidRDefault="000B1E53" w:rsidP="000B1E53"/>
    <w:p w14:paraId="025F0B22" w14:textId="11DEB12B" w:rsidR="00C45876" w:rsidRPr="0025579C" w:rsidRDefault="00C45876">
      <w:pPr>
        <w:spacing w:before="0" w:after="0" w:line="240" w:lineRule="auto"/>
        <w:jc w:val="left"/>
        <w:rPr>
          <w:rFonts w:ascii="Cambria" w:eastAsia="Times New Roman" w:hAnsi="Cambria"/>
          <w:b/>
          <w:bCs/>
          <w:color w:val="365F91"/>
          <w:sz w:val="36"/>
          <w:szCs w:val="28"/>
        </w:rPr>
      </w:pPr>
      <w:r>
        <w:br w:type="page"/>
      </w:r>
    </w:p>
    <w:p w14:paraId="133AC210" w14:textId="77777777" w:rsidR="00BB6ACF" w:rsidRDefault="000F5F91" w:rsidP="00C45876">
      <w:pPr>
        <w:pStyle w:val="Heading1"/>
      </w:pPr>
      <w:bookmarkStart w:id="1561" w:name="_Toc398226751"/>
      <w:r>
        <w:lastRenderedPageBreak/>
        <w:t>Diskussion des eignen Beitrags</w:t>
      </w:r>
      <w:bookmarkEnd w:id="1561"/>
    </w:p>
    <w:p w14:paraId="3CC84C43" w14:textId="77777777" w:rsidR="007C51A7" w:rsidRDefault="007C51A7" w:rsidP="007C51A7">
      <w:pPr>
        <w:pStyle w:val="Heading2"/>
      </w:pPr>
      <w:bookmarkStart w:id="1562" w:name="_Toc398226752"/>
      <w:r w:rsidRPr="007C51A7">
        <w:t>Studieren der RFID Technologie und Bauen eines Reader mittels eines Arduinos und einem RFID Shield</w:t>
      </w:r>
      <w:bookmarkEnd w:id="1562"/>
      <w:r w:rsidRPr="007C51A7">
        <w:t xml:space="preserve"> </w:t>
      </w:r>
    </w:p>
    <w:p w14:paraId="45558B06" w14:textId="288588B7" w:rsidR="00CD22DC" w:rsidRDefault="00CD22DC" w:rsidP="00CD22DC">
      <w:r>
        <w:t>Das Protokoll welches für RFID</w:t>
      </w:r>
      <w:r w:rsidR="00967F31">
        <w:t>-</w:t>
      </w:r>
      <w:r>
        <w:t>Transaktionen</w:t>
      </w:r>
      <w:r w:rsidR="00C60757">
        <w:t xml:space="preserve"> der Studentenkarte</w:t>
      </w:r>
      <w:r>
        <w:t xml:space="preserve"> ver</w:t>
      </w:r>
      <w:r w:rsidR="00C60757">
        <w:t>wendet wird ist im ISO Standard</w:t>
      </w:r>
      <w:r w:rsidR="00C60757" w:rsidRPr="00C60757">
        <w:t xml:space="preserve"> 14443</w:t>
      </w:r>
      <w:r w:rsidR="00C60757">
        <w:t xml:space="preserve"> definiert. Die Erkenntnisse zum Protokoll sind im Kapitel 3.1 festgehalten. Um einen RFID Reader selber zu bauen galt es zuerst herauszufinden, welche der erhältlichen </w:t>
      </w:r>
      <w:ins w:id="1563" w:author="Desiree Sacher" w:date="2014-09-11T17:37:00Z">
        <w:r w:rsidR="005B5A64">
          <w:t>Komponenten</w:t>
        </w:r>
      </w:ins>
      <w:del w:id="1564" w:author="Desiree Sacher" w:date="2014-09-11T17:37:00Z">
        <w:r w:rsidR="00C60757" w:rsidDel="005B5A64">
          <w:delText>Reader</w:delText>
        </w:r>
      </w:del>
      <w:r w:rsidR="00C60757">
        <w:t xml:space="preserve"> für den Einsatz geeignet wären. Ein wichtiger Faktor beim eigenen Zusammenbau war die gute Dokumentation, welche für den Xbee Reader vorhanden war. Zudem sollte ein Chipsatz auf dem Reader verbaut sein, welcher möglichst nicht nur die öffentlich bekannten Funktionalitäten unterstützt, sondern auch Fähigkeiten wie das passive </w:t>
      </w:r>
      <w:r w:rsidR="00B24207">
        <w:t>M</w:t>
      </w:r>
      <w:r w:rsidR="00C60757">
        <w:t>itlesen von Transaktionen ermöglich</w:t>
      </w:r>
      <w:r w:rsidR="00B24207">
        <w:t>t</w:t>
      </w:r>
      <w:r w:rsidR="00C60757">
        <w:t>. Nach einiger Recherche konnte festgestellt werden, dass der Chipsatz PN532 dies technisch unterstützt, entsprechende Arduino Code</w:t>
      </w:r>
      <w:r w:rsidR="007B0802">
        <w:rPr>
          <w:rStyle w:val="CommentReference"/>
        </w:rPr>
        <w:t>-</w:t>
      </w:r>
      <w:r w:rsidR="007B0802">
        <w:t>Imp</w:t>
      </w:r>
      <w:r w:rsidR="00C60757">
        <w:t>lementationen aber nicht aufgeführt sind.</w:t>
      </w:r>
    </w:p>
    <w:p w14:paraId="44F92B77" w14:textId="02092497" w:rsidR="00C60757" w:rsidRPr="00CD22DC" w:rsidRDefault="00C60757" w:rsidP="00CD22DC">
      <w:r>
        <w:t xml:space="preserve">Durch </w:t>
      </w:r>
      <w:del w:id="1565" w:author="Desiree Sacher" w:date="2014-09-11T17:38:00Z">
        <w:r w:rsidDel="005B5A64">
          <w:delText xml:space="preserve">diese </w:delText>
        </w:r>
      </w:del>
      <w:ins w:id="1566" w:author="Desiree Sacher" w:date="2014-09-11T17:38:00Z">
        <w:r w:rsidR="005B5A64">
          <w:t xml:space="preserve">die gelegte </w:t>
        </w:r>
      </w:ins>
      <w:r>
        <w:t xml:space="preserve">Basis kann dieses Projekt nach Vollendung der Semesterarbeit beliebig fortgesetzt werden. Die Grenzen der Fähigkeiten des Sensors sind noch nicht erreicht. </w:t>
      </w:r>
    </w:p>
    <w:p w14:paraId="659D0577" w14:textId="2771443E" w:rsidR="00F35FB7" w:rsidRDefault="007C51A7" w:rsidP="00F35FB7">
      <w:pPr>
        <w:pStyle w:val="Heading2"/>
      </w:pPr>
      <w:bookmarkStart w:id="1567" w:name="_Toc398226753"/>
      <w:r>
        <w:t>Dokumentieren von Herausforderungen beim Bauen eines RFID Readers</w:t>
      </w:r>
      <w:bookmarkEnd w:id="1567"/>
    </w:p>
    <w:p w14:paraId="443B0215" w14:textId="4702525F" w:rsidR="0005280D" w:rsidRDefault="0005280D" w:rsidP="0005280D">
      <w:pPr>
        <w:rPr>
          <w:ins w:id="1568" w:author="Desiree Sacher" w:date="2014-09-11T17:38:00Z"/>
          <w:noProof/>
          <w:lang w:eastAsia="de-CH"/>
        </w:rPr>
      </w:pPr>
      <w:r>
        <w:t>Die grössten Herausforderungen waren die versteckten Limitationen, welche gewisse Reader enthielten</w:t>
      </w:r>
      <w:r w:rsidR="00CD26F3">
        <w:t>, zu finden</w:t>
      </w:r>
      <w:r>
        <w:t xml:space="preserve">. So hatte der ursprünglich ausgewählte Reader von Seeed Studios eine Datenleselimite von </w:t>
      </w:r>
      <w:r w:rsidR="00CD26F3">
        <w:t>80 bytes, weshalb er aus Zuverlässigkeitsgründen nicht weiter eingesetzt wurde</w:t>
      </w:r>
      <w:r w:rsidR="00CD26F3" w:rsidRPr="00CD26F3">
        <w:rPr>
          <w:noProof/>
          <w:lang w:eastAsia="de-CH"/>
        </w:rPr>
        <w:t xml:space="preserve"> </w:t>
      </w:r>
      <w:r w:rsidR="00CD26F3">
        <w:rPr>
          <w:noProof/>
          <w:lang w:eastAsia="de-CH"/>
        </w:rPr>
        <w:drawing>
          <wp:inline distT="0" distB="0" distL="0" distR="0" wp14:anchorId="2B7D1088" wp14:editId="77F00061">
            <wp:extent cx="5362575" cy="1971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362575" cy="1971675"/>
                    </a:xfrm>
                    <a:prstGeom prst="rect">
                      <a:avLst/>
                    </a:prstGeom>
                  </pic:spPr>
                </pic:pic>
              </a:graphicData>
            </a:graphic>
          </wp:inline>
        </w:drawing>
      </w:r>
    </w:p>
    <w:p w14:paraId="3E35935E" w14:textId="438A08AF" w:rsidR="005B5A64" w:rsidRDefault="005B5A64" w:rsidP="00DD5DC4">
      <w:pPr>
        <w:pStyle w:val="Caption"/>
        <w:rPr>
          <w:noProof/>
          <w:lang w:eastAsia="de-CH"/>
        </w:rPr>
      </w:pPr>
      <w:bookmarkStart w:id="1569" w:name="_Toc398224601"/>
      <w:ins w:id="1570" w:author="Desiree Sacher" w:date="2014-09-11T17:38:00Z">
        <w:r>
          <w:t xml:space="preserve">Abbildung </w:t>
        </w:r>
        <w:r>
          <w:fldChar w:fldCharType="begin"/>
        </w:r>
        <w:r>
          <w:instrText xml:space="preserve"> SEQ Abbildung \* ARABIC </w:instrText>
        </w:r>
      </w:ins>
      <w:r>
        <w:fldChar w:fldCharType="separate"/>
      </w:r>
      <w:ins w:id="1571" w:author="Desiree Sacher" w:date="2014-09-11T17:38:00Z">
        <w:r>
          <w:rPr>
            <w:noProof/>
          </w:rPr>
          <w:t>28</w:t>
        </w:r>
        <w:r>
          <w:fldChar w:fldCharType="end"/>
        </w:r>
        <w:r>
          <w:t>: Ausschnitt aus der Dokumentation zum Seeed Studio Reader</w:t>
        </w:r>
        <w:r>
          <w:rPr>
            <w:rStyle w:val="FootnoteReference"/>
          </w:rPr>
          <w:footnoteReference w:id="8"/>
        </w:r>
      </w:ins>
      <w:bookmarkEnd w:id="1569"/>
    </w:p>
    <w:p w14:paraId="62B9EA44" w14:textId="17317D3F" w:rsidR="00CD26F3" w:rsidRDefault="00CD26F3" w:rsidP="0005280D">
      <w:r>
        <w:t xml:space="preserve">Der jetzt verwendete Reader von Xbee wiederum hat eine Limitation, welche ein gleichzeitiges </w:t>
      </w:r>
      <w:r w:rsidR="00A87A19">
        <w:t xml:space="preserve">Auslesen </w:t>
      </w:r>
      <w:r>
        <w:t xml:space="preserve">und </w:t>
      </w:r>
      <w:r w:rsidR="00A87A19">
        <w:t xml:space="preserve">Schreiben </w:t>
      </w:r>
      <w:r>
        <w:t>über das Serial Interface am Arduino unterbindet. Als Konsequenz kann der ausgeführte Code auf dem Arduino nicht von Eingaben über das Serial Interface beeinflusst werden. Reaktionen können einzig über das RFID</w:t>
      </w:r>
      <w:r w:rsidR="00A87A19">
        <w:t>-</w:t>
      </w:r>
      <w:r>
        <w:t xml:space="preserve">Modul provoziert werden. Dies hat die Entscheidung massgeblich beeinflusst, auf dem Arduino lediglich ein </w:t>
      </w:r>
      <w:r w:rsidR="00A87A19">
        <w:t xml:space="preserve">Skript </w:t>
      </w:r>
      <w:r>
        <w:t>zu aktivieren</w:t>
      </w:r>
      <w:r w:rsidR="00A87A19">
        <w:t>,</w:t>
      </w:r>
      <w:r>
        <w:t xml:space="preserve"> welche</w:t>
      </w:r>
      <w:r w:rsidR="00A87A19">
        <w:t>s</w:t>
      </w:r>
      <w:r>
        <w:t xml:space="preserve"> die Karten </w:t>
      </w:r>
      <w:r>
        <w:lastRenderedPageBreak/>
        <w:t>erkennt</w:t>
      </w:r>
      <w:ins w:id="1578" w:author="Desiree Sacher" w:date="2014-09-11T17:53:00Z">
        <w:r w:rsidR="00DD5DC4">
          <w:t>, die UIDs über den seriellen Bus an das Python Programm überträgt</w:t>
        </w:r>
      </w:ins>
      <w:r w:rsidR="00A87A19">
        <w:t>,</w:t>
      </w:r>
      <w:r>
        <w:t xml:space="preserve"> aber</w:t>
      </w:r>
      <w:ins w:id="1579" w:author="Desiree Sacher" w:date="2014-09-11T17:53:00Z">
        <w:r w:rsidR="00DD5DC4">
          <w:t xml:space="preserve"> die Karten selber</w:t>
        </w:r>
      </w:ins>
      <w:r>
        <w:t xml:space="preserve"> nicht weiter verändert.</w:t>
      </w:r>
    </w:p>
    <w:p w14:paraId="7D843835" w14:textId="2C1635F1" w:rsidR="00CD26F3" w:rsidRPr="0005280D" w:rsidRDefault="00CD26F3" w:rsidP="0005280D">
      <w:r>
        <w:t>Alternativ hätte die komplette RFID</w:t>
      </w:r>
      <w:r w:rsidR="00A87A19">
        <w:t>-</w:t>
      </w:r>
      <w:r>
        <w:t>Protokoll</w:t>
      </w:r>
      <w:r w:rsidR="00A87A19">
        <w:t>l</w:t>
      </w:r>
      <w:r>
        <w:t xml:space="preserve">ogik ebenfalls über das </w:t>
      </w:r>
      <w:r w:rsidR="00A87A19">
        <w:t>s</w:t>
      </w:r>
      <w:r>
        <w:t>erielle Interface übertragen werden können, wobei das Arduino dann nur noch als reine Steckplatine gedient hätte</w:t>
      </w:r>
      <w:r w:rsidR="00A87A19">
        <w:t>.</w:t>
      </w:r>
      <w:r>
        <w:t xml:space="preserve"> </w:t>
      </w:r>
      <w:r w:rsidR="00A87A19">
        <w:t>D</w:t>
      </w:r>
      <w:r>
        <w:t>ieser Modus wird „Transparent Operation“ genannt. Um dies zu erreichen hätte allerdings auf dem Arduino der ARM</w:t>
      </w:r>
      <w:r w:rsidR="00A87A19">
        <w:t>-</w:t>
      </w:r>
      <w:r>
        <w:t>C</w:t>
      </w:r>
      <w:r w:rsidR="00A87A19">
        <w:t>hip</w:t>
      </w:r>
      <w:r>
        <w:t xml:space="preserve"> entfernt werden </w:t>
      </w:r>
      <w:r w:rsidR="00A87A19">
        <w:t>müssen</w:t>
      </w:r>
      <w:r>
        <w:t>, was bei de</w:t>
      </w:r>
      <w:r w:rsidR="00A87A19">
        <w:t>r</w:t>
      </w:r>
      <w:r>
        <w:t xml:space="preserve"> </w:t>
      </w:r>
      <w:r w:rsidR="00A87A19">
        <w:t xml:space="preserve">für das </w:t>
      </w:r>
      <w:r>
        <w:t xml:space="preserve">Projekt vorgelegene Version nicht möglich war. Zudem wäre der Arduino Teil des Projekts daraufhin zu gering </w:t>
      </w:r>
      <w:r w:rsidR="00A87A19">
        <w:t>ausgefallen</w:t>
      </w:r>
      <w:r>
        <w:t>, was dem ursprünglichen Ziel, ein Projekt mit Hilfe eines Arduinos zu realisieren, nicht diente.</w:t>
      </w:r>
    </w:p>
    <w:p w14:paraId="3223EE14" w14:textId="0B759DEE" w:rsidR="007C51A7" w:rsidRDefault="007C51A7" w:rsidP="007C51A7">
      <w:pPr>
        <w:pStyle w:val="Heading2"/>
      </w:pPr>
      <w:bookmarkStart w:id="1580" w:name="_Toc398226754"/>
      <w:r>
        <w:t>Machbarkeitsanalyse zum Auslesen unserer neuen Campus Card</w:t>
      </w:r>
      <w:bookmarkEnd w:id="1580"/>
    </w:p>
    <w:p w14:paraId="3716AFCC" w14:textId="7C51EC3E" w:rsidR="006335F6" w:rsidRDefault="0093189E" w:rsidP="0093189E">
      <w:r>
        <w:t xml:space="preserve">Die Online Recherchen ergaben, dass die Studentenausweise von InterCard </w:t>
      </w:r>
      <w:r w:rsidR="006335F6">
        <w:t>erzeugt wurden. Ein Online</w:t>
      </w:r>
      <w:r w:rsidR="004C6CA1">
        <w:t>-</w:t>
      </w:r>
      <w:r w:rsidR="006335F6">
        <w:t>Kurzportrait und eine Erfolgsstory zur Implementation konnten dies dokumentieren</w:t>
      </w:r>
      <w:ins w:id="1581" w:author="Desiree Sacher" w:date="2014-09-11T17:54:00Z">
        <w:r w:rsidR="00FD694F">
          <w:t>, sie ist in der Abbildung</w:t>
        </w:r>
      </w:ins>
      <w:r w:rsidR="006335F6">
        <w:t>.</w:t>
      </w:r>
      <w:ins w:id="1582" w:author="Desiree Sacher" w:date="2014-09-11T17:54:00Z">
        <w:r w:rsidR="00FD694F">
          <w:t>29 eingeblendet.</w:t>
        </w:r>
      </w:ins>
      <w:r w:rsidR="006335F6">
        <w:t xml:space="preserve"> </w:t>
      </w:r>
    </w:p>
    <w:p w14:paraId="78BF7CBE" w14:textId="08F1877A" w:rsidR="006335F6" w:rsidRDefault="006335F6" w:rsidP="0093189E">
      <w:pPr>
        <w:rPr>
          <w:ins w:id="1583" w:author="Desiree Sacher" w:date="2014-09-11T17:54:00Z"/>
        </w:rPr>
      </w:pPr>
      <w:r>
        <w:rPr>
          <w:noProof/>
          <w:lang w:eastAsia="de-CH"/>
        </w:rPr>
        <w:drawing>
          <wp:inline distT="0" distB="0" distL="0" distR="0" wp14:anchorId="34E70CB7" wp14:editId="4271B579">
            <wp:extent cx="5760720" cy="30720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720" cy="3072057"/>
                    </a:xfrm>
                    <a:prstGeom prst="rect">
                      <a:avLst/>
                    </a:prstGeom>
                  </pic:spPr>
                </pic:pic>
              </a:graphicData>
            </a:graphic>
          </wp:inline>
        </w:drawing>
      </w:r>
    </w:p>
    <w:p w14:paraId="5EE24B69" w14:textId="687AD93D" w:rsidR="00FD694F" w:rsidRPr="00500CEE" w:rsidRDefault="00FD694F" w:rsidP="005E16E8">
      <w:pPr>
        <w:pStyle w:val="Caption"/>
        <w:rPr>
          <w:rPrChange w:id="1584" w:author="Desiree Sacher" w:date="2014-09-11T18:47:00Z">
            <w:rPr>
              <w:lang w:val="en-US"/>
            </w:rPr>
          </w:rPrChange>
        </w:rPr>
      </w:pPr>
      <w:bookmarkStart w:id="1585" w:name="_Toc398224602"/>
      <w:ins w:id="1586" w:author="Desiree Sacher" w:date="2014-09-11T17:54:00Z">
        <w:r w:rsidRPr="00500CEE">
          <w:rPr>
            <w:rPrChange w:id="1587" w:author="Desiree Sacher" w:date="2014-09-11T18:47:00Z">
              <w:rPr>
                <w:lang w:val="en-US"/>
              </w:rPr>
            </w:rPrChange>
          </w:rPr>
          <w:t xml:space="preserve">Abbildung </w:t>
        </w:r>
      </w:ins>
      <w:r>
        <w:fldChar w:fldCharType="begin"/>
      </w:r>
      <w:r w:rsidRPr="00500CEE">
        <w:rPr>
          <w:rPrChange w:id="1588" w:author="Desiree Sacher" w:date="2014-09-11T18:47:00Z">
            <w:rPr>
              <w:lang w:val="en-US"/>
            </w:rPr>
          </w:rPrChange>
        </w:rPr>
        <w:instrText xml:space="preserve"> SEQ Abbildung \* ARABIC </w:instrText>
      </w:r>
      <w:r>
        <w:fldChar w:fldCharType="separate"/>
      </w:r>
      <w:ins w:id="1589" w:author="Desiree Sacher" w:date="2014-09-11T17:54:00Z">
        <w:r w:rsidRPr="00500CEE">
          <w:rPr>
            <w:noProof/>
            <w:rPrChange w:id="1590" w:author="Desiree Sacher" w:date="2014-09-11T18:47:00Z">
              <w:rPr>
                <w:noProof/>
                <w:lang w:val="en-US"/>
              </w:rPr>
            </w:rPrChange>
          </w:rPr>
          <w:t>29</w:t>
        </w:r>
        <w:r>
          <w:fldChar w:fldCharType="end"/>
        </w:r>
        <w:r w:rsidRPr="00500CEE">
          <w:rPr>
            <w:rPrChange w:id="1591" w:author="Desiree Sacher" w:date="2014-09-11T18:47:00Z">
              <w:rPr>
                <w:lang w:val="en-US"/>
              </w:rPr>
            </w:rPrChange>
          </w:rPr>
          <w:t>: Success Story InterCard - ZHAW</w:t>
        </w:r>
      </w:ins>
      <w:bookmarkEnd w:id="1585"/>
    </w:p>
    <w:p w14:paraId="09099DAA" w14:textId="3CA089BD" w:rsidR="0093189E" w:rsidRDefault="006335F6" w:rsidP="0093189E">
      <w:r>
        <w:t>Auf der Webseite von InterCard wird präsentiert, welche Kartenmodi zur Verfügung stehen. Ein visueller Abgleich zeigte, dass für unseren Studentenausweis keine Karte mit einem Chip verwendet wurde und entsprechend auf den Typ Mifare Classic 1 Kbyte gesetzt wurde</w:t>
      </w:r>
      <w:r w:rsidR="007D3242">
        <w:t xml:space="preserve"> (siehe auch </w:t>
      </w:r>
      <w:r w:rsidR="007D3242">
        <w:fldChar w:fldCharType="begin"/>
      </w:r>
      <w:r w:rsidR="007D3242">
        <w:instrText xml:space="preserve"> REF _Ref398074592 \h </w:instrText>
      </w:r>
      <w:r w:rsidR="007D3242">
        <w:fldChar w:fldCharType="separate"/>
      </w:r>
      <w:ins w:id="1592" w:author="Desiree Sacher" w:date="2014-09-11T17:55:00Z">
        <w:r w:rsidR="00FD694F">
          <w:t xml:space="preserve">Abbildung </w:t>
        </w:r>
        <w:r w:rsidR="00FD694F">
          <w:rPr>
            <w:noProof/>
          </w:rPr>
          <w:t>29</w:t>
        </w:r>
      </w:ins>
      <w:del w:id="1593" w:author="Desiree Sacher" w:date="2014-09-11T17:55:00Z">
        <w:r w:rsidR="007D3242" w:rsidDel="00FD694F">
          <w:delText xml:space="preserve">Abbildung </w:delText>
        </w:r>
        <w:r w:rsidR="007D3242" w:rsidDel="00FD694F">
          <w:rPr>
            <w:noProof/>
          </w:rPr>
          <w:delText>26</w:delText>
        </w:r>
      </w:del>
      <w:r w:rsidR="007D3242">
        <w:fldChar w:fldCharType="end"/>
      </w:r>
      <w:r w:rsidR="007D3242">
        <w:t>)</w:t>
      </w:r>
      <w:r>
        <w:t>.</w:t>
      </w:r>
    </w:p>
    <w:p w14:paraId="582364CD" w14:textId="77777777" w:rsidR="006335F6" w:rsidRDefault="006335F6" w:rsidP="006335F6">
      <w:pPr>
        <w:keepNext/>
      </w:pPr>
      <w:r>
        <w:rPr>
          <w:noProof/>
          <w:lang w:eastAsia="de-CH"/>
        </w:rPr>
        <w:lastRenderedPageBreak/>
        <w:drawing>
          <wp:inline distT="0" distB="0" distL="0" distR="0" wp14:anchorId="7A07EFF5" wp14:editId="1D8D87BC">
            <wp:extent cx="5362575" cy="4295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362575" cy="4295775"/>
                    </a:xfrm>
                    <a:prstGeom prst="rect">
                      <a:avLst/>
                    </a:prstGeom>
                  </pic:spPr>
                </pic:pic>
              </a:graphicData>
            </a:graphic>
          </wp:inline>
        </w:drawing>
      </w:r>
    </w:p>
    <w:p w14:paraId="50D12FFE" w14:textId="2631088F" w:rsidR="006335F6" w:rsidRDefault="006335F6" w:rsidP="006335F6">
      <w:pPr>
        <w:pStyle w:val="Caption"/>
      </w:pPr>
      <w:bookmarkStart w:id="1594" w:name="_Ref398074592"/>
      <w:bookmarkStart w:id="1595" w:name="_Toc398224603"/>
      <w:r>
        <w:t xml:space="preserve">Abbildung </w:t>
      </w:r>
      <w:r w:rsidR="002F2CFD">
        <w:fldChar w:fldCharType="begin"/>
      </w:r>
      <w:r w:rsidR="002F2CFD">
        <w:instrText xml:space="preserve"> SEQ Abbildung \* ARABIC </w:instrText>
      </w:r>
      <w:r w:rsidR="002F2CFD">
        <w:fldChar w:fldCharType="separate"/>
      </w:r>
      <w:ins w:id="1596" w:author="Desiree Sacher" w:date="2014-09-11T17:58:00Z">
        <w:r w:rsidR="00602E85">
          <w:rPr>
            <w:noProof/>
          </w:rPr>
          <w:t>30</w:t>
        </w:r>
      </w:ins>
      <w:del w:id="1597" w:author="Desiree Sacher" w:date="2014-09-11T16:35:00Z">
        <w:r w:rsidR="009D5A98" w:rsidDel="004C0E62">
          <w:rPr>
            <w:noProof/>
          </w:rPr>
          <w:delText>27</w:delText>
        </w:r>
      </w:del>
      <w:r w:rsidR="002F2CFD">
        <w:rPr>
          <w:noProof/>
        </w:rPr>
        <w:fldChar w:fldCharType="end"/>
      </w:r>
      <w:bookmarkEnd w:id="1594"/>
      <w:r>
        <w:t>: Kartentypen im Angebot von InterCard</w:t>
      </w:r>
      <w:r>
        <w:rPr>
          <w:rStyle w:val="FootnoteReference"/>
        </w:rPr>
        <w:footnoteReference w:id="9"/>
      </w:r>
      <w:bookmarkEnd w:id="1595"/>
    </w:p>
    <w:p w14:paraId="599D0958" w14:textId="4BE13FDD" w:rsidR="006335F6" w:rsidRDefault="006335F6" w:rsidP="0093189E">
      <w:r>
        <w:t xml:space="preserve">Für den </w:t>
      </w:r>
      <w:r w:rsidR="007A7D60">
        <w:t xml:space="preserve">verwendeten </w:t>
      </w:r>
      <w:r>
        <w:t xml:space="preserve">CRYPTO1 Algorithmus </w:t>
      </w:r>
      <w:r w:rsidR="007A7D60">
        <w:t xml:space="preserve">der Studentenkarte </w:t>
      </w:r>
      <w:r>
        <w:t>existiert laut Wikipedia</w:t>
      </w:r>
      <w:r w:rsidR="007A7D60">
        <w:t>-</w:t>
      </w:r>
      <w:r>
        <w:t>Eintrag</w:t>
      </w:r>
      <w:r>
        <w:rPr>
          <w:rStyle w:val="FootnoteReference"/>
        </w:rPr>
        <w:footnoteReference w:id="10"/>
      </w:r>
      <w:r>
        <w:t xml:space="preserve"> seit 2008 genug Verständnis</w:t>
      </w:r>
      <w:r w:rsidR="007A7D60">
        <w:t>,</w:t>
      </w:r>
      <w:r>
        <w:t xml:space="preserve"> um die „Verschlüsselung“ zu brechen.</w:t>
      </w:r>
    </w:p>
    <w:p w14:paraId="73941296" w14:textId="02164ABF" w:rsidR="00C32144" w:rsidRDefault="008562CD" w:rsidP="0093189E">
      <w:r>
        <w:t>Nach Abklärungen mit den Sicherheitsbeauftragten der ZHAW wäre es mir nur nach Unterzeichnen eines NDA erlaubt gewesen, die Sicherheit der auf den Karten abgelegten Daten zu testen. Um für diese</w:t>
      </w:r>
      <w:del w:id="1598" w:author="Desiree Sacher" w:date="2014-09-11T17:55:00Z">
        <w:r w:rsidR="007A7D60" w:rsidDel="00602E85">
          <w:delText>s</w:delText>
        </w:r>
      </w:del>
      <w:r>
        <w:t xml:space="preserve"> Semester</w:t>
      </w:r>
      <w:ins w:id="1599" w:author="Desiree Sacher" w:date="2014-09-11T17:55:00Z">
        <w:r w:rsidR="00602E85">
          <w:t>arbeit</w:t>
        </w:r>
      </w:ins>
      <w:r>
        <w:t xml:space="preserve"> keine zusätzliche</w:t>
      </w:r>
      <w:ins w:id="1600" w:author="Desiree Sacher" w:date="2014-09-11T17:55:00Z">
        <w:r w:rsidR="00602E85">
          <w:t xml:space="preserve"> administrative und formelle Hürde zu schaffen</w:t>
        </w:r>
      </w:ins>
      <w:r>
        <w:t xml:space="preserve"> </w:t>
      </w:r>
      <w:del w:id="1601" w:author="Desiree Sacher" w:date="2014-09-11T17:56:00Z">
        <w:r w:rsidR="00DB5FE0" w:rsidDel="00602E85">
          <w:delText>Schwierigkeit einzubauen</w:delText>
        </w:r>
        <w:r w:rsidR="007A7D60" w:rsidDel="00602E85">
          <w:delText>,</w:delText>
        </w:r>
        <w:r w:rsidR="00DB5FE0" w:rsidDel="00602E85">
          <w:delText xml:space="preserve"> </w:delText>
        </w:r>
      </w:del>
      <w:r w:rsidR="00DB5FE0">
        <w:t xml:space="preserve">wurde entsprechend auf diese Herausforderung verzichtet. </w:t>
      </w:r>
    </w:p>
    <w:p w14:paraId="248C99D9" w14:textId="01831CA5" w:rsidR="008562CD" w:rsidRDefault="00DB5FE0" w:rsidP="0093189E">
      <w:r>
        <w:t xml:space="preserve">Ein </w:t>
      </w:r>
      <w:del w:id="1602" w:author="Desiree Sacher" w:date="2014-09-11T17:56:00Z">
        <w:r w:rsidDel="00602E85">
          <w:delText xml:space="preserve">entsprechendes </w:delText>
        </w:r>
      </w:del>
      <w:r w:rsidR="000066A1">
        <w:t>Auslesen</w:t>
      </w:r>
      <w:ins w:id="1603" w:author="Desiree Sacher" w:date="2014-09-11T17:56:00Z">
        <w:r w:rsidR="00602E85">
          <w:t xml:space="preserve"> der CampusCard</w:t>
        </w:r>
      </w:ins>
      <w:r w:rsidR="000066A1">
        <w:t xml:space="preserve"> </w:t>
      </w:r>
      <w:r>
        <w:t>wäre allerdings mit den heute technisch verfügbaren Mitteln machbar gewesen. Aus diesem Grund weisst auch die InterCard in ihrem technischen Prospekt</w:t>
      </w:r>
      <w:del w:id="1604" w:author="Desiree Sacher" w:date="2014-09-11T17:57:00Z">
        <w:r w:rsidDel="00602E85">
          <w:delText xml:space="preserve"> </w:delText>
        </w:r>
      </w:del>
      <w:ins w:id="1605" w:author="Desiree Sacher" w:date="2014-09-11T17:57:00Z">
        <w:r w:rsidR="00602E85">
          <w:t>, welche in Abbildung 3</w:t>
        </w:r>
      </w:ins>
      <w:ins w:id="1606" w:author="Desiree Sacher" w:date="2014-09-11T17:59:00Z">
        <w:r w:rsidR="00602E85">
          <w:t>1</w:t>
        </w:r>
      </w:ins>
      <w:ins w:id="1607" w:author="Desiree Sacher" w:date="2014-09-11T17:57:00Z">
        <w:r w:rsidR="00602E85">
          <w:t xml:space="preserve"> dargestellt ist, d</w:t>
        </w:r>
      </w:ins>
      <w:del w:id="1608" w:author="Desiree Sacher" w:date="2014-09-11T17:57:00Z">
        <w:r w:rsidDel="00602E85">
          <w:delText>d</w:delText>
        </w:r>
      </w:del>
      <w:r>
        <w:t>arauf hin, dass stattdessen die Verwaltungssoftware im Hintergrund Validitätsprüfungen durchführen soll.</w:t>
      </w:r>
      <w:r w:rsidR="008562CD">
        <w:t xml:space="preserve"> </w:t>
      </w:r>
      <w:r>
        <w:t>Der Hinweis auf die „vom Chiphersteller vergebene Seriennummer“ ist</w:t>
      </w:r>
      <w:ins w:id="1609" w:author="Desiree Sacher" w:date="2014-09-11T17:58:00Z">
        <w:r w:rsidR="00602E85">
          <w:t xml:space="preserve"> trügerisch</w:t>
        </w:r>
      </w:ins>
      <w:del w:id="1610" w:author="Desiree Sacher" w:date="2014-09-11T17:58:00Z">
        <w:r w:rsidDel="00602E85">
          <w:delText xml:space="preserve"> naiv</w:delText>
        </w:r>
      </w:del>
      <w:r>
        <w:t>, da im Internet ohne Probleme Karten erhältlich sind, auf welchen der Seriennummereintrag verändert werden kann.</w:t>
      </w:r>
    </w:p>
    <w:p w14:paraId="4BCF4C09" w14:textId="599B68D6" w:rsidR="00DB5FE0" w:rsidRDefault="00DB5FE0" w:rsidP="0093189E">
      <w:pPr>
        <w:rPr>
          <w:ins w:id="1611" w:author="Desiree Sacher" w:date="2014-09-11T17:58:00Z"/>
        </w:rPr>
      </w:pPr>
      <w:r>
        <w:rPr>
          <w:noProof/>
          <w:lang w:eastAsia="de-CH"/>
        </w:rPr>
        <w:lastRenderedPageBreak/>
        <w:drawing>
          <wp:inline distT="0" distB="0" distL="0" distR="0" wp14:anchorId="78B3E455" wp14:editId="21C69052">
            <wp:extent cx="5760720" cy="2456543"/>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2456543"/>
                    </a:xfrm>
                    <a:prstGeom prst="rect">
                      <a:avLst/>
                    </a:prstGeom>
                  </pic:spPr>
                </pic:pic>
              </a:graphicData>
            </a:graphic>
          </wp:inline>
        </w:drawing>
      </w:r>
    </w:p>
    <w:p w14:paraId="470831E3" w14:textId="7F64C245" w:rsidR="00602E85" w:rsidRPr="0093189E" w:rsidRDefault="00602E85" w:rsidP="005E16E8">
      <w:pPr>
        <w:pStyle w:val="Caption"/>
      </w:pPr>
      <w:bookmarkStart w:id="1612" w:name="_Toc398224604"/>
      <w:ins w:id="1613" w:author="Desiree Sacher" w:date="2014-09-11T17:58:00Z">
        <w:r>
          <w:t xml:space="preserve">Abbildung </w:t>
        </w:r>
        <w:r>
          <w:fldChar w:fldCharType="begin"/>
        </w:r>
        <w:r>
          <w:instrText xml:space="preserve"> SEQ Abbildung \* ARABIC </w:instrText>
        </w:r>
      </w:ins>
      <w:r>
        <w:fldChar w:fldCharType="separate"/>
      </w:r>
      <w:ins w:id="1614" w:author="Desiree Sacher" w:date="2014-09-11T17:58:00Z">
        <w:r>
          <w:rPr>
            <w:noProof/>
          </w:rPr>
          <w:t>31</w:t>
        </w:r>
        <w:r>
          <w:fldChar w:fldCharType="end"/>
        </w:r>
        <w:r>
          <w:t>: Auszug aus dem technischen Prospekt der InterCard</w:t>
        </w:r>
      </w:ins>
      <w:bookmarkEnd w:id="1612"/>
    </w:p>
    <w:p w14:paraId="3F53C33C" w14:textId="3A3871BA" w:rsidR="007C51A7" w:rsidRDefault="007C51A7" w:rsidP="007C51A7">
      <w:pPr>
        <w:pStyle w:val="Heading2"/>
      </w:pPr>
      <w:bookmarkStart w:id="1615" w:name="_Toc398226755"/>
      <w:r>
        <w:t>Spiel in Python und mit einem Arduino</w:t>
      </w:r>
      <w:bookmarkEnd w:id="1615"/>
    </w:p>
    <w:p w14:paraId="39FDAF0D" w14:textId="31165E9A" w:rsidR="00C32144" w:rsidRDefault="00602E85" w:rsidP="00C32144">
      <w:ins w:id="1616" w:author="Desiree Sacher" w:date="2014-09-11T17:59:00Z">
        <w:r>
          <w:t>Auf Grund der bereits dokumentierten Schwierigkeiten wurde während der Semesterarbeit das alternative Projektziel eines Spiels realisiert.</w:t>
        </w:r>
      </w:ins>
      <w:del w:id="1617" w:author="Desiree Sacher" w:date="2014-09-11T18:00:00Z">
        <w:r w:rsidR="00C32144" w:rsidDel="00602E85">
          <w:delText>Als Alternative wurde ein Spiel realisiert.</w:delText>
        </w:r>
      </w:del>
      <w:r w:rsidR="00C32144">
        <w:t xml:space="preserve"> Die entsprechenden Aufwände und Entscheidungen sind im Kapitel 4 dokumentiert.</w:t>
      </w:r>
    </w:p>
    <w:p w14:paraId="0520CD53" w14:textId="128DB741" w:rsidR="006105F3" w:rsidRDefault="006105F3" w:rsidP="00C32144">
      <w:pPr>
        <w:rPr>
          <w:color w:val="1F497D" w:themeColor="text2"/>
        </w:rPr>
      </w:pPr>
      <w:r w:rsidRPr="006105F3">
        <w:rPr>
          <w:color w:val="1F497D" w:themeColor="text2"/>
        </w:rPr>
        <w:t>Von den urspr</w:t>
      </w:r>
      <w:r>
        <w:rPr>
          <w:color w:val="1F497D" w:themeColor="text2"/>
        </w:rPr>
        <w:t xml:space="preserve">ünglich erdachten Features wurden zum Projektende </w:t>
      </w:r>
      <w:r w:rsidR="003F511C">
        <w:rPr>
          <w:color w:val="1F497D" w:themeColor="text2"/>
        </w:rPr>
        <w:t>einige</w:t>
      </w:r>
      <w:ins w:id="1618" w:author="Desiree Sacher" w:date="2014-09-11T19:05:00Z">
        <w:r w:rsidR="00C171A0">
          <w:rPr>
            <w:color w:val="1F497D" w:themeColor="text2"/>
          </w:rPr>
          <w:t xml:space="preserve">, allerdings nicht alle </w:t>
        </w:r>
      </w:ins>
      <w:del w:id="1619" w:author="Desiree Sacher" w:date="2014-09-11T19:05:00Z">
        <w:r w:rsidDel="00C171A0">
          <w:rPr>
            <w:color w:val="1F497D" w:themeColor="text2"/>
          </w:rPr>
          <w:delText xml:space="preserve"> </w:delText>
        </w:r>
      </w:del>
      <w:r>
        <w:rPr>
          <w:color w:val="1F497D" w:themeColor="text2"/>
        </w:rPr>
        <w:t xml:space="preserve">umgesetzt. Da die Entwicklung in einer komplett neuen Umgebung statt fand und das letzte Programmierprojekt bereits wieder einige Monate zurück lag, bin ich mit der Umsetzung doch im Grossen und Ganzen zufrieden. Ich hatte gehofft zumindest das GUI komplett fertig ausprogrammieren zu können, was mir beim Kartenkonfigurationsfenster und für die Spiel Feedback Optionen, wie das abgleichen der hingehaltenen Karten und einblenden der verwendeten Zeit, zum offiziellen Endtermin hin nicht gelungen ist. Allerdings waren dafür keine sonderlich technischen Hürden im Weg, sondern einfach die Zeit welche am Ende zu knapp wurde. </w:t>
      </w:r>
    </w:p>
    <w:p w14:paraId="346338C0" w14:textId="3DFA761A" w:rsidR="003F511C" w:rsidRDefault="003F511C" w:rsidP="00C32144">
      <w:pPr>
        <w:rPr>
          <w:color w:val="1F497D" w:themeColor="text2"/>
        </w:rPr>
      </w:pPr>
      <w:r>
        <w:rPr>
          <w:color w:val="1F497D" w:themeColor="text2"/>
        </w:rPr>
        <w:t xml:space="preserve">Stolz bin ich auf die Architektur der Software und ihre Vorbereitung zur Weiterentwicklung. Die Entwicklung empfand ich dadurch öfters als das Bauen eines Produktes nach einem Plan als dass es bei früheren funktionalen Programmierprojekten der Fall war. </w:t>
      </w:r>
    </w:p>
    <w:p w14:paraId="59371C12" w14:textId="1CA95354" w:rsidR="006105F3" w:rsidRPr="006105F3" w:rsidRDefault="006105F3" w:rsidP="00C32144">
      <w:pPr>
        <w:rPr>
          <w:color w:val="1F497D" w:themeColor="text2"/>
        </w:rPr>
      </w:pPr>
      <w:r>
        <w:rPr>
          <w:color w:val="1F497D" w:themeColor="text2"/>
        </w:rPr>
        <w:t xml:space="preserve">Für ein zukünftiges Projekt würde ich mir mehr Velocity einrechnen, da ich das </w:t>
      </w:r>
      <w:r w:rsidR="003F511C">
        <w:rPr>
          <w:color w:val="1F497D" w:themeColor="text2"/>
        </w:rPr>
        <w:t>Suchen und A</w:t>
      </w:r>
      <w:r>
        <w:rPr>
          <w:color w:val="1F497D" w:themeColor="text2"/>
        </w:rPr>
        <w:t>uswählen von Bibliotheken und</w:t>
      </w:r>
      <w:r w:rsidR="003F511C">
        <w:rPr>
          <w:color w:val="1F497D" w:themeColor="text2"/>
        </w:rPr>
        <w:t xml:space="preserve"> das identifizieren</w:t>
      </w:r>
      <w:r>
        <w:rPr>
          <w:color w:val="1F497D" w:themeColor="text2"/>
        </w:rPr>
        <w:t xml:space="preserve"> </w:t>
      </w:r>
      <w:r w:rsidR="003F511C">
        <w:rPr>
          <w:color w:val="1F497D" w:themeColor="text2"/>
        </w:rPr>
        <w:t>von Pattern-Implementationsmöglichkeiten in einer neuen Sprache</w:t>
      </w:r>
      <w:r>
        <w:rPr>
          <w:color w:val="1F497D" w:themeColor="text2"/>
        </w:rPr>
        <w:t xml:space="preserve"> </w:t>
      </w:r>
      <w:r w:rsidR="003F511C">
        <w:rPr>
          <w:color w:val="1F497D" w:themeColor="text2"/>
        </w:rPr>
        <w:t>unterschätzt habe.</w:t>
      </w:r>
    </w:p>
    <w:p w14:paraId="63357142" w14:textId="0EF17FAD" w:rsidR="005175AE" w:rsidRPr="00990A5E" w:rsidDel="00602E85" w:rsidRDefault="005175AE" w:rsidP="005175AE">
      <w:pPr>
        <w:rPr>
          <w:del w:id="1620" w:author="Desiree Sacher" w:date="2014-09-11T18:00:00Z"/>
          <w:b/>
          <w:color w:val="FF0000"/>
        </w:rPr>
      </w:pPr>
      <w:del w:id="1621" w:author="Desiree Sacher" w:date="2014-09-11T18:00:00Z">
        <w:r w:rsidDel="00602E85">
          <w:delText xml:space="preserve">Ev. </w:delText>
        </w:r>
        <w:r w:rsidR="003F511C" w:rsidDel="00602E85">
          <w:rPr>
            <w:b/>
            <w:color w:val="FF0000"/>
          </w:rPr>
          <w:delText xml:space="preserve"> </w:delText>
        </w:r>
        <w:r w:rsidDel="00602E85">
          <w:rPr>
            <w:b/>
            <w:color w:val="FF0000"/>
          </w:rPr>
          <w:delText>&gt;&gt;</w:delText>
        </w:r>
      </w:del>
    </w:p>
    <w:p w14:paraId="4894F415" w14:textId="2295ADB3" w:rsidR="005175AE" w:rsidRDefault="005175AE" w:rsidP="00C32144"/>
    <w:p w14:paraId="7F799B80" w14:textId="77777777" w:rsidR="00990A5E" w:rsidRDefault="00990A5E">
      <w:pPr>
        <w:spacing w:before="0" w:after="0" w:line="240" w:lineRule="auto"/>
        <w:jc w:val="left"/>
        <w:rPr>
          <w:rFonts w:ascii="Cambria" w:eastAsia="Times New Roman" w:hAnsi="Cambria"/>
          <w:b/>
          <w:bCs/>
          <w:color w:val="365F91"/>
          <w:sz w:val="36"/>
          <w:szCs w:val="28"/>
        </w:rPr>
      </w:pPr>
      <w:r>
        <w:br w:type="page"/>
      </w:r>
    </w:p>
    <w:p w14:paraId="634FA373" w14:textId="7C8B1A37" w:rsidR="00990A5E" w:rsidRDefault="00990A5E" w:rsidP="00990A5E">
      <w:pPr>
        <w:pStyle w:val="Heading1"/>
      </w:pPr>
      <w:bookmarkStart w:id="1622" w:name="_Toc398226756"/>
      <w:r>
        <w:lastRenderedPageBreak/>
        <w:t>Schlussfolgerungen</w:t>
      </w:r>
      <w:bookmarkEnd w:id="1622"/>
    </w:p>
    <w:p w14:paraId="6B1157C9" w14:textId="7A0F632F" w:rsidR="000F77BD" w:rsidRDefault="000F77BD" w:rsidP="00C32144">
      <w:r>
        <w:t xml:space="preserve">Nach Abschluss der Arbeit kann ich sagen, dass das Projekt in weiten Teilen Spass gemacht hat und lehrreich war. Mein Hauptziel des </w:t>
      </w:r>
      <w:r w:rsidR="00A827C0">
        <w:t xml:space="preserve">Erlernens </w:t>
      </w:r>
      <w:r>
        <w:t xml:space="preserve">der neuen Technologien konnte </w:t>
      </w:r>
      <w:ins w:id="1623" w:author="Desiree Sacher" w:date="2014-09-11T19:08:00Z">
        <w:r w:rsidR="00C171A0">
          <w:t xml:space="preserve">auf einem </w:t>
        </w:r>
      </w:ins>
      <w:ins w:id="1624" w:author="Desiree Sacher" w:date="2014-09-11T19:09:00Z">
        <w:r w:rsidR="00C171A0">
          <w:t>Basisn</w:t>
        </w:r>
      </w:ins>
      <w:ins w:id="1625" w:author="Desiree Sacher" w:date="2014-09-11T19:08:00Z">
        <w:r w:rsidR="00C171A0">
          <w:t xml:space="preserve">iveau </w:t>
        </w:r>
      </w:ins>
      <w:r>
        <w:t>erreicht werden. Mit meinen Designentscheiden bin ich sehr zufrieden und denke, die</w:t>
      </w:r>
      <w:r w:rsidR="003D72C5">
        <w:t>se bei einer Wiederholung wieder so</w:t>
      </w:r>
      <w:r>
        <w:t xml:space="preserve"> </w:t>
      </w:r>
      <w:r w:rsidR="00A827C0">
        <w:t>zu lösen</w:t>
      </w:r>
      <w:r>
        <w:t xml:space="preserve">. Einzig beim GUI des Spiels hätte ich bei einem nächsten Versuch mit grosser Wahrscheinlichkeit die Aufgabe </w:t>
      </w:r>
      <w:ins w:id="1626" w:author="Desiree Sacher" w:date="2014-09-11T18:01:00Z">
        <w:r w:rsidR="00602E85">
          <w:t xml:space="preserve">leicht </w:t>
        </w:r>
      </w:ins>
      <w:r>
        <w:t>vereinfacht und stattdessen ein HTML/CSS GUI verwendet, welches über Python angezeigt worden wäre.</w:t>
      </w:r>
      <w:ins w:id="1627" w:author="Desiree Sacher" w:date="2014-09-11T18:01:00Z">
        <w:r w:rsidR="00602E85">
          <w:t xml:space="preserve"> Da HTML/CSS bereits im Unterricht behandelt wurde hätte dies weniger Einarbeitung benötigt und die GUIs hätten einfacher nach den vorhanden Vorstellungen erstellt werden können.</w:t>
        </w:r>
      </w:ins>
      <w:r>
        <w:t xml:space="preserve"> Unsicher bin ich bei der Wahl der Python</w:t>
      </w:r>
      <w:r w:rsidR="00A827C0">
        <w:t>-</w:t>
      </w:r>
      <w:r>
        <w:t>Version. Normalerweise ist es immer die beste Idee auf der neuesten, verfügbaren Version zu entwickeln. Da bei den Python</w:t>
      </w:r>
      <w:r w:rsidR="00A827C0">
        <w:t>-</w:t>
      </w:r>
      <w:r>
        <w:t>Bibliotheken aber eine so grosse Vielfalt besteht</w:t>
      </w:r>
      <w:ins w:id="1628" w:author="Desiree Sacher" w:date="2014-09-11T18:03:00Z">
        <w:r w:rsidR="00602E85">
          <w:t xml:space="preserve"> und nicht alle Bibliotheken mit allen Python-Versionen kompatibel sind</w:t>
        </w:r>
      </w:ins>
      <w:r>
        <w:t xml:space="preserve">, hätte ein genaues </w:t>
      </w:r>
      <w:r w:rsidR="00A827C0">
        <w:t>A</w:t>
      </w:r>
      <w:r>
        <w:t>bklären von Anforderungen allenfalls eine andere Versionswahl ergeben.</w:t>
      </w:r>
    </w:p>
    <w:p w14:paraId="5EA5C9A5" w14:textId="708587F8" w:rsidR="009578B1" w:rsidRDefault="009578B1" w:rsidP="00C32144">
      <w:r>
        <w:t>Gerne hätte ich noch mehr am Spielumfang weiter entwickelt</w:t>
      </w:r>
      <w:r w:rsidR="00A827C0">
        <w:t>.</w:t>
      </w:r>
      <w:r>
        <w:t xml:space="preserve"> </w:t>
      </w:r>
      <w:r w:rsidR="00A827C0">
        <w:t>F</w:t>
      </w:r>
      <w:r>
        <w:t xml:space="preserve">ür das wäre der Zeitaufwand aber durchaus noch 40 Stunden </w:t>
      </w:r>
      <w:r w:rsidR="00A827C0">
        <w:t>höher ausgefallen</w:t>
      </w:r>
      <w:r>
        <w:t xml:space="preserve">, was in </w:t>
      </w:r>
      <w:r w:rsidR="00A827C0">
        <w:t>A</w:t>
      </w:r>
      <w:r>
        <w:t xml:space="preserve">nbetracht des vordefinierten Zeitbudget unrealistisch war. </w:t>
      </w:r>
      <w:del w:id="1629" w:author="Desiree Sacher" w:date="2014-09-11T18:03:00Z">
        <w:r w:rsidDel="00602E85">
          <w:delText>Ein Alternativprojekt wäre dann sinnvoller gewesen.</w:delText>
        </w:r>
      </w:del>
    </w:p>
    <w:p w14:paraId="6916DFE2" w14:textId="0EB81D5A" w:rsidR="000F77BD" w:rsidRDefault="000F77BD" w:rsidP="00C32144">
      <w:pPr>
        <w:rPr>
          <w:ins w:id="1630" w:author="Desiree Sacher" w:date="2014-09-11T18:04:00Z"/>
        </w:rPr>
      </w:pPr>
      <w:r>
        <w:t xml:space="preserve">Schade finde ich, dass </w:t>
      </w:r>
      <w:r w:rsidR="00286848">
        <w:t xml:space="preserve">ich </w:t>
      </w:r>
      <w:r>
        <w:t>meine ursprünglichen Versuche zur Sicherheit von RFID</w:t>
      </w:r>
      <w:r w:rsidR="00286848">
        <w:t>-</w:t>
      </w:r>
      <w:r>
        <w:t>Karten</w:t>
      </w:r>
      <w:ins w:id="1631" w:author="Desiree Sacher" w:date="2014-09-11T18:03:00Z">
        <w:r w:rsidR="00602E85">
          <w:t xml:space="preserve"> im Speziellen in Bezug auf die CampusCard der ZHAW</w:t>
        </w:r>
      </w:ins>
      <w:r>
        <w:t xml:space="preserve"> nicht im Rahmen dieser Arbeit </w:t>
      </w:r>
      <w:r w:rsidR="00286848">
        <w:t xml:space="preserve">umsetzen </w:t>
      </w:r>
      <w:r>
        <w:t>konnte. Ein Interesse dafür wäre durchaus immer noch vorhanden, kann a</w:t>
      </w:r>
      <w:r w:rsidR="00D248C4">
        <w:t>ber nicht legal verfolgt werden</w:t>
      </w:r>
      <w:r w:rsidR="00361CA3">
        <w:t>,</w:t>
      </w:r>
      <w:r w:rsidR="00D248C4">
        <w:t xml:space="preserve"> da eine </w:t>
      </w:r>
      <w:r w:rsidR="00361CA3">
        <w:t>V</w:t>
      </w:r>
      <w:r w:rsidR="00D248C4">
        <w:t>eröffentlichung von Ergebnissen nicht erlaubt ist.</w:t>
      </w:r>
    </w:p>
    <w:p w14:paraId="0819967C" w14:textId="17A17218" w:rsidR="00602E85" w:rsidRDefault="00602E85" w:rsidP="00C32144">
      <w:ins w:id="1632" w:author="Desiree Sacher" w:date="2014-09-11T18:04:00Z">
        <w:r>
          <w:t xml:space="preserve">Technisch wäre das Projektprimärziel umsetzbar gewesen, in dem eine direkte Transaktion, zum Beispiel in der Kantine, </w:t>
        </w:r>
      </w:ins>
      <w:ins w:id="1633" w:author="Desiree Sacher" w:date="2014-09-11T18:05:00Z">
        <w:r>
          <w:t>„mitgehört“ und aufgezeichnet worden wäre.</w:t>
        </w:r>
        <w:r w:rsidR="005E16E8">
          <w:t xml:space="preserve"> E</w:t>
        </w:r>
      </w:ins>
      <w:ins w:id="1634" w:author="Desiree Sacher" w:date="2014-09-11T18:06:00Z">
        <w:r w:rsidR="005E16E8">
          <w:t>in reines passives finden des Schlüssels ohne dazu bekannte Informationen über Brute Force wäre nicht umsetzbar gewesen.</w:t>
        </w:r>
      </w:ins>
    </w:p>
    <w:p w14:paraId="5A0DF82C" w14:textId="7013F462" w:rsidR="00274DAB" w:rsidRPr="00C32144" w:rsidRDefault="00274DAB" w:rsidP="00C32144">
      <w:r>
        <w:t xml:space="preserve">Betreffend </w:t>
      </w:r>
      <w:r w:rsidR="001C4901">
        <w:t>dem i</w:t>
      </w:r>
      <w:r>
        <w:t xml:space="preserve">nnovativer Charakter </w:t>
      </w:r>
      <w:r w:rsidR="001C4901">
        <w:t xml:space="preserve">der Arbeit </w:t>
      </w:r>
      <w:r>
        <w:t>ist festzuhalten, dass meine Recherche kein</w:t>
      </w:r>
      <w:r w:rsidR="001C4901">
        <w:t>e anderen</w:t>
      </w:r>
      <w:r>
        <w:t xml:space="preserve"> </w:t>
      </w:r>
      <w:r w:rsidR="001C4901">
        <w:t xml:space="preserve">ähnlichen </w:t>
      </w:r>
      <w:r>
        <w:t xml:space="preserve">Spiel zu </w:t>
      </w:r>
      <w:r w:rsidR="004743E6">
        <w:t>T</w:t>
      </w:r>
      <w:r>
        <w:t>age gebracht hat, welche die RFID</w:t>
      </w:r>
      <w:r w:rsidR="001C4901">
        <w:t>-</w:t>
      </w:r>
      <w:r>
        <w:t>Technol</w:t>
      </w:r>
      <w:r w:rsidR="001C4901">
        <w:t>o</w:t>
      </w:r>
      <w:r>
        <w:t>gie verwende</w:t>
      </w:r>
      <w:r w:rsidR="001C4901">
        <w:t>n</w:t>
      </w:r>
      <w:r>
        <w:t xml:space="preserve"> und mit Hilfe des Computers deshalb alleine gespielt werden k</w:t>
      </w:r>
      <w:r w:rsidR="001C4901">
        <w:t>önnen</w:t>
      </w:r>
      <w:r>
        <w:t>. Alle Spielmodi (die implementierten und nicht implementierten) waren eigene Ideen</w:t>
      </w:r>
      <w:r w:rsidR="003D72C5">
        <w:t xml:space="preserve"> analog zu einfachen und bekannten offline Spielvarianten</w:t>
      </w:r>
      <w:ins w:id="1635" w:author="Desiree Sacher" w:date="2014-09-11T18:07:00Z">
        <w:r w:rsidR="005E16E8">
          <w:t>, welche heute zum Beispiel in ähnlicher Form im Spiel Halli Galli bekannt ist</w:t>
        </w:r>
      </w:ins>
      <w:r>
        <w:t xml:space="preserve">. </w:t>
      </w:r>
      <w:del w:id="1636" w:author="Desiree Sacher" w:date="2014-09-11T18:08:00Z">
        <w:r w:rsidDel="005E16E8">
          <w:delText>Die</w:delText>
        </w:r>
        <w:r w:rsidR="004743E6" w:rsidDel="005E16E8">
          <w:delText>se Entwicklung</w:delText>
        </w:r>
        <w:r w:rsidDel="005E16E8">
          <w:delText xml:space="preserve"> kann so einem sonst in </w:delText>
        </w:r>
        <w:r w:rsidR="004743E6" w:rsidDel="005E16E8">
          <w:delText>R</w:delText>
        </w:r>
        <w:r w:rsidDel="005E16E8">
          <w:delText>uhestand tretenden RFID Sensor zu einem weiteren Daseinszweck verhelfen. Einzige Voraussetzung ist das lesen Karten und ausgeben von UIDs in einer zuverlässigen Form.</w:delText>
        </w:r>
      </w:del>
    </w:p>
    <w:p w14:paraId="48489CD3" w14:textId="77777777" w:rsidR="00CA75D5" w:rsidRPr="00CF25F1" w:rsidRDefault="00CA75D5">
      <w:pPr>
        <w:spacing w:after="0" w:line="240" w:lineRule="auto"/>
        <w:rPr>
          <w:rFonts w:ascii="Cambria" w:eastAsia="Times New Roman" w:hAnsi="Cambria"/>
          <w:b/>
          <w:bCs/>
          <w:color w:val="365F91"/>
          <w:sz w:val="28"/>
          <w:szCs w:val="28"/>
        </w:rPr>
      </w:pPr>
      <w:bookmarkStart w:id="1637" w:name="_Toc379647239"/>
      <w:r w:rsidRPr="00CF25F1">
        <w:br w:type="page"/>
      </w:r>
    </w:p>
    <w:p w14:paraId="02229112" w14:textId="1E4E51B1" w:rsidR="0036548A" w:rsidRPr="00CF25F1" w:rsidRDefault="005452D6" w:rsidP="007C51A7">
      <w:pPr>
        <w:pStyle w:val="Heading1"/>
      </w:pPr>
      <w:bookmarkStart w:id="1638" w:name="_Toc398226757"/>
      <w:bookmarkEnd w:id="1637"/>
      <w:r w:rsidRPr="00CF25F1">
        <w:lastRenderedPageBreak/>
        <w:t>Literaturverzeichnis</w:t>
      </w:r>
      <w:bookmarkEnd w:id="1638"/>
    </w:p>
    <w:p w14:paraId="680CA765" w14:textId="249C55A0" w:rsidR="005E16E8" w:rsidRDefault="005E16E8" w:rsidP="00BA5B11">
      <w:pPr>
        <w:pStyle w:val="Caption"/>
        <w:keepNext/>
        <w:rPr>
          <w:ins w:id="1639" w:author="Desiree Sacher" w:date="2014-09-11T18:09:00Z"/>
        </w:rPr>
      </w:pPr>
      <w:bookmarkStart w:id="1640" w:name="_Toc398224713"/>
      <w:ins w:id="1641" w:author="Desiree Sacher" w:date="2014-09-11T18:09:00Z">
        <w:r>
          <w:t xml:space="preserve">Tabelle </w:t>
        </w:r>
        <w:r>
          <w:fldChar w:fldCharType="begin"/>
        </w:r>
        <w:r>
          <w:instrText xml:space="preserve"> SEQ Tabelle \* ARABIC </w:instrText>
        </w:r>
      </w:ins>
      <w:r>
        <w:fldChar w:fldCharType="separate"/>
      </w:r>
      <w:ins w:id="1642" w:author="Desiree Sacher" w:date="2014-09-11T18:49:00Z">
        <w:r w:rsidR="00500CEE">
          <w:rPr>
            <w:noProof/>
          </w:rPr>
          <w:t>9</w:t>
        </w:r>
      </w:ins>
      <w:ins w:id="1643" w:author="Desiree Sacher" w:date="2014-09-11T18:09:00Z">
        <w:r>
          <w:fldChar w:fldCharType="end"/>
        </w:r>
        <w:r>
          <w:t xml:space="preserve">: </w:t>
        </w:r>
        <w:r w:rsidRPr="00852223">
          <w:t>Literaturverzeichnis</w:t>
        </w:r>
        <w:bookmarkEnd w:id="1640"/>
      </w:ins>
    </w:p>
    <w:tbl>
      <w:tblPr>
        <w:tblStyle w:val="LightShading-Accent1"/>
        <w:tblW w:w="4500" w:type="pct"/>
        <w:jc w:val="center"/>
        <w:tblLayout w:type="fixed"/>
        <w:tblLook w:val="04A0" w:firstRow="1" w:lastRow="0" w:firstColumn="1" w:lastColumn="0" w:noHBand="0" w:noVBand="1"/>
      </w:tblPr>
      <w:tblGrid>
        <w:gridCol w:w="629"/>
        <w:gridCol w:w="7730"/>
      </w:tblGrid>
      <w:tr w:rsidR="008F656F" w:rsidRPr="00A01F03" w14:paraId="3D2C6EC3" w14:textId="77777777" w:rsidTr="007469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9" w:type="dxa"/>
            <w:vAlign w:val="center"/>
          </w:tcPr>
          <w:p w14:paraId="03240D06" w14:textId="77777777" w:rsidR="008F656F" w:rsidRPr="00A01F03" w:rsidRDefault="008F656F" w:rsidP="00A01F03">
            <w:pPr>
              <w:spacing w:after="60"/>
              <w:jc w:val="center"/>
              <w:rPr>
                <w:sz w:val="18"/>
                <w:szCs w:val="18"/>
              </w:rPr>
            </w:pPr>
            <w:r w:rsidRPr="00A01F03">
              <w:rPr>
                <w:sz w:val="18"/>
                <w:szCs w:val="18"/>
              </w:rPr>
              <w:t>Nr</w:t>
            </w:r>
            <w:r w:rsidR="004A7A19" w:rsidRPr="00A01F03">
              <w:rPr>
                <w:sz w:val="18"/>
                <w:szCs w:val="18"/>
              </w:rPr>
              <w:t>.</w:t>
            </w:r>
          </w:p>
        </w:tc>
        <w:tc>
          <w:tcPr>
            <w:tcW w:w="7730" w:type="dxa"/>
            <w:vAlign w:val="center"/>
          </w:tcPr>
          <w:p w14:paraId="19145C7A" w14:textId="77777777" w:rsidR="008F656F" w:rsidRPr="00A01F03" w:rsidRDefault="004A7A19" w:rsidP="005452D6">
            <w:pPr>
              <w:spacing w:after="60"/>
              <w:jc w:val="left"/>
              <w:cnfStyle w:val="100000000000" w:firstRow="1" w:lastRow="0" w:firstColumn="0" w:lastColumn="0" w:oddVBand="0" w:evenVBand="0" w:oddHBand="0" w:evenHBand="0" w:firstRowFirstColumn="0" w:firstRowLastColumn="0" w:lastRowFirstColumn="0" w:lastRowLastColumn="0"/>
              <w:rPr>
                <w:sz w:val="18"/>
                <w:szCs w:val="18"/>
              </w:rPr>
            </w:pPr>
            <w:r w:rsidRPr="00A01F03">
              <w:rPr>
                <w:sz w:val="18"/>
                <w:szCs w:val="18"/>
              </w:rPr>
              <w:t>Verweis</w:t>
            </w:r>
          </w:p>
        </w:tc>
      </w:tr>
      <w:tr w:rsidR="000A160D" w:rsidRPr="008758C0" w14:paraId="27AEAF28" w14:textId="77777777" w:rsidTr="007469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9" w:type="dxa"/>
            <w:vAlign w:val="center"/>
          </w:tcPr>
          <w:p w14:paraId="6CA1F4C4" w14:textId="77777777" w:rsidR="000A160D" w:rsidRPr="00A01F03" w:rsidRDefault="000A160D" w:rsidP="00A01F03">
            <w:pPr>
              <w:spacing w:after="60"/>
              <w:jc w:val="center"/>
              <w:rPr>
                <w:sz w:val="18"/>
                <w:szCs w:val="18"/>
              </w:rPr>
            </w:pPr>
            <w:r w:rsidRPr="00A01F03">
              <w:rPr>
                <w:sz w:val="18"/>
                <w:szCs w:val="18"/>
              </w:rPr>
              <w:t>L1</w:t>
            </w:r>
          </w:p>
        </w:tc>
        <w:tc>
          <w:tcPr>
            <w:tcW w:w="7730" w:type="dxa"/>
            <w:vAlign w:val="center"/>
          </w:tcPr>
          <w:p w14:paraId="1C37E73C" w14:textId="37911CF3" w:rsidR="000A160D" w:rsidRPr="007C51A7" w:rsidRDefault="0097622C" w:rsidP="0097622C">
            <w:pPr>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rPr>
            </w:pPr>
            <w:r>
              <w:rPr>
                <w:rFonts w:cs="Calibri"/>
                <w:color w:val="2E74B5"/>
                <w:sz w:val="18"/>
                <w:szCs w:val="18"/>
              </w:rPr>
              <w:t xml:space="preserve">Klaus Finkenzeller: </w:t>
            </w:r>
            <w:r w:rsidR="007C51A7" w:rsidRPr="00152F01">
              <w:rPr>
                <w:rFonts w:cs="Calibri"/>
                <w:i/>
                <w:color w:val="2E74B5"/>
                <w:sz w:val="18"/>
                <w:szCs w:val="18"/>
              </w:rPr>
              <w:t>RFID Handbuch</w:t>
            </w:r>
            <w:r>
              <w:rPr>
                <w:rFonts w:cs="Calibri"/>
                <w:color w:val="2E74B5"/>
                <w:sz w:val="18"/>
                <w:szCs w:val="18"/>
              </w:rPr>
              <w:t>. Hanser, 6. Auflage, 2012</w:t>
            </w:r>
          </w:p>
        </w:tc>
      </w:tr>
      <w:tr w:rsidR="000A160D" w:rsidRPr="008758C0" w14:paraId="5B7DEC23" w14:textId="77777777" w:rsidTr="00746922">
        <w:trPr>
          <w:jc w:val="center"/>
        </w:trPr>
        <w:tc>
          <w:tcPr>
            <w:cnfStyle w:val="001000000000" w:firstRow="0" w:lastRow="0" w:firstColumn="1" w:lastColumn="0" w:oddVBand="0" w:evenVBand="0" w:oddHBand="0" w:evenHBand="0" w:firstRowFirstColumn="0" w:firstRowLastColumn="0" w:lastRowFirstColumn="0" w:lastRowLastColumn="0"/>
            <w:tcW w:w="629" w:type="dxa"/>
            <w:vAlign w:val="center"/>
          </w:tcPr>
          <w:p w14:paraId="73825A82" w14:textId="77777777" w:rsidR="000A160D" w:rsidRPr="00A01F03" w:rsidRDefault="000A160D" w:rsidP="00A01F03">
            <w:pPr>
              <w:spacing w:after="60"/>
              <w:jc w:val="center"/>
              <w:rPr>
                <w:sz w:val="18"/>
                <w:szCs w:val="18"/>
              </w:rPr>
            </w:pPr>
            <w:r w:rsidRPr="00A01F03">
              <w:rPr>
                <w:sz w:val="18"/>
                <w:szCs w:val="18"/>
              </w:rPr>
              <w:t>L2</w:t>
            </w:r>
          </w:p>
        </w:tc>
        <w:tc>
          <w:tcPr>
            <w:tcW w:w="7730" w:type="dxa"/>
            <w:vAlign w:val="center"/>
          </w:tcPr>
          <w:p w14:paraId="6AD72A48" w14:textId="62E7A1BE" w:rsidR="000A160D" w:rsidRPr="007C51A7" w:rsidRDefault="007C51A7" w:rsidP="005452D6">
            <w:pPr>
              <w:spacing w:after="60"/>
              <w:jc w:val="left"/>
              <w:cnfStyle w:val="000000000000" w:firstRow="0" w:lastRow="0" w:firstColumn="0" w:lastColumn="0" w:oddVBand="0" w:evenVBand="0" w:oddHBand="0" w:evenHBand="0" w:firstRowFirstColumn="0" w:firstRowLastColumn="0" w:lastRowFirstColumn="0" w:lastRowLastColumn="0"/>
              <w:rPr>
                <w:sz w:val="18"/>
                <w:szCs w:val="18"/>
              </w:rPr>
            </w:pPr>
            <w:r>
              <w:rPr>
                <w:rFonts w:cs="Calibri"/>
                <w:color w:val="2E74B5"/>
                <w:sz w:val="18"/>
                <w:szCs w:val="18"/>
              </w:rPr>
              <w:t xml:space="preserve">Link </w:t>
            </w:r>
            <w:r w:rsidR="00134687">
              <w:rPr>
                <w:rFonts w:cs="Calibri"/>
                <w:color w:val="2E74B5"/>
                <w:sz w:val="18"/>
                <w:szCs w:val="18"/>
              </w:rPr>
              <w:t>zu</w:t>
            </w:r>
            <w:r w:rsidR="006A78F7">
              <w:rPr>
                <w:rFonts w:cs="Calibri"/>
                <w:color w:val="2E74B5"/>
                <w:sz w:val="18"/>
                <w:szCs w:val="18"/>
              </w:rPr>
              <w:t>m</w:t>
            </w:r>
            <w:r w:rsidR="00134687">
              <w:rPr>
                <w:rFonts w:cs="Calibri"/>
                <w:color w:val="2E74B5"/>
                <w:sz w:val="18"/>
                <w:szCs w:val="18"/>
              </w:rPr>
              <w:t xml:space="preserve"> Vortrag an der BSides London</w:t>
            </w:r>
            <w:r>
              <w:rPr>
                <w:rFonts w:cs="Calibri"/>
                <w:color w:val="2E74B5"/>
                <w:sz w:val="18"/>
                <w:szCs w:val="18"/>
              </w:rPr>
              <w:t xml:space="preserve"> </w:t>
            </w:r>
            <w:r w:rsidR="006A78F7">
              <w:rPr>
                <w:rFonts w:cs="Calibri"/>
                <w:color w:val="2E74B5"/>
                <w:sz w:val="18"/>
                <w:szCs w:val="18"/>
              </w:rPr>
              <w:t>2014</w:t>
            </w:r>
            <w:r>
              <w:rPr>
                <w:rFonts w:cs="Calibri"/>
                <w:color w:val="2E74B5"/>
                <w:sz w:val="18"/>
                <w:szCs w:val="18"/>
              </w:rPr>
              <w:t xml:space="preserve">  </w:t>
            </w:r>
            <w:r w:rsidR="00134687">
              <w:rPr>
                <w:rFonts w:cs="Calibri"/>
                <w:color w:val="2E74B5"/>
                <w:sz w:val="18"/>
                <w:szCs w:val="18"/>
              </w:rPr>
              <w:br/>
            </w:r>
            <w:hyperlink r:id="rId49" w:history="1">
              <w:r>
                <w:rPr>
                  <w:rFonts w:cs="Calibri"/>
                  <w:color w:val="0000FF"/>
                  <w:u w:val="single"/>
                </w:rPr>
                <w:t>http://www.youtube.com/watch?v=MGPGv2HnGtU</w:t>
              </w:r>
            </w:hyperlink>
          </w:p>
        </w:tc>
      </w:tr>
      <w:tr w:rsidR="000A160D" w:rsidRPr="008758C0" w14:paraId="7D370C18" w14:textId="77777777" w:rsidTr="007469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9" w:type="dxa"/>
            <w:vAlign w:val="center"/>
          </w:tcPr>
          <w:p w14:paraId="08D8EEC8" w14:textId="77777777" w:rsidR="000A160D" w:rsidRPr="00A01F03" w:rsidRDefault="000A160D" w:rsidP="00A01F03">
            <w:pPr>
              <w:spacing w:after="60"/>
              <w:jc w:val="center"/>
              <w:rPr>
                <w:sz w:val="18"/>
                <w:szCs w:val="18"/>
              </w:rPr>
            </w:pPr>
            <w:r w:rsidRPr="00A01F03">
              <w:rPr>
                <w:sz w:val="18"/>
                <w:szCs w:val="18"/>
              </w:rPr>
              <w:t>L3</w:t>
            </w:r>
          </w:p>
        </w:tc>
        <w:tc>
          <w:tcPr>
            <w:tcW w:w="7730" w:type="dxa"/>
            <w:vAlign w:val="center"/>
          </w:tcPr>
          <w:p w14:paraId="054D2FFF" w14:textId="6B34D4E1" w:rsidR="000A160D" w:rsidRPr="007C51A7" w:rsidRDefault="007C51A7" w:rsidP="007C51A7">
            <w:pPr>
              <w:jc w:val="left"/>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sz w:val="18"/>
                <w:szCs w:val="18"/>
              </w:rPr>
            </w:pPr>
            <w:r>
              <w:rPr>
                <w:rFonts w:cs="Calibri"/>
                <w:color w:val="2E74B5"/>
                <w:sz w:val="18"/>
                <w:szCs w:val="18"/>
              </w:rPr>
              <w:t>Link zu den Slides des Vortrags an der BSides London</w:t>
            </w:r>
            <w:r w:rsidR="006A78F7">
              <w:rPr>
                <w:rFonts w:cs="Calibri"/>
                <w:color w:val="2E74B5"/>
                <w:sz w:val="18"/>
                <w:szCs w:val="18"/>
              </w:rPr>
              <w:t xml:space="preserve"> 2014</w:t>
            </w:r>
            <w:r>
              <w:rPr>
                <w:rFonts w:cs="Calibri"/>
                <w:color w:val="2E74B5"/>
                <w:sz w:val="18"/>
                <w:szCs w:val="18"/>
              </w:rPr>
              <w:t xml:space="preserve">:  </w:t>
            </w:r>
            <w:hyperlink r:id="rId50" w:history="1">
              <w:r>
                <w:rPr>
                  <w:rFonts w:cs="Calibri"/>
                  <w:color w:val="0000FF"/>
                  <w:u w:val="single"/>
                </w:rPr>
                <w:t>http://www.slideshare.net/d3sre/bsideslondon-rookie-talk-rfid-hacking-an-introduction</w:t>
              </w:r>
            </w:hyperlink>
          </w:p>
        </w:tc>
      </w:tr>
      <w:tr w:rsidR="000A160D" w:rsidRPr="00746922" w14:paraId="4C8A3D76" w14:textId="77777777" w:rsidTr="00746922">
        <w:trPr>
          <w:jc w:val="center"/>
        </w:trPr>
        <w:tc>
          <w:tcPr>
            <w:cnfStyle w:val="001000000000" w:firstRow="0" w:lastRow="0" w:firstColumn="1" w:lastColumn="0" w:oddVBand="0" w:evenVBand="0" w:oddHBand="0" w:evenHBand="0" w:firstRowFirstColumn="0" w:firstRowLastColumn="0" w:lastRowFirstColumn="0" w:lastRowLastColumn="0"/>
            <w:tcW w:w="629" w:type="dxa"/>
            <w:vAlign w:val="center"/>
          </w:tcPr>
          <w:p w14:paraId="43D7F958" w14:textId="77777777" w:rsidR="000A160D" w:rsidRPr="00A01F03" w:rsidRDefault="000A160D" w:rsidP="00A01F03">
            <w:pPr>
              <w:spacing w:after="60"/>
              <w:jc w:val="center"/>
              <w:rPr>
                <w:sz w:val="18"/>
                <w:szCs w:val="18"/>
              </w:rPr>
            </w:pPr>
            <w:r w:rsidRPr="00A01F03">
              <w:rPr>
                <w:sz w:val="18"/>
                <w:szCs w:val="18"/>
              </w:rPr>
              <w:t>L4</w:t>
            </w:r>
          </w:p>
        </w:tc>
        <w:tc>
          <w:tcPr>
            <w:tcW w:w="7730" w:type="dxa"/>
            <w:vAlign w:val="center"/>
          </w:tcPr>
          <w:p w14:paraId="4F856BED" w14:textId="260087D5" w:rsidR="00846E3B" w:rsidRPr="00746922" w:rsidRDefault="00746922">
            <w:pPr>
              <w:spacing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746922">
              <w:rPr>
                <w:sz w:val="18"/>
                <w:szCs w:val="18"/>
              </w:rPr>
              <w:t>Li</w:t>
            </w:r>
            <w:r>
              <w:rPr>
                <w:sz w:val="18"/>
                <w:szCs w:val="18"/>
              </w:rPr>
              <w:t xml:space="preserve">nk zu Vorschlägen zur Singleton </w:t>
            </w:r>
            <w:r w:rsidR="006A78F7" w:rsidRPr="00B72432">
              <w:rPr>
                <w:sz w:val="18"/>
                <w:szCs w:val="18"/>
              </w:rPr>
              <w:t>Implementierung</w:t>
            </w:r>
            <w:r>
              <w:rPr>
                <w:sz w:val="18"/>
                <w:szCs w:val="18"/>
              </w:rPr>
              <w:t>:</w:t>
            </w:r>
            <w:r w:rsidRPr="00746922">
              <w:rPr>
                <w:sz w:val="18"/>
                <w:szCs w:val="18"/>
              </w:rPr>
              <w:br/>
            </w:r>
            <w:hyperlink r:id="rId51" w:history="1">
              <w:r w:rsidR="00267C79" w:rsidRPr="004B4E75">
                <w:rPr>
                  <w:rStyle w:val="Hyperlink"/>
                  <w:sz w:val="18"/>
                  <w:szCs w:val="18"/>
                </w:rPr>
                <w:t>http://stackoverflow.com/questions/6760685/creating-a-singleton-in-python</w:t>
              </w:r>
            </w:hyperlink>
            <w:r w:rsidR="00267C79">
              <w:rPr>
                <w:sz w:val="18"/>
                <w:szCs w:val="18"/>
              </w:rPr>
              <w:t xml:space="preserve"> </w:t>
            </w:r>
          </w:p>
        </w:tc>
      </w:tr>
      <w:tr w:rsidR="008F656F" w:rsidRPr="00B72432" w14:paraId="65621DB4" w14:textId="77777777" w:rsidTr="007469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9" w:type="dxa"/>
            <w:vAlign w:val="center"/>
          </w:tcPr>
          <w:p w14:paraId="6E64B3F4" w14:textId="77777777" w:rsidR="008F656F" w:rsidRPr="00746922" w:rsidRDefault="005D227F" w:rsidP="00A01F03">
            <w:pPr>
              <w:spacing w:after="60"/>
              <w:jc w:val="center"/>
              <w:rPr>
                <w:sz w:val="18"/>
                <w:szCs w:val="18"/>
                <w:lang w:val="fr-CH"/>
              </w:rPr>
            </w:pPr>
            <w:r w:rsidRPr="00746922">
              <w:rPr>
                <w:sz w:val="18"/>
                <w:szCs w:val="18"/>
                <w:lang w:val="fr-CH"/>
              </w:rPr>
              <w:t>L</w:t>
            </w:r>
            <w:r w:rsidR="000A160D" w:rsidRPr="00746922">
              <w:rPr>
                <w:sz w:val="18"/>
                <w:szCs w:val="18"/>
                <w:lang w:val="fr-CH"/>
              </w:rPr>
              <w:t>5</w:t>
            </w:r>
          </w:p>
        </w:tc>
        <w:tc>
          <w:tcPr>
            <w:tcW w:w="7730" w:type="dxa"/>
            <w:vAlign w:val="center"/>
          </w:tcPr>
          <w:p w14:paraId="4ED52556" w14:textId="7D67B8D6" w:rsidR="00B72432" w:rsidRPr="00B72432" w:rsidRDefault="00B72432" w:rsidP="00E45A50">
            <w:pPr>
              <w:spacing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B72432">
              <w:rPr>
                <w:sz w:val="18"/>
                <w:szCs w:val="18"/>
              </w:rPr>
              <w:t>Link zu Vorschlägen zur Factory Pattern Implementierung:</w:t>
            </w:r>
          </w:p>
          <w:p w14:paraId="28587A8C" w14:textId="163ABF14" w:rsidR="006335F6" w:rsidRPr="00B72432" w:rsidRDefault="002F2CFD" w:rsidP="00E45A50">
            <w:pPr>
              <w:spacing w:after="60"/>
              <w:jc w:val="left"/>
              <w:cnfStyle w:val="000000100000" w:firstRow="0" w:lastRow="0" w:firstColumn="0" w:lastColumn="0" w:oddVBand="0" w:evenVBand="0" w:oddHBand="1" w:evenHBand="0" w:firstRowFirstColumn="0" w:firstRowLastColumn="0" w:lastRowFirstColumn="0" w:lastRowLastColumn="0"/>
              <w:rPr>
                <w:sz w:val="18"/>
                <w:szCs w:val="18"/>
              </w:rPr>
            </w:pPr>
            <w:hyperlink r:id="rId52" w:history="1">
              <w:r w:rsidR="00267C79" w:rsidRPr="004B4E75">
                <w:rPr>
                  <w:rStyle w:val="Hyperlink"/>
                  <w:sz w:val="18"/>
                  <w:szCs w:val="18"/>
                </w:rPr>
                <w:t>http://stackoverflow.com/questions/21025959/factory-design-pattern</w:t>
              </w:r>
            </w:hyperlink>
            <w:r w:rsidR="00267C79">
              <w:rPr>
                <w:sz w:val="18"/>
                <w:szCs w:val="18"/>
              </w:rPr>
              <w:t xml:space="preserve"> </w:t>
            </w:r>
            <w:r w:rsidR="00B72432" w:rsidRPr="00B72432">
              <w:rPr>
                <w:sz w:val="18"/>
                <w:szCs w:val="18"/>
              </w:rPr>
              <w:t xml:space="preserve"> </w:t>
            </w:r>
            <w:r w:rsidR="00267C79">
              <w:rPr>
                <w:sz w:val="18"/>
                <w:szCs w:val="18"/>
              </w:rPr>
              <w:t xml:space="preserve"> </w:t>
            </w:r>
          </w:p>
        </w:tc>
      </w:tr>
      <w:tr w:rsidR="008F656F" w:rsidRPr="00267C79" w14:paraId="3D173CC4" w14:textId="77777777" w:rsidTr="00746922">
        <w:trPr>
          <w:jc w:val="center"/>
        </w:trPr>
        <w:tc>
          <w:tcPr>
            <w:cnfStyle w:val="001000000000" w:firstRow="0" w:lastRow="0" w:firstColumn="1" w:lastColumn="0" w:oddVBand="0" w:evenVBand="0" w:oddHBand="0" w:evenHBand="0" w:firstRowFirstColumn="0" w:firstRowLastColumn="0" w:lastRowFirstColumn="0" w:lastRowLastColumn="0"/>
            <w:tcW w:w="629" w:type="dxa"/>
            <w:vAlign w:val="center"/>
          </w:tcPr>
          <w:p w14:paraId="001A8239" w14:textId="7C17B397" w:rsidR="008F656F" w:rsidRPr="00746922" w:rsidRDefault="005D227F" w:rsidP="00A01F03">
            <w:pPr>
              <w:spacing w:after="60"/>
              <w:jc w:val="center"/>
              <w:rPr>
                <w:sz w:val="18"/>
                <w:szCs w:val="18"/>
                <w:lang w:val="fr-CH"/>
              </w:rPr>
            </w:pPr>
            <w:r w:rsidRPr="00746922">
              <w:rPr>
                <w:sz w:val="18"/>
                <w:szCs w:val="18"/>
                <w:lang w:val="fr-CH"/>
              </w:rPr>
              <w:t>L</w:t>
            </w:r>
            <w:r w:rsidR="000A160D" w:rsidRPr="00746922">
              <w:rPr>
                <w:sz w:val="18"/>
                <w:szCs w:val="18"/>
                <w:lang w:val="fr-CH"/>
              </w:rPr>
              <w:t>6</w:t>
            </w:r>
          </w:p>
        </w:tc>
        <w:tc>
          <w:tcPr>
            <w:tcW w:w="7730" w:type="dxa"/>
            <w:vAlign w:val="center"/>
          </w:tcPr>
          <w:p w14:paraId="2A0A19D9" w14:textId="77777777" w:rsidR="00846E3B" w:rsidRDefault="00267C79" w:rsidP="00267C79">
            <w:pPr>
              <w:spacing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267C79">
              <w:rPr>
                <w:sz w:val="18"/>
                <w:szCs w:val="18"/>
              </w:rPr>
              <w:t>Link zu Vorschlägen zur Strategy Pattern</w:t>
            </w:r>
            <w:r>
              <w:rPr>
                <w:sz w:val="18"/>
                <w:szCs w:val="18"/>
              </w:rPr>
              <w:t xml:space="preserve"> Implementierung:</w:t>
            </w:r>
          </w:p>
          <w:p w14:paraId="1402738A" w14:textId="14D9E6EE" w:rsidR="00267C79" w:rsidRPr="00267C79" w:rsidRDefault="002F2CFD" w:rsidP="00267C79">
            <w:pPr>
              <w:spacing w:after="60"/>
              <w:jc w:val="left"/>
              <w:cnfStyle w:val="000000000000" w:firstRow="0" w:lastRow="0" w:firstColumn="0" w:lastColumn="0" w:oddVBand="0" w:evenVBand="0" w:oddHBand="0" w:evenHBand="0" w:firstRowFirstColumn="0" w:firstRowLastColumn="0" w:lastRowFirstColumn="0" w:lastRowLastColumn="0"/>
              <w:rPr>
                <w:sz w:val="18"/>
                <w:szCs w:val="18"/>
              </w:rPr>
            </w:pPr>
            <w:hyperlink r:id="rId53" w:history="1">
              <w:r w:rsidR="00267C79" w:rsidRPr="004B4E75">
                <w:rPr>
                  <w:rStyle w:val="Hyperlink"/>
                  <w:sz w:val="18"/>
                  <w:szCs w:val="18"/>
                </w:rPr>
                <w:t>http://codereview.stackexchange.com/questions/20718/the-strategy-design-pattern-for-python-in-a-more-pythonic-way</w:t>
              </w:r>
            </w:hyperlink>
            <w:r w:rsidR="00267C79">
              <w:rPr>
                <w:sz w:val="18"/>
                <w:szCs w:val="18"/>
              </w:rPr>
              <w:t xml:space="preserve"> </w:t>
            </w:r>
          </w:p>
        </w:tc>
      </w:tr>
      <w:tr w:rsidR="008F656F" w:rsidRPr="00BA5B11" w14:paraId="785DB5B1" w14:textId="77777777" w:rsidTr="007469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9" w:type="dxa"/>
            <w:vAlign w:val="center"/>
          </w:tcPr>
          <w:p w14:paraId="3F8305EC" w14:textId="608E69C7" w:rsidR="008F656F" w:rsidRPr="00746922" w:rsidRDefault="005D227F" w:rsidP="00A01F03">
            <w:pPr>
              <w:spacing w:after="60"/>
              <w:jc w:val="center"/>
              <w:rPr>
                <w:sz w:val="18"/>
                <w:szCs w:val="18"/>
                <w:lang w:val="fr-CH"/>
              </w:rPr>
            </w:pPr>
            <w:r w:rsidRPr="00746922">
              <w:rPr>
                <w:sz w:val="18"/>
                <w:szCs w:val="18"/>
                <w:lang w:val="fr-CH"/>
              </w:rPr>
              <w:t>L</w:t>
            </w:r>
            <w:r w:rsidR="000A160D" w:rsidRPr="00746922">
              <w:rPr>
                <w:sz w:val="18"/>
                <w:szCs w:val="18"/>
                <w:lang w:val="fr-CH"/>
              </w:rPr>
              <w:t>7</w:t>
            </w:r>
          </w:p>
        </w:tc>
        <w:tc>
          <w:tcPr>
            <w:tcW w:w="7730" w:type="dxa"/>
            <w:vAlign w:val="center"/>
          </w:tcPr>
          <w:p w14:paraId="20870F2B" w14:textId="10C7219B" w:rsidR="00846E3B" w:rsidRPr="00BA5B11" w:rsidRDefault="00521D1A">
            <w:pPr>
              <w:spacing w:after="60"/>
              <w:jc w:val="left"/>
              <w:cnfStyle w:val="000000100000" w:firstRow="0" w:lastRow="0" w:firstColumn="0" w:lastColumn="0" w:oddVBand="0" w:evenVBand="0" w:oddHBand="1" w:evenHBand="0" w:firstRowFirstColumn="0" w:firstRowLastColumn="0" w:lastRowFirstColumn="0" w:lastRowLastColumn="0"/>
              <w:rPr>
                <w:sz w:val="18"/>
                <w:szCs w:val="18"/>
                <w:lang w:val="en-US"/>
              </w:rPr>
            </w:pPr>
            <w:ins w:id="1644" w:author="Desiree Sacher" w:date="2014-09-11T13:51:00Z">
              <w:r w:rsidRPr="00BA5B11">
                <w:rPr>
                  <w:sz w:val="18"/>
                  <w:szCs w:val="18"/>
                  <w:lang w:val="en-US"/>
                </w:rPr>
                <w:t>Cooking Hacks Anleitung :</w:t>
              </w:r>
              <w:r w:rsidRPr="00BA5B11">
                <w:rPr>
                  <w:sz w:val="18"/>
                  <w:szCs w:val="18"/>
                  <w:lang w:val="en-US"/>
                </w:rPr>
                <w:br/>
              </w:r>
              <w:r>
                <w:rPr>
                  <w:sz w:val="18"/>
                  <w:szCs w:val="18"/>
                  <w:lang w:val="en-US"/>
                </w:rPr>
                <w:fldChar w:fldCharType="begin"/>
              </w:r>
              <w:r>
                <w:rPr>
                  <w:sz w:val="18"/>
                  <w:szCs w:val="18"/>
                  <w:lang w:val="en-US"/>
                </w:rPr>
                <w:instrText xml:space="preserve"> HYPERLINK "</w:instrText>
              </w:r>
              <w:r w:rsidRPr="00BA5B11">
                <w:rPr>
                  <w:sz w:val="18"/>
                  <w:szCs w:val="18"/>
                  <w:lang w:val="en-US"/>
                </w:rPr>
                <w:instrText>http://www.cooking-hacks.com/documentation/tutorials/rfid-13-56-mhz-nfc-module-for-arduino</w:instrText>
              </w:r>
              <w:r>
                <w:rPr>
                  <w:sz w:val="18"/>
                  <w:szCs w:val="18"/>
                  <w:lang w:val="en-US"/>
                </w:rPr>
                <w:instrText xml:space="preserve">" </w:instrText>
              </w:r>
              <w:r>
                <w:rPr>
                  <w:sz w:val="18"/>
                  <w:szCs w:val="18"/>
                  <w:lang w:val="en-US"/>
                </w:rPr>
                <w:fldChar w:fldCharType="separate"/>
              </w:r>
              <w:r w:rsidRPr="00BA5B11">
                <w:rPr>
                  <w:rStyle w:val="Hyperlink"/>
                  <w:lang w:val="en-US"/>
                </w:rPr>
                <w:t>http://www.cooking-hacks.com/documentation/tutorials/rfid-13-56-mhz-nfc-module-for-arduino</w:t>
              </w:r>
              <w:r>
                <w:rPr>
                  <w:sz w:val="18"/>
                  <w:szCs w:val="18"/>
                  <w:lang w:val="en-US"/>
                </w:rPr>
                <w:fldChar w:fldCharType="end"/>
              </w:r>
              <w:r>
                <w:rPr>
                  <w:sz w:val="18"/>
                  <w:szCs w:val="18"/>
                  <w:lang w:val="en-US"/>
                </w:rPr>
                <w:t xml:space="preserve"> </w:t>
              </w:r>
            </w:ins>
          </w:p>
        </w:tc>
      </w:tr>
      <w:tr w:rsidR="008F656F" w:rsidRPr="00A01F03" w14:paraId="6E325C0D" w14:textId="77777777" w:rsidTr="00746922">
        <w:trPr>
          <w:jc w:val="center"/>
        </w:trPr>
        <w:tc>
          <w:tcPr>
            <w:cnfStyle w:val="001000000000" w:firstRow="0" w:lastRow="0" w:firstColumn="1" w:lastColumn="0" w:oddVBand="0" w:evenVBand="0" w:oddHBand="0" w:evenHBand="0" w:firstRowFirstColumn="0" w:firstRowLastColumn="0" w:lastRowFirstColumn="0" w:lastRowLastColumn="0"/>
            <w:tcW w:w="629" w:type="dxa"/>
            <w:vAlign w:val="center"/>
          </w:tcPr>
          <w:p w14:paraId="3E1035AC" w14:textId="77777777" w:rsidR="008F656F" w:rsidRPr="00746922" w:rsidRDefault="005D227F" w:rsidP="00A01F03">
            <w:pPr>
              <w:spacing w:after="60"/>
              <w:jc w:val="center"/>
              <w:rPr>
                <w:sz w:val="18"/>
                <w:szCs w:val="18"/>
                <w:lang w:val="fr-CH"/>
              </w:rPr>
            </w:pPr>
            <w:r w:rsidRPr="00746922">
              <w:rPr>
                <w:sz w:val="18"/>
                <w:szCs w:val="18"/>
                <w:lang w:val="fr-CH"/>
              </w:rPr>
              <w:t>L</w:t>
            </w:r>
            <w:r w:rsidR="000A160D" w:rsidRPr="00746922">
              <w:rPr>
                <w:sz w:val="18"/>
                <w:szCs w:val="18"/>
                <w:lang w:val="fr-CH"/>
              </w:rPr>
              <w:t>8</w:t>
            </w:r>
          </w:p>
        </w:tc>
        <w:tc>
          <w:tcPr>
            <w:tcW w:w="7730" w:type="dxa"/>
            <w:vAlign w:val="center"/>
          </w:tcPr>
          <w:p w14:paraId="0EE7D065" w14:textId="0F2AEE5E" w:rsidR="008F656F" w:rsidRPr="007C51A7" w:rsidRDefault="007C51A7" w:rsidP="007C51A7">
            <w:pPr>
              <w:cnfStyle w:val="000000000000" w:firstRow="0" w:lastRow="0" w:firstColumn="0" w:lastColumn="0" w:oddVBand="0" w:evenVBand="0" w:oddHBand="0" w:evenHBand="0" w:firstRowFirstColumn="0" w:firstRowLastColumn="0" w:lastRowFirstColumn="0" w:lastRowLastColumn="0"/>
              <w:rPr>
                <w:rFonts w:ascii="majorEastAsia" w:hAnsi="majorEastAsia" w:cs="majorEastAsia"/>
                <w:color w:val="2E74B5"/>
              </w:rPr>
            </w:pPr>
            <w:r w:rsidRPr="00746922">
              <w:rPr>
                <w:rFonts w:cs="Calibri"/>
                <w:color w:val="2E74B5"/>
                <w:sz w:val="18"/>
                <w:szCs w:val="18"/>
                <w:lang w:val="fr-CH"/>
              </w:rPr>
              <w:t xml:space="preserve">Bild Arduino R3 Front: </w:t>
            </w:r>
            <w:hyperlink r:id="rId54" w:history="1">
              <w:r w:rsidRPr="00746922">
                <w:rPr>
                  <w:rFonts w:cs="Calibri"/>
                  <w:color w:val="0000FF"/>
                  <w:sz w:val="18"/>
                  <w:szCs w:val="18"/>
                  <w:u w:val="single"/>
                  <w:lang w:val="fr-CH"/>
                </w:rPr>
                <w:t>http://ardu</w:t>
              </w:r>
              <w:r>
                <w:rPr>
                  <w:rFonts w:cs="Calibri"/>
                  <w:color w:val="0000FF"/>
                  <w:sz w:val="18"/>
                  <w:szCs w:val="18"/>
                  <w:u w:val="single"/>
                </w:rPr>
                <w:t>ino.cc/en/uploads/Main/ArduinoUno_R3_Front.jpg</w:t>
              </w:r>
            </w:hyperlink>
          </w:p>
        </w:tc>
      </w:tr>
      <w:tr w:rsidR="008F656F" w:rsidRPr="00A01F03" w14:paraId="593066F0" w14:textId="77777777" w:rsidTr="007469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9" w:type="dxa"/>
            <w:vAlign w:val="center"/>
          </w:tcPr>
          <w:p w14:paraId="1D0242C1" w14:textId="77777777" w:rsidR="008F656F" w:rsidRPr="00A01F03" w:rsidRDefault="005D227F" w:rsidP="00A01F03">
            <w:pPr>
              <w:spacing w:after="60"/>
              <w:jc w:val="center"/>
              <w:rPr>
                <w:sz w:val="18"/>
                <w:szCs w:val="18"/>
              </w:rPr>
            </w:pPr>
            <w:r w:rsidRPr="00A01F03">
              <w:rPr>
                <w:sz w:val="18"/>
                <w:szCs w:val="18"/>
              </w:rPr>
              <w:t>L</w:t>
            </w:r>
            <w:r w:rsidR="000A160D" w:rsidRPr="00A01F03">
              <w:rPr>
                <w:sz w:val="18"/>
                <w:szCs w:val="18"/>
              </w:rPr>
              <w:t>9</w:t>
            </w:r>
          </w:p>
        </w:tc>
        <w:tc>
          <w:tcPr>
            <w:tcW w:w="7730" w:type="dxa"/>
            <w:vAlign w:val="center"/>
          </w:tcPr>
          <w:p w14:paraId="7AC7AC78" w14:textId="6C5E1D3F" w:rsidR="00846E3B" w:rsidRPr="007C51A7" w:rsidRDefault="007C51A7">
            <w:pPr>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rPr>
            </w:pPr>
            <w:r>
              <w:rPr>
                <w:rFonts w:cs="Calibri"/>
                <w:color w:val="000000"/>
                <w:sz w:val="18"/>
                <w:szCs w:val="18"/>
              </w:rPr>
              <w:t>Bild Arduino mit Xbee RFID Shield:</w:t>
            </w:r>
            <w:r w:rsidR="006A78F7">
              <w:rPr>
                <w:rFonts w:cs="Calibri"/>
                <w:color w:val="000000"/>
                <w:sz w:val="18"/>
                <w:szCs w:val="18"/>
              </w:rPr>
              <w:t xml:space="preserve"> </w:t>
            </w:r>
            <w:hyperlink r:id="rId55" w:history="1">
              <w:r w:rsidR="006A78F7" w:rsidRPr="005B6433">
                <w:rPr>
                  <w:rStyle w:val="Hyperlink"/>
                  <w:rFonts w:cs="Calibri"/>
                  <w:sz w:val="18"/>
                  <w:szCs w:val="18"/>
                </w:rPr>
                <w:t>http://www.cooking-hacks.com/documentation/tutorials/rfid-13-56-mhz-nfc-module-for-arduino</w:t>
              </w:r>
            </w:hyperlink>
          </w:p>
        </w:tc>
      </w:tr>
      <w:tr w:rsidR="00746922" w:rsidRPr="008758C0" w14:paraId="355548BF" w14:textId="77777777" w:rsidTr="00746922">
        <w:trPr>
          <w:jc w:val="center"/>
        </w:trPr>
        <w:tc>
          <w:tcPr>
            <w:cnfStyle w:val="001000000000" w:firstRow="0" w:lastRow="0" w:firstColumn="1" w:lastColumn="0" w:oddVBand="0" w:evenVBand="0" w:oddHBand="0" w:evenHBand="0" w:firstRowFirstColumn="0" w:firstRowLastColumn="0" w:lastRowFirstColumn="0" w:lastRowLastColumn="0"/>
            <w:tcW w:w="629" w:type="dxa"/>
            <w:vAlign w:val="center"/>
          </w:tcPr>
          <w:p w14:paraId="30E9DC08" w14:textId="77777777" w:rsidR="00746922" w:rsidRPr="00A01F03" w:rsidRDefault="00746922" w:rsidP="00A01F03">
            <w:pPr>
              <w:spacing w:after="60"/>
              <w:jc w:val="center"/>
              <w:rPr>
                <w:sz w:val="18"/>
                <w:szCs w:val="18"/>
              </w:rPr>
            </w:pPr>
            <w:r w:rsidRPr="00A01F03">
              <w:rPr>
                <w:sz w:val="18"/>
                <w:szCs w:val="18"/>
              </w:rPr>
              <w:t>L10</w:t>
            </w:r>
          </w:p>
        </w:tc>
        <w:tc>
          <w:tcPr>
            <w:tcW w:w="7730" w:type="dxa"/>
            <w:vAlign w:val="center"/>
          </w:tcPr>
          <w:p w14:paraId="16AAE664" w14:textId="59C66A22" w:rsidR="00746922" w:rsidRPr="00746922" w:rsidRDefault="00746922">
            <w:pPr>
              <w:spacing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6335F6">
              <w:rPr>
                <w:sz w:val="18"/>
                <w:szCs w:val="18"/>
              </w:rPr>
              <w:t>InterCard Karten Technologien:</w:t>
            </w:r>
            <w:r w:rsidRPr="006335F6">
              <w:rPr>
                <w:sz w:val="18"/>
                <w:szCs w:val="18"/>
              </w:rPr>
              <w:br/>
            </w:r>
            <w:hyperlink r:id="rId56" w:history="1">
              <w:r w:rsidRPr="007947FF">
                <w:rPr>
                  <w:rStyle w:val="Hyperlink"/>
                  <w:sz w:val="18"/>
                  <w:szCs w:val="18"/>
                </w:rPr>
                <w:t>http://www.intercard.org/de/produkte/IC_Karten_Technologien.pdf</w:t>
              </w:r>
            </w:hyperlink>
            <w:r>
              <w:rPr>
                <w:sz w:val="18"/>
                <w:szCs w:val="18"/>
              </w:rPr>
              <w:t xml:space="preserve"> </w:t>
            </w:r>
          </w:p>
        </w:tc>
      </w:tr>
      <w:tr w:rsidR="00746922" w:rsidRPr="00A01F03" w14:paraId="73701E3A" w14:textId="77777777" w:rsidTr="007469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9" w:type="dxa"/>
            <w:vAlign w:val="center"/>
          </w:tcPr>
          <w:p w14:paraId="23D486A1" w14:textId="77777777" w:rsidR="00746922" w:rsidRPr="00A01F03" w:rsidRDefault="00746922" w:rsidP="00A01F03">
            <w:pPr>
              <w:spacing w:after="60"/>
              <w:jc w:val="center"/>
              <w:rPr>
                <w:sz w:val="18"/>
                <w:szCs w:val="18"/>
              </w:rPr>
            </w:pPr>
            <w:r w:rsidRPr="00A01F03">
              <w:rPr>
                <w:sz w:val="18"/>
                <w:szCs w:val="18"/>
              </w:rPr>
              <w:t>L11</w:t>
            </w:r>
          </w:p>
        </w:tc>
        <w:tc>
          <w:tcPr>
            <w:tcW w:w="7730" w:type="dxa"/>
            <w:vAlign w:val="center"/>
          </w:tcPr>
          <w:p w14:paraId="2B3D8DA8" w14:textId="2BE28367" w:rsidR="00746922" w:rsidRPr="00A01F03" w:rsidRDefault="00746922">
            <w:pPr>
              <w:spacing w:after="60"/>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Crypto-1 Verschlüsselungs Algorithmus und Sicherheit:</w:t>
            </w:r>
            <w:r>
              <w:rPr>
                <w:sz w:val="18"/>
                <w:szCs w:val="18"/>
              </w:rPr>
              <w:br/>
            </w:r>
            <w:hyperlink r:id="rId57" w:history="1">
              <w:r w:rsidRPr="007947FF">
                <w:rPr>
                  <w:rStyle w:val="Hyperlink"/>
                  <w:sz w:val="18"/>
                  <w:szCs w:val="18"/>
                </w:rPr>
                <w:t>http://en.wikipedia.org/wiki/Crypto-1</w:t>
              </w:r>
            </w:hyperlink>
            <w:r>
              <w:rPr>
                <w:sz w:val="18"/>
                <w:szCs w:val="18"/>
              </w:rPr>
              <w:t xml:space="preserve"> </w:t>
            </w:r>
          </w:p>
        </w:tc>
      </w:tr>
      <w:tr w:rsidR="00746922" w:rsidRPr="00A01F03" w14:paraId="193BE7C9" w14:textId="77777777" w:rsidTr="00746922">
        <w:trPr>
          <w:jc w:val="center"/>
        </w:trPr>
        <w:tc>
          <w:tcPr>
            <w:cnfStyle w:val="001000000000" w:firstRow="0" w:lastRow="0" w:firstColumn="1" w:lastColumn="0" w:oddVBand="0" w:evenVBand="0" w:oddHBand="0" w:evenHBand="0" w:firstRowFirstColumn="0" w:firstRowLastColumn="0" w:lastRowFirstColumn="0" w:lastRowLastColumn="0"/>
            <w:tcW w:w="629" w:type="dxa"/>
            <w:vAlign w:val="center"/>
          </w:tcPr>
          <w:p w14:paraId="2F4479C1" w14:textId="77777777" w:rsidR="00746922" w:rsidRPr="00A01F03" w:rsidRDefault="00746922" w:rsidP="00A01F03">
            <w:pPr>
              <w:spacing w:after="60"/>
              <w:jc w:val="center"/>
              <w:rPr>
                <w:sz w:val="18"/>
                <w:szCs w:val="18"/>
              </w:rPr>
            </w:pPr>
            <w:r w:rsidRPr="00A01F03">
              <w:rPr>
                <w:sz w:val="18"/>
                <w:szCs w:val="18"/>
              </w:rPr>
              <w:t>L12</w:t>
            </w:r>
          </w:p>
        </w:tc>
        <w:tc>
          <w:tcPr>
            <w:tcW w:w="7730" w:type="dxa"/>
            <w:vAlign w:val="center"/>
          </w:tcPr>
          <w:p w14:paraId="70FF9D21" w14:textId="04CC43E8" w:rsidR="00746922" w:rsidRPr="00A01F03" w:rsidRDefault="005B5A64">
            <w:pPr>
              <w:spacing w:after="60"/>
              <w:jc w:val="left"/>
              <w:cnfStyle w:val="000000000000" w:firstRow="0" w:lastRow="0" w:firstColumn="0" w:lastColumn="0" w:oddVBand="0" w:evenVBand="0" w:oddHBand="0" w:evenHBand="0" w:firstRowFirstColumn="0" w:firstRowLastColumn="0" w:lastRowFirstColumn="0" w:lastRowLastColumn="0"/>
              <w:rPr>
                <w:sz w:val="18"/>
                <w:szCs w:val="18"/>
              </w:rPr>
            </w:pPr>
            <w:ins w:id="1645" w:author="Desiree Sacher" w:date="2014-09-11T17:41:00Z">
              <w:r>
                <w:rPr>
                  <w:sz w:val="18"/>
                  <w:szCs w:val="18"/>
                </w:rPr>
                <w:t>Handbuch zum Protokoll des Seeed Studio RFID Readers:</w:t>
              </w:r>
              <w:r>
                <w:rPr>
                  <w:sz w:val="18"/>
                  <w:szCs w:val="18"/>
                </w:rPr>
                <w:br/>
              </w:r>
              <w:r w:rsidRPr="005B5A64">
                <w:rPr>
                  <w:sz w:val="18"/>
                  <w:szCs w:val="18"/>
                </w:rPr>
                <w:t>http://neophob.com/files/rfid/PROTOCOL-821-880%20_2_.pdf</w:t>
              </w:r>
            </w:ins>
          </w:p>
        </w:tc>
      </w:tr>
      <w:tr w:rsidR="00746922" w:rsidRPr="00BC4557" w:rsidDel="005E16E8" w14:paraId="1B84793D" w14:textId="7B69946E" w:rsidTr="00746922">
        <w:trPr>
          <w:cnfStyle w:val="000000100000" w:firstRow="0" w:lastRow="0" w:firstColumn="0" w:lastColumn="0" w:oddVBand="0" w:evenVBand="0" w:oddHBand="1" w:evenHBand="0" w:firstRowFirstColumn="0" w:firstRowLastColumn="0" w:lastRowFirstColumn="0" w:lastRowLastColumn="0"/>
          <w:jc w:val="center"/>
          <w:del w:id="1646" w:author="Desiree Sacher" w:date="2014-09-11T18:08:00Z"/>
        </w:trPr>
        <w:tc>
          <w:tcPr>
            <w:cnfStyle w:val="001000000000" w:firstRow="0" w:lastRow="0" w:firstColumn="1" w:lastColumn="0" w:oddVBand="0" w:evenVBand="0" w:oddHBand="0" w:evenHBand="0" w:firstRowFirstColumn="0" w:firstRowLastColumn="0" w:lastRowFirstColumn="0" w:lastRowLastColumn="0"/>
            <w:tcW w:w="629" w:type="dxa"/>
            <w:vAlign w:val="center"/>
          </w:tcPr>
          <w:p w14:paraId="404565D2" w14:textId="706F4041" w:rsidR="00746922" w:rsidRPr="00A01F03" w:rsidDel="005E16E8" w:rsidRDefault="00746922" w:rsidP="00A01F03">
            <w:pPr>
              <w:spacing w:after="60"/>
              <w:jc w:val="center"/>
              <w:rPr>
                <w:del w:id="1647" w:author="Desiree Sacher" w:date="2014-09-11T18:08:00Z"/>
                <w:sz w:val="18"/>
                <w:szCs w:val="18"/>
              </w:rPr>
            </w:pPr>
            <w:del w:id="1648" w:author="Desiree Sacher" w:date="2014-09-11T18:08:00Z">
              <w:r w:rsidDel="005E16E8">
                <w:rPr>
                  <w:sz w:val="18"/>
                  <w:szCs w:val="18"/>
                </w:rPr>
                <w:delText>L13</w:delText>
              </w:r>
            </w:del>
          </w:p>
        </w:tc>
        <w:tc>
          <w:tcPr>
            <w:tcW w:w="7730" w:type="dxa"/>
            <w:vAlign w:val="center"/>
          </w:tcPr>
          <w:p w14:paraId="416003F4" w14:textId="7700F951" w:rsidR="00746922" w:rsidRPr="00BA5B11" w:rsidDel="005E16E8" w:rsidRDefault="00746922" w:rsidP="008109DD">
            <w:pPr>
              <w:spacing w:after="60"/>
              <w:jc w:val="left"/>
              <w:cnfStyle w:val="000000100000" w:firstRow="0" w:lastRow="0" w:firstColumn="0" w:lastColumn="0" w:oddVBand="0" w:evenVBand="0" w:oddHBand="1" w:evenHBand="0" w:firstRowFirstColumn="0" w:firstRowLastColumn="0" w:lastRowFirstColumn="0" w:lastRowLastColumn="0"/>
              <w:rPr>
                <w:del w:id="1649" w:author="Desiree Sacher" w:date="2014-09-11T18:08:00Z"/>
                <w:sz w:val="18"/>
                <w:szCs w:val="18"/>
              </w:rPr>
            </w:pPr>
          </w:p>
        </w:tc>
      </w:tr>
      <w:tr w:rsidR="00746922" w:rsidRPr="00A01F03" w:rsidDel="005E16E8" w14:paraId="66DE7184" w14:textId="7C3102DD" w:rsidTr="00746922">
        <w:trPr>
          <w:jc w:val="center"/>
          <w:del w:id="1650" w:author="Desiree Sacher" w:date="2014-09-11T18:08:00Z"/>
        </w:trPr>
        <w:tc>
          <w:tcPr>
            <w:cnfStyle w:val="001000000000" w:firstRow="0" w:lastRow="0" w:firstColumn="1" w:lastColumn="0" w:oddVBand="0" w:evenVBand="0" w:oddHBand="0" w:evenHBand="0" w:firstRowFirstColumn="0" w:firstRowLastColumn="0" w:lastRowFirstColumn="0" w:lastRowLastColumn="0"/>
            <w:tcW w:w="629" w:type="dxa"/>
            <w:shd w:val="clear" w:color="auto" w:fill="auto"/>
            <w:vAlign w:val="center"/>
          </w:tcPr>
          <w:p w14:paraId="1B9AE483" w14:textId="4CC5BD27" w:rsidR="00746922" w:rsidDel="005E16E8" w:rsidRDefault="00746922" w:rsidP="00A01F03">
            <w:pPr>
              <w:spacing w:after="60"/>
              <w:jc w:val="center"/>
              <w:rPr>
                <w:del w:id="1651" w:author="Desiree Sacher" w:date="2014-09-11T18:08:00Z"/>
                <w:sz w:val="18"/>
                <w:szCs w:val="18"/>
              </w:rPr>
            </w:pPr>
            <w:del w:id="1652" w:author="Desiree Sacher" w:date="2014-09-11T18:08:00Z">
              <w:r w:rsidDel="005E16E8">
                <w:rPr>
                  <w:sz w:val="18"/>
                  <w:szCs w:val="18"/>
                </w:rPr>
                <w:delText>L14</w:delText>
              </w:r>
            </w:del>
          </w:p>
        </w:tc>
        <w:tc>
          <w:tcPr>
            <w:tcW w:w="7730" w:type="dxa"/>
            <w:shd w:val="clear" w:color="auto" w:fill="auto"/>
            <w:vAlign w:val="center"/>
          </w:tcPr>
          <w:p w14:paraId="203D331C" w14:textId="58F64E91" w:rsidR="00746922" w:rsidDel="005E16E8" w:rsidRDefault="00746922" w:rsidP="008109DD">
            <w:pPr>
              <w:spacing w:after="60"/>
              <w:jc w:val="left"/>
              <w:cnfStyle w:val="000000000000" w:firstRow="0" w:lastRow="0" w:firstColumn="0" w:lastColumn="0" w:oddVBand="0" w:evenVBand="0" w:oddHBand="0" w:evenHBand="0" w:firstRowFirstColumn="0" w:firstRowLastColumn="0" w:lastRowFirstColumn="0" w:lastRowLastColumn="0"/>
              <w:rPr>
                <w:del w:id="1653" w:author="Desiree Sacher" w:date="2014-09-11T18:08:00Z"/>
                <w:sz w:val="18"/>
                <w:szCs w:val="18"/>
              </w:rPr>
            </w:pPr>
          </w:p>
        </w:tc>
      </w:tr>
    </w:tbl>
    <w:p w14:paraId="767363B7" w14:textId="19A4F05E" w:rsidR="00165AC4" w:rsidDel="005E16E8" w:rsidRDefault="00165AC4" w:rsidP="00A01F03">
      <w:pPr>
        <w:pStyle w:val="Caption"/>
        <w:spacing w:before="240" w:after="360"/>
        <w:jc w:val="center"/>
        <w:rPr>
          <w:del w:id="1654" w:author="Desiree Sacher" w:date="2014-09-11T18:09:00Z"/>
        </w:rPr>
      </w:pPr>
      <w:bookmarkStart w:id="1655" w:name="_Toc391829659"/>
      <w:bookmarkStart w:id="1656" w:name="_Toc379647242"/>
      <w:del w:id="1657" w:author="Desiree Sacher" w:date="2014-09-11T18:09:00Z">
        <w:r w:rsidDel="005E16E8">
          <w:delText xml:space="preserve">Tabelle </w:delText>
        </w:r>
        <w:r w:rsidR="002F2CFD" w:rsidDel="005E16E8">
          <w:fldChar w:fldCharType="begin"/>
        </w:r>
        <w:r w:rsidR="002F2CFD" w:rsidDel="005E16E8">
          <w:delInstrText xml:space="preserve"> SEQ Tabelle \* ARABIC </w:delInstrText>
        </w:r>
        <w:r w:rsidR="002F2CFD" w:rsidDel="005E16E8">
          <w:fldChar w:fldCharType="separate"/>
        </w:r>
        <w:r w:rsidR="00C57CA5" w:rsidDel="005E16E8">
          <w:rPr>
            <w:noProof/>
          </w:rPr>
          <w:delText>5</w:delText>
        </w:r>
        <w:r w:rsidR="002F2CFD" w:rsidDel="005E16E8">
          <w:rPr>
            <w:noProof/>
          </w:rPr>
          <w:fldChar w:fldCharType="end"/>
        </w:r>
        <w:r w:rsidDel="005E16E8">
          <w:delText xml:space="preserve">: </w:delText>
        </w:r>
      </w:del>
      <w:del w:id="1658" w:author="Desiree Sacher" w:date="2014-09-11T18:08:00Z">
        <w:r w:rsidRPr="00F71E7E" w:rsidDel="005E16E8">
          <w:delText>Literaturverzeichnis</w:delText>
        </w:r>
      </w:del>
      <w:bookmarkEnd w:id="1655"/>
    </w:p>
    <w:p w14:paraId="208C610A" w14:textId="77777777" w:rsidR="005452D6" w:rsidRPr="00CF25F1" w:rsidRDefault="005452D6">
      <w:pPr>
        <w:spacing w:before="0" w:after="0" w:line="240" w:lineRule="auto"/>
        <w:jc w:val="left"/>
      </w:pPr>
      <w:bookmarkStart w:id="1659" w:name="_Toc379647244"/>
      <w:bookmarkEnd w:id="1656"/>
      <w:r w:rsidRPr="00CF25F1">
        <w:br w:type="page"/>
      </w:r>
    </w:p>
    <w:p w14:paraId="44737BCC" w14:textId="77777777" w:rsidR="00F6009E" w:rsidRPr="00CF25F1" w:rsidRDefault="00BB6ACF" w:rsidP="005452D6">
      <w:pPr>
        <w:pStyle w:val="Heading1"/>
      </w:pPr>
      <w:bookmarkStart w:id="1660" w:name="_Toc398226758"/>
      <w:r w:rsidRPr="00CF25F1">
        <w:lastRenderedPageBreak/>
        <w:t>Anhang</w:t>
      </w:r>
      <w:bookmarkEnd w:id="1659"/>
      <w:bookmarkEnd w:id="1660"/>
    </w:p>
    <w:p w14:paraId="1D611FAC" w14:textId="77777777" w:rsidR="00BB6ACF" w:rsidRPr="00CF25F1" w:rsidRDefault="0050485A" w:rsidP="0050485A">
      <w:pPr>
        <w:pStyle w:val="Heading2"/>
      </w:pPr>
      <w:bookmarkStart w:id="1661" w:name="_Toc379647245"/>
      <w:bookmarkStart w:id="1662" w:name="_Toc398226759"/>
      <w:r w:rsidRPr="00CF25F1">
        <w:t>Glossar</w:t>
      </w:r>
      <w:bookmarkEnd w:id="1661"/>
      <w:bookmarkEnd w:id="1662"/>
    </w:p>
    <w:p w14:paraId="337EE6FC" w14:textId="4BFC0644" w:rsidR="005E16E8" w:rsidRDefault="005E16E8" w:rsidP="00BA5B11">
      <w:pPr>
        <w:pStyle w:val="Caption"/>
        <w:keepNext/>
        <w:rPr>
          <w:ins w:id="1663" w:author="Desiree Sacher" w:date="2014-09-11T18:09:00Z"/>
        </w:rPr>
      </w:pPr>
      <w:bookmarkStart w:id="1664" w:name="_Toc398224714"/>
      <w:ins w:id="1665" w:author="Desiree Sacher" w:date="2014-09-11T18:09:00Z">
        <w:r>
          <w:t xml:space="preserve">Tabelle </w:t>
        </w:r>
        <w:r>
          <w:fldChar w:fldCharType="begin"/>
        </w:r>
        <w:r>
          <w:instrText xml:space="preserve"> SEQ Tabelle \* ARABIC </w:instrText>
        </w:r>
      </w:ins>
      <w:r>
        <w:fldChar w:fldCharType="separate"/>
      </w:r>
      <w:ins w:id="1666" w:author="Desiree Sacher" w:date="2014-09-11T18:49:00Z">
        <w:r w:rsidR="00500CEE">
          <w:rPr>
            <w:noProof/>
          </w:rPr>
          <w:t>10</w:t>
        </w:r>
      </w:ins>
      <w:ins w:id="1667" w:author="Desiree Sacher" w:date="2014-09-11T18:09:00Z">
        <w:r>
          <w:fldChar w:fldCharType="end"/>
        </w:r>
        <w:r>
          <w:t xml:space="preserve">: </w:t>
        </w:r>
        <w:r w:rsidRPr="00B12FBB">
          <w:t>Glossar</w:t>
        </w:r>
        <w:bookmarkEnd w:id="1664"/>
      </w:ins>
    </w:p>
    <w:tbl>
      <w:tblPr>
        <w:tblStyle w:val="LightShading-Accent1"/>
        <w:tblW w:w="4500" w:type="pct"/>
        <w:jc w:val="center"/>
        <w:tblLayout w:type="fixed"/>
        <w:tblLook w:val="04A0" w:firstRow="1" w:lastRow="0" w:firstColumn="1" w:lastColumn="0" w:noHBand="0" w:noVBand="1"/>
      </w:tblPr>
      <w:tblGrid>
        <w:gridCol w:w="663"/>
        <w:gridCol w:w="2242"/>
        <w:gridCol w:w="5454"/>
      </w:tblGrid>
      <w:tr w:rsidR="00901506" w:rsidRPr="009E23F9" w14:paraId="5E8E63C8" w14:textId="77777777" w:rsidTr="009E23F9">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63" w:type="dxa"/>
          </w:tcPr>
          <w:p w14:paraId="3031571F" w14:textId="7C84BBD4" w:rsidR="00901506" w:rsidRPr="00901506" w:rsidRDefault="00901506" w:rsidP="00901506">
            <w:pPr>
              <w:jc w:val="center"/>
              <w:rPr>
                <w:rFonts w:ascii="majorEastAsia" w:hAnsi="majorEastAsia" w:cs="majorEastAsia"/>
                <w:color w:val="2E74B5"/>
              </w:rPr>
            </w:pPr>
            <w:r>
              <w:rPr>
                <w:rFonts w:cs="Calibri"/>
                <w:b w:val="0"/>
                <w:bCs w:val="0"/>
                <w:color w:val="2E74B5"/>
                <w:sz w:val="18"/>
                <w:szCs w:val="18"/>
              </w:rPr>
              <w:t>ID</w:t>
            </w:r>
          </w:p>
        </w:tc>
        <w:tc>
          <w:tcPr>
            <w:tcW w:w="2242" w:type="dxa"/>
          </w:tcPr>
          <w:p w14:paraId="6FE81454" w14:textId="0B26A4DC" w:rsidR="00901506" w:rsidRPr="00901506" w:rsidRDefault="00901506" w:rsidP="00901506">
            <w:pPr>
              <w:cnfStyle w:val="100000000000" w:firstRow="1" w:lastRow="0" w:firstColumn="0" w:lastColumn="0" w:oddVBand="0" w:evenVBand="0" w:oddHBand="0" w:evenHBand="0" w:firstRowFirstColumn="0" w:firstRowLastColumn="0" w:lastRowFirstColumn="0" w:lastRowLastColumn="0"/>
              <w:rPr>
                <w:rFonts w:ascii="majorEastAsia" w:hAnsi="majorEastAsia" w:cs="majorEastAsia"/>
                <w:color w:val="2E74B5"/>
              </w:rPr>
            </w:pPr>
            <w:r>
              <w:rPr>
                <w:rFonts w:cs="Calibri"/>
                <w:b w:val="0"/>
                <w:bCs w:val="0"/>
                <w:color w:val="2E74B5"/>
                <w:sz w:val="18"/>
                <w:szCs w:val="18"/>
              </w:rPr>
              <w:t>Begriff</w:t>
            </w:r>
          </w:p>
        </w:tc>
        <w:tc>
          <w:tcPr>
            <w:tcW w:w="5454" w:type="dxa"/>
          </w:tcPr>
          <w:p w14:paraId="3560D314" w14:textId="648F54AD" w:rsidR="00901506" w:rsidRPr="00901506" w:rsidRDefault="00901506" w:rsidP="00901506">
            <w:pPr>
              <w:cnfStyle w:val="100000000000" w:firstRow="1" w:lastRow="0" w:firstColumn="0" w:lastColumn="0" w:oddVBand="0" w:evenVBand="0" w:oddHBand="0" w:evenHBand="0" w:firstRowFirstColumn="0" w:firstRowLastColumn="0" w:lastRowFirstColumn="0" w:lastRowLastColumn="0"/>
              <w:rPr>
                <w:rFonts w:ascii="majorEastAsia" w:hAnsi="majorEastAsia" w:cs="majorEastAsia"/>
                <w:color w:val="2E74B5"/>
              </w:rPr>
            </w:pPr>
            <w:r>
              <w:rPr>
                <w:rFonts w:cs="Calibri"/>
                <w:b w:val="0"/>
                <w:bCs w:val="0"/>
                <w:color w:val="2E74B5"/>
                <w:sz w:val="18"/>
                <w:szCs w:val="18"/>
              </w:rPr>
              <w:t>Beschreibung</w:t>
            </w:r>
          </w:p>
        </w:tc>
      </w:tr>
      <w:tr w:rsidR="00901506" w:rsidRPr="00391B6A" w14:paraId="7797C042" w14:textId="77777777" w:rsidTr="009E2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 w:type="dxa"/>
          </w:tcPr>
          <w:p w14:paraId="1796CE5E" w14:textId="69B058FF" w:rsidR="00901506" w:rsidRPr="009E23F9" w:rsidRDefault="00901506" w:rsidP="009E23F9">
            <w:pPr>
              <w:spacing w:after="60"/>
              <w:ind w:left="-38"/>
              <w:jc w:val="center"/>
              <w:rPr>
                <w:rFonts w:asciiTheme="minorHAnsi" w:hAnsiTheme="minorHAnsi"/>
                <w:sz w:val="18"/>
                <w:szCs w:val="18"/>
              </w:rPr>
            </w:pPr>
            <w:r>
              <w:rPr>
                <w:rFonts w:asciiTheme="minorHAnsi" w:hAnsiTheme="minorHAnsi"/>
                <w:sz w:val="18"/>
                <w:szCs w:val="18"/>
              </w:rPr>
              <w:t>G1</w:t>
            </w:r>
          </w:p>
        </w:tc>
        <w:tc>
          <w:tcPr>
            <w:tcW w:w="2242" w:type="dxa"/>
          </w:tcPr>
          <w:p w14:paraId="0F77B668" w14:textId="2BF6B089" w:rsidR="00901506" w:rsidRPr="009E23F9" w:rsidRDefault="00306467" w:rsidP="0020464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Pr>
                <w:rFonts w:asciiTheme="minorHAnsi" w:hAnsiTheme="minorHAnsi"/>
                <w:sz w:val="18"/>
                <w:szCs w:val="18"/>
              </w:rPr>
              <w:t>DRY</w:t>
            </w:r>
          </w:p>
        </w:tc>
        <w:tc>
          <w:tcPr>
            <w:tcW w:w="5454" w:type="dxa"/>
          </w:tcPr>
          <w:p w14:paraId="7E9D677A" w14:textId="53A6DB55" w:rsidR="00901506" w:rsidRPr="00391B6A" w:rsidRDefault="00306467">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Pr>
                <w:rFonts w:asciiTheme="minorHAnsi" w:hAnsiTheme="minorHAnsi"/>
                <w:sz w:val="18"/>
                <w:szCs w:val="18"/>
              </w:rPr>
              <w:t>Don‘t Repeat Yourself, zu Deutsch: Wiederhole dich nicht</w:t>
            </w:r>
          </w:p>
        </w:tc>
      </w:tr>
      <w:tr w:rsidR="00901506" w:rsidRPr="009E23F9" w14:paraId="688A87EB" w14:textId="77777777" w:rsidTr="009E23F9">
        <w:trPr>
          <w:jc w:val="center"/>
        </w:trPr>
        <w:tc>
          <w:tcPr>
            <w:cnfStyle w:val="001000000000" w:firstRow="0" w:lastRow="0" w:firstColumn="1" w:lastColumn="0" w:oddVBand="0" w:evenVBand="0" w:oddHBand="0" w:evenHBand="0" w:firstRowFirstColumn="0" w:firstRowLastColumn="0" w:lastRowFirstColumn="0" w:lastRowLastColumn="0"/>
            <w:tcW w:w="663" w:type="dxa"/>
          </w:tcPr>
          <w:p w14:paraId="13B79772" w14:textId="2D531AE9" w:rsidR="00901506" w:rsidRPr="009E23F9" w:rsidRDefault="00901506" w:rsidP="009E23F9">
            <w:pPr>
              <w:spacing w:after="60"/>
              <w:jc w:val="center"/>
              <w:rPr>
                <w:rFonts w:asciiTheme="minorHAnsi" w:hAnsiTheme="minorHAnsi"/>
                <w:sz w:val="18"/>
                <w:szCs w:val="18"/>
              </w:rPr>
            </w:pPr>
            <w:r>
              <w:rPr>
                <w:rFonts w:asciiTheme="minorHAnsi" w:hAnsiTheme="minorHAnsi"/>
                <w:sz w:val="18"/>
                <w:szCs w:val="18"/>
              </w:rPr>
              <w:t>G2</w:t>
            </w:r>
          </w:p>
        </w:tc>
        <w:tc>
          <w:tcPr>
            <w:tcW w:w="2242" w:type="dxa"/>
          </w:tcPr>
          <w:p w14:paraId="0539A072" w14:textId="166F429A" w:rsidR="00901506" w:rsidRPr="009E23F9" w:rsidRDefault="005860C9" w:rsidP="0020464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Pr>
                <w:rStyle w:val="CommentReference"/>
                <w:color w:val="auto"/>
              </w:rPr>
              <w:commentReference w:id="1668"/>
            </w:r>
          </w:p>
        </w:tc>
        <w:tc>
          <w:tcPr>
            <w:tcW w:w="5454" w:type="dxa"/>
          </w:tcPr>
          <w:p w14:paraId="0ECCF974" w14:textId="11376D78" w:rsidR="00901506" w:rsidRPr="009E23F9" w:rsidRDefault="00901506" w:rsidP="0020464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901506" w:rsidRPr="009E23F9" w14:paraId="3B56C268" w14:textId="77777777" w:rsidTr="009E2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 w:type="dxa"/>
          </w:tcPr>
          <w:p w14:paraId="258D25BA" w14:textId="683C222D" w:rsidR="00901506" w:rsidRPr="009E23F9" w:rsidRDefault="00901506" w:rsidP="009E23F9">
            <w:pPr>
              <w:spacing w:after="60"/>
              <w:jc w:val="center"/>
              <w:rPr>
                <w:rFonts w:asciiTheme="minorHAnsi" w:hAnsiTheme="minorHAnsi"/>
                <w:sz w:val="18"/>
                <w:szCs w:val="18"/>
              </w:rPr>
            </w:pPr>
            <w:r>
              <w:rPr>
                <w:rFonts w:asciiTheme="minorHAnsi" w:hAnsiTheme="minorHAnsi"/>
                <w:sz w:val="18"/>
                <w:szCs w:val="18"/>
              </w:rPr>
              <w:t>G3</w:t>
            </w:r>
          </w:p>
        </w:tc>
        <w:tc>
          <w:tcPr>
            <w:tcW w:w="2242" w:type="dxa"/>
          </w:tcPr>
          <w:p w14:paraId="32ED24DE" w14:textId="3C2D38F3" w:rsidR="00901506" w:rsidRPr="00901506" w:rsidRDefault="00901506" w:rsidP="00901506">
            <w:pPr>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rPr>
            </w:pPr>
            <w:r>
              <w:rPr>
                <w:rFonts w:cs="Calibri"/>
                <w:color w:val="2E74B5"/>
                <w:sz w:val="18"/>
                <w:szCs w:val="18"/>
              </w:rPr>
              <w:t>Pomodoro Technik</w:t>
            </w:r>
          </w:p>
        </w:tc>
        <w:tc>
          <w:tcPr>
            <w:tcW w:w="5454" w:type="dxa"/>
          </w:tcPr>
          <w:p w14:paraId="101B5705" w14:textId="77777777" w:rsidR="00901506" w:rsidRDefault="00901506" w:rsidP="00BE4CF0">
            <w:pPr>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rPr>
            </w:pPr>
            <w:r>
              <w:rPr>
                <w:rFonts w:cs="Calibri"/>
                <w:color w:val="2E74B5"/>
                <w:sz w:val="18"/>
                <w:szCs w:val="18"/>
              </w:rPr>
              <w:t xml:space="preserve">Methode zum Zeitmanagement, welche Arbeiten in Blöcke unterteilt und Pausen miteinrechnet. Das System wurde für die vorliegende Arbeit angepasst und stattdessen mit zweimal 60-Minutenblöcken gearbeitet.  </w:t>
            </w:r>
          </w:p>
          <w:p w14:paraId="4EAC1963" w14:textId="4A34F5F9" w:rsidR="00901506" w:rsidRPr="00901506" w:rsidRDefault="00901506" w:rsidP="00901506">
            <w:pPr>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sz w:val="18"/>
                <w:szCs w:val="18"/>
              </w:rPr>
            </w:pPr>
            <w:r>
              <w:rPr>
                <w:rFonts w:cs="Calibri"/>
                <w:color w:val="2E74B5"/>
                <w:sz w:val="18"/>
                <w:szCs w:val="18"/>
              </w:rPr>
              <w:t xml:space="preserve">Siehe:  </w:t>
            </w:r>
            <w:hyperlink r:id="rId59" w:history="1">
              <w:r>
                <w:rPr>
                  <w:rFonts w:cs="Calibri"/>
                  <w:color w:val="0000FF"/>
                  <w:u w:val="single"/>
                </w:rPr>
                <w:t>http://de.wikipedia.org/wiki/Pomodoro-Technik</w:t>
              </w:r>
            </w:hyperlink>
          </w:p>
        </w:tc>
      </w:tr>
      <w:tr w:rsidR="00901506" w:rsidRPr="009E23F9" w14:paraId="77FEF111" w14:textId="77777777" w:rsidTr="009E23F9">
        <w:trPr>
          <w:jc w:val="center"/>
        </w:trPr>
        <w:tc>
          <w:tcPr>
            <w:cnfStyle w:val="001000000000" w:firstRow="0" w:lastRow="0" w:firstColumn="1" w:lastColumn="0" w:oddVBand="0" w:evenVBand="0" w:oddHBand="0" w:evenHBand="0" w:firstRowFirstColumn="0" w:firstRowLastColumn="0" w:lastRowFirstColumn="0" w:lastRowLastColumn="0"/>
            <w:tcW w:w="663" w:type="dxa"/>
          </w:tcPr>
          <w:p w14:paraId="0A6CE8A6" w14:textId="65F807C4" w:rsidR="00901506" w:rsidRPr="009E23F9" w:rsidRDefault="00901506" w:rsidP="009E23F9">
            <w:pPr>
              <w:spacing w:after="60"/>
              <w:jc w:val="center"/>
              <w:rPr>
                <w:rFonts w:asciiTheme="minorHAnsi" w:hAnsiTheme="minorHAnsi"/>
                <w:sz w:val="18"/>
                <w:szCs w:val="18"/>
              </w:rPr>
            </w:pPr>
            <w:r>
              <w:rPr>
                <w:rFonts w:asciiTheme="minorHAnsi" w:hAnsiTheme="minorHAnsi"/>
                <w:sz w:val="18"/>
                <w:szCs w:val="18"/>
              </w:rPr>
              <w:t>G4</w:t>
            </w:r>
          </w:p>
        </w:tc>
        <w:tc>
          <w:tcPr>
            <w:tcW w:w="2242" w:type="dxa"/>
          </w:tcPr>
          <w:p w14:paraId="0F25EC1E" w14:textId="63C5F3F7" w:rsidR="00901506" w:rsidRPr="00901506" w:rsidRDefault="00901506" w:rsidP="00901506">
            <w:pPr>
              <w:cnfStyle w:val="000000000000" w:firstRow="0" w:lastRow="0" w:firstColumn="0" w:lastColumn="0" w:oddVBand="0" w:evenVBand="0" w:oddHBand="0" w:evenHBand="0" w:firstRowFirstColumn="0" w:firstRowLastColumn="0" w:lastRowFirstColumn="0" w:lastRowLastColumn="0"/>
              <w:rPr>
                <w:rFonts w:ascii="majorEastAsia" w:hAnsi="majorEastAsia" w:cs="majorEastAsia"/>
                <w:color w:val="2E74B5"/>
              </w:rPr>
            </w:pPr>
            <w:r>
              <w:rPr>
                <w:rFonts w:cs="Calibri"/>
                <w:color w:val="2E74B5"/>
                <w:sz w:val="18"/>
                <w:szCs w:val="18"/>
              </w:rPr>
              <w:t>Scrum</w:t>
            </w:r>
          </w:p>
        </w:tc>
        <w:tc>
          <w:tcPr>
            <w:tcW w:w="5454" w:type="dxa"/>
          </w:tcPr>
          <w:p w14:paraId="73B82570" w14:textId="77777777" w:rsidR="00901506" w:rsidRDefault="00901506" w:rsidP="00BE4CF0">
            <w:pPr>
              <w:cnfStyle w:val="000000000000" w:firstRow="0" w:lastRow="0" w:firstColumn="0" w:lastColumn="0" w:oddVBand="0" w:evenVBand="0" w:oddHBand="0" w:evenHBand="0" w:firstRowFirstColumn="0" w:firstRowLastColumn="0" w:lastRowFirstColumn="0" w:lastRowLastColumn="0"/>
              <w:rPr>
                <w:rFonts w:ascii="majorEastAsia" w:hAnsi="majorEastAsia" w:cs="majorEastAsia"/>
                <w:color w:val="2E74B5"/>
              </w:rPr>
            </w:pPr>
            <w:r>
              <w:rPr>
                <w:rFonts w:cs="Calibri"/>
                <w:color w:val="2E74B5"/>
                <w:sz w:val="18"/>
                <w:szCs w:val="18"/>
              </w:rPr>
              <w:t>Agiler Projektmanagementprozess basierend auf Iterationen mit festen Iterationsfenstern.</w:t>
            </w:r>
          </w:p>
          <w:p w14:paraId="3CDFFD23" w14:textId="6CCD248D" w:rsidR="00901506" w:rsidRPr="00901506" w:rsidRDefault="00901506" w:rsidP="00901506">
            <w:pPr>
              <w:cnfStyle w:val="000000000000" w:firstRow="0" w:lastRow="0" w:firstColumn="0" w:lastColumn="0" w:oddVBand="0" w:evenVBand="0" w:oddHBand="0" w:evenHBand="0" w:firstRowFirstColumn="0" w:firstRowLastColumn="0" w:lastRowFirstColumn="0" w:lastRowLastColumn="0"/>
              <w:rPr>
                <w:rFonts w:ascii="majorEastAsia" w:hAnsi="majorEastAsia" w:cs="majorEastAsia"/>
                <w:color w:val="2E74B5"/>
                <w:sz w:val="18"/>
                <w:szCs w:val="18"/>
              </w:rPr>
            </w:pPr>
            <w:r>
              <w:rPr>
                <w:rFonts w:cs="Calibri"/>
                <w:color w:val="2E74B5"/>
                <w:sz w:val="18"/>
                <w:szCs w:val="18"/>
              </w:rPr>
              <w:t xml:space="preserve">Siehe:  </w:t>
            </w:r>
            <w:hyperlink r:id="rId60" w:history="1">
              <w:r>
                <w:rPr>
                  <w:rFonts w:cs="Calibri"/>
                  <w:color w:val="0000FF"/>
                  <w:u w:val="single"/>
                </w:rPr>
                <w:t>http://de.wikipedia.org/wiki/Scrum</w:t>
              </w:r>
            </w:hyperlink>
          </w:p>
        </w:tc>
      </w:tr>
      <w:tr w:rsidR="00901506" w:rsidRPr="009E23F9" w14:paraId="24387462" w14:textId="77777777" w:rsidTr="009E2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 w:type="dxa"/>
          </w:tcPr>
          <w:p w14:paraId="0A7312B7" w14:textId="774EC7DC" w:rsidR="00901506" w:rsidRPr="009E23F9" w:rsidRDefault="00901506" w:rsidP="009E23F9">
            <w:pPr>
              <w:spacing w:after="60"/>
              <w:jc w:val="center"/>
              <w:rPr>
                <w:rFonts w:asciiTheme="minorHAnsi" w:hAnsiTheme="minorHAnsi"/>
                <w:sz w:val="18"/>
                <w:szCs w:val="18"/>
              </w:rPr>
            </w:pPr>
            <w:r>
              <w:rPr>
                <w:rFonts w:asciiTheme="minorHAnsi" w:hAnsiTheme="minorHAnsi"/>
                <w:sz w:val="18"/>
                <w:szCs w:val="18"/>
              </w:rPr>
              <w:t>G5</w:t>
            </w:r>
          </w:p>
        </w:tc>
        <w:tc>
          <w:tcPr>
            <w:tcW w:w="2242" w:type="dxa"/>
          </w:tcPr>
          <w:p w14:paraId="7BA19B91" w14:textId="6D15435B" w:rsidR="00901506" w:rsidRPr="00901506" w:rsidRDefault="00901506" w:rsidP="00901506">
            <w:pPr>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rPr>
            </w:pPr>
            <w:r>
              <w:rPr>
                <w:rFonts w:cs="Calibri"/>
                <w:color w:val="2E74B5"/>
                <w:sz w:val="18"/>
                <w:szCs w:val="18"/>
              </w:rPr>
              <w:t>Kanban</w:t>
            </w:r>
          </w:p>
        </w:tc>
        <w:tc>
          <w:tcPr>
            <w:tcW w:w="5454" w:type="dxa"/>
          </w:tcPr>
          <w:p w14:paraId="52AD1B80" w14:textId="77777777" w:rsidR="00901506" w:rsidRDefault="00901506" w:rsidP="00BE4CF0">
            <w:pPr>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rPr>
            </w:pPr>
            <w:r>
              <w:rPr>
                <w:rFonts w:cs="Calibri"/>
                <w:color w:val="2E74B5"/>
                <w:sz w:val="18"/>
                <w:szCs w:val="18"/>
              </w:rPr>
              <w:t>Agiler Projektmanagementprozess, der ebenfalls wie Scrum mit Iterationen arbeitet, allerdings nicht feste Iterationsfenster nutzt, aber die Anzahl in Bearbeitung befindlicher Tasks limitiert.</w:t>
            </w:r>
          </w:p>
          <w:p w14:paraId="01DA0683" w14:textId="112254A0" w:rsidR="00901506" w:rsidRPr="00901506" w:rsidRDefault="00901506" w:rsidP="00901506">
            <w:pPr>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sz w:val="18"/>
                <w:szCs w:val="18"/>
              </w:rPr>
            </w:pPr>
            <w:r>
              <w:rPr>
                <w:rFonts w:cs="Calibri"/>
                <w:color w:val="2E74B5"/>
                <w:sz w:val="18"/>
                <w:szCs w:val="18"/>
              </w:rPr>
              <w:t xml:space="preserve">Siehe:  </w:t>
            </w:r>
            <w:hyperlink r:id="rId61" w:history="1">
              <w:r>
                <w:rPr>
                  <w:rFonts w:cs="Calibri"/>
                  <w:color w:val="0000FF"/>
                  <w:u w:val="single"/>
                </w:rPr>
                <w:t>http://de.wikipedia.org/wiki/Kanban</w:t>
              </w:r>
            </w:hyperlink>
          </w:p>
        </w:tc>
      </w:tr>
      <w:tr w:rsidR="00901506" w:rsidRPr="009E23F9" w14:paraId="1D1F3EB1" w14:textId="77777777" w:rsidTr="009E23F9">
        <w:trPr>
          <w:jc w:val="center"/>
        </w:trPr>
        <w:tc>
          <w:tcPr>
            <w:cnfStyle w:val="001000000000" w:firstRow="0" w:lastRow="0" w:firstColumn="1" w:lastColumn="0" w:oddVBand="0" w:evenVBand="0" w:oddHBand="0" w:evenHBand="0" w:firstRowFirstColumn="0" w:firstRowLastColumn="0" w:lastRowFirstColumn="0" w:lastRowLastColumn="0"/>
            <w:tcW w:w="663" w:type="dxa"/>
          </w:tcPr>
          <w:p w14:paraId="24D58E33" w14:textId="5EF5B171" w:rsidR="00901506" w:rsidRPr="009E23F9" w:rsidRDefault="00901506" w:rsidP="009E23F9">
            <w:pPr>
              <w:spacing w:after="60"/>
              <w:jc w:val="center"/>
              <w:rPr>
                <w:rFonts w:asciiTheme="minorHAnsi" w:hAnsiTheme="minorHAnsi"/>
                <w:sz w:val="18"/>
                <w:szCs w:val="18"/>
              </w:rPr>
            </w:pPr>
          </w:p>
        </w:tc>
        <w:tc>
          <w:tcPr>
            <w:tcW w:w="2242" w:type="dxa"/>
          </w:tcPr>
          <w:p w14:paraId="2FBD06A8" w14:textId="134526FF" w:rsidR="00901506" w:rsidRPr="009E23F9" w:rsidRDefault="00901506" w:rsidP="0020464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c>
          <w:tcPr>
            <w:tcW w:w="5454" w:type="dxa"/>
          </w:tcPr>
          <w:p w14:paraId="01B5237E" w14:textId="5C0A53FE" w:rsidR="00901506" w:rsidRPr="009E23F9" w:rsidRDefault="00901506" w:rsidP="00846E3B">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901506" w:rsidRPr="009E23F9" w14:paraId="354805BE" w14:textId="77777777" w:rsidTr="009E2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 w:type="dxa"/>
          </w:tcPr>
          <w:p w14:paraId="52B4BC55" w14:textId="1F2F9A1F" w:rsidR="00901506" w:rsidRPr="009E23F9" w:rsidRDefault="00901506" w:rsidP="009E23F9">
            <w:pPr>
              <w:spacing w:after="60"/>
              <w:jc w:val="center"/>
              <w:rPr>
                <w:rFonts w:asciiTheme="minorHAnsi" w:hAnsiTheme="minorHAnsi"/>
                <w:sz w:val="18"/>
                <w:szCs w:val="18"/>
              </w:rPr>
            </w:pPr>
          </w:p>
        </w:tc>
        <w:tc>
          <w:tcPr>
            <w:tcW w:w="2242" w:type="dxa"/>
          </w:tcPr>
          <w:p w14:paraId="7AA9E3EA" w14:textId="65D7B45F" w:rsidR="00901506" w:rsidRPr="009E23F9" w:rsidRDefault="00901506" w:rsidP="0020464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c>
          <w:tcPr>
            <w:tcW w:w="5454" w:type="dxa"/>
          </w:tcPr>
          <w:p w14:paraId="62997C72" w14:textId="12A52DB8" w:rsidR="00901506" w:rsidRPr="009E23F9" w:rsidRDefault="0090150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901506" w:rsidRPr="009E23F9" w14:paraId="56C55D6C" w14:textId="77777777" w:rsidTr="009E23F9">
        <w:trPr>
          <w:jc w:val="center"/>
        </w:trPr>
        <w:tc>
          <w:tcPr>
            <w:cnfStyle w:val="001000000000" w:firstRow="0" w:lastRow="0" w:firstColumn="1" w:lastColumn="0" w:oddVBand="0" w:evenVBand="0" w:oddHBand="0" w:evenHBand="0" w:firstRowFirstColumn="0" w:firstRowLastColumn="0" w:lastRowFirstColumn="0" w:lastRowLastColumn="0"/>
            <w:tcW w:w="663" w:type="dxa"/>
          </w:tcPr>
          <w:p w14:paraId="27112C2E" w14:textId="1043C556" w:rsidR="00901506" w:rsidRPr="009E23F9" w:rsidRDefault="00901506" w:rsidP="009E23F9">
            <w:pPr>
              <w:spacing w:after="60"/>
              <w:jc w:val="center"/>
              <w:rPr>
                <w:rFonts w:asciiTheme="minorHAnsi" w:hAnsiTheme="minorHAnsi"/>
                <w:sz w:val="18"/>
                <w:szCs w:val="18"/>
              </w:rPr>
            </w:pPr>
          </w:p>
        </w:tc>
        <w:tc>
          <w:tcPr>
            <w:tcW w:w="2242" w:type="dxa"/>
          </w:tcPr>
          <w:p w14:paraId="58D8B89A" w14:textId="0F35712F" w:rsidR="00901506" w:rsidRPr="009E23F9" w:rsidRDefault="00901506" w:rsidP="0020464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c>
          <w:tcPr>
            <w:tcW w:w="5454" w:type="dxa"/>
          </w:tcPr>
          <w:p w14:paraId="0D2EC843" w14:textId="0038698A" w:rsidR="00901506" w:rsidRPr="009E23F9" w:rsidRDefault="0090150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901506" w:rsidRPr="009E23F9" w14:paraId="37B82BDF" w14:textId="77777777" w:rsidTr="009E2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 w:type="dxa"/>
          </w:tcPr>
          <w:p w14:paraId="6C9DE314" w14:textId="073D2D10" w:rsidR="00901506" w:rsidRPr="009E23F9" w:rsidRDefault="00901506" w:rsidP="009E23F9">
            <w:pPr>
              <w:spacing w:after="60"/>
              <w:jc w:val="center"/>
              <w:rPr>
                <w:rFonts w:asciiTheme="minorHAnsi" w:hAnsiTheme="minorHAnsi"/>
                <w:sz w:val="18"/>
                <w:szCs w:val="18"/>
              </w:rPr>
            </w:pPr>
          </w:p>
        </w:tc>
        <w:tc>
          <w:tcPr>
            <w:tcW w:w="2242" w:type="dxa"/>
          </w:tcPr>
          <w:p w14:paraId="001D7739" w14:textId="08DC51DC" w:rsidR="00901506" w:rsidRPr="009E23F9" w:rsidRDefault="00901506" w:rsidP="0020464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c>
          <w:tcPr>
            <w:tcW w:w="5454" w:type="dxa"/>
          </w:tcPr>
          <w:p w14:paraId="05736A0D" w14:textId="12F62B00" w:rsidR="00901506" w:rsidRPr="009E23F9" w:rsidRDefault="00901506">
            <w:pPr>
              <w:keepNext/>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901506" w:rsidRPr="009E23F9" w14:paraId="535F84A3" w14:textId="77777777" w:rsidTr="009E23F9">
        <w:trPr>
          <w:jc w:val="center"/>
        </w:trPr>
        <w:tc>
          <w:tcPr>
            <w:cnfStyle w:val="001000000000" w:firstRow="0" w:lastRow="0" w:firstColumn="1" w:lastColumn="0" w:oddVBand="0" w:evenVBand="0" w:oddHBand="0" w:evenHBand="0" w:firstRowFirstColumn="0" w:firstRowLastColumn="0" w:lastRowFirstColumn="0" w:lastRowLastColumn="0"/>
            <w:tcW w:w="663" w:type="dxa"/>
          </w:tcPr>
          <w:p w14:paraId="2F77E63C" w14:textId="06F3C987" w:rsidR="00901506" w:rsidRPr="009E23F9" w:rsidRDefault="00901506" w:rsidP="009E23F9">
            <w:pPr>
              <w:spacing w:after="60"/>
              <w:jc w:val="center"/>
              <w:rPr>
                <w:rFonts w:asciiTheme="minorHAnsi" w:hAnsiTheme="minorHAnsi"/>
                <w:sz w:val="18"/>
                <w:szCs w:val="18"/>
              </w:rPr>
            </w:pPr>
          </w:p>
        </w:tc>
        <w:tc>
          <w:tcPr>
            <w:tcW w:w="2242" w:type="dxa"/>
          </w:tcPr>
          <w:p w14:paraId="25C865CA" w14:textId="1A429250" w:rsidR="00901506" w:rsidRPr="009E23F9" w:rsidRDefault="00901506" w:rsidP="0020464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c>
          <w:tcPr>
            <w:tcW w:w="5454" w:type="dxa"/>
          </w:tcPr>
          <w:p w14:paraId="13F5AFA2" w14:textId="50F67710" w:rsidR="00901506" w:rsidRPr="009E23F9" w:rsidRDefault="00901506">
            <w:pPr>
              <w:keepNext/>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901506" w:rsidRPr="009E23F9" w14:paraId="56D1E579" w14:textId="77777777" w:rsidTr="009E2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 w:type="dxa"/>
          </w:tcPr>
          <w:p w14:paraId="12703031" w14:textId="2E0858DA" w:rsidR="00901506" w:rsidRPr="009E23F9" w:rsidRDefault="00901506" w:rsidP="009E23F9">
            <w:pPr>
              <w:spacing w:after="60"/>
              <w:jc w:val="center"/>
              <w:rPr>
                <w:rFonts w:asciiTheme="minorHAnsi" w:hAnsiTheme="minorHAnsi"/>
                <w:sz w:val="18"/>
                <w:szCs w:val="18"/>
              </w:rPr>
            </w:pPr>
          </w:p>
        </w:tc>
        <w:tc>
          <w:tcPr>
            <w:tcW w:w="2242" w:type="dxa"/>
          </w:tcPr>
          <w:p w14:paraId="74F58C82" w14:textId="41E29F5C" w:rsidR="00901506" w:rsidRPr="009E23F9" w:rsidRDefault="00901506" w:rsidP="0020464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c>
          <w:tcPr>
            <w:tcW w:w="5454" w:type="dxa"/>
          </w:tcPr>
          <w:p w14:paraId="0B1C46B9" w14:textId="5186F7F0" w:rsidR="00901506" w:rsidRPr="009E23F9" w:rsidRDefault="0090150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901506" w:rsidRPr="009E23F9" w14:paraId="407D65B4" w14:textId="77777777" w:rsidTr="009E23F9">
        <w:trPr>
          <w:jc w:val="center"/>
        </w:trPr>
        <w:tc>
          <w:tcPr>
            <w:cnfStyle w:val="001000000000" w:firstRow="0" w:lastRow="0" w:firstColumn="1" w:lastColumn="0" w:oddVBand="0" w:evenVBand="0" w:oddHBand="0" w:evenHBand="0" w:firstRowFirstColumn="0" w:firstRowLastColumn="0" w:lastRowFirstColumn="0" w:lastRowLastColumn="0"/>
            <w:tcW w:w="663" w:type="dxa"/>
          </w:tcPr>
          <w:p w14:paraId="4D5D2A9F" w14:textId="6B187E9C" w:rsidR="00901506" w:rsidRPr="009E23F9" w:rsidRDefault="00901506" w:rsidP="009E23F9">
            <w:pPr>
              <w:spacing w:after="60"/>
              <w:jc w:val="center"/>
              <w:rPr>
                <w:rFonts w:asciiTheme="minorHAnsi" w:hAnsiTheme="minorHAnsi"/>
                <w:sz w:val="18"/>
                <w:szCs w:val="18"/>
              </w:rPr>
            </w:pPr>
          </w:p>
        </w:tc>
        <w:tc>
          <w:tcPr>
            <w:tcW w:w="2242" w:type="dxa"/>
          </w:tcPr>
          <w:p w14:paraId="0A390389" w14:textId="2DAD440D" w:rsidR="00901506" w:rsidRPr="009E23F9" w:rsidRDefault="00901506" w:rsidP="0020464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c>
          <w:tcPr>
            <w:tcW w:w="5454" w:type="dxa"/>
          </w:tcPr>
          <w:p w14:paraId="48495637" w14:textId="1145612A" w:rsidR="00901506" w:rsidRPr="009E23F9" w:rsidRDefault="0090150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901506" w:rsidRPr="009E23F9" w14:paraId="04A13760" w14:textId="77777777" w:rsidTr="009E2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 w:type="dxa"/>
          </w:tcPr>
          <w:p w14:paraId="25B38F8C" w14:textId="73081923" w:rsidR="00901506" w:rsidRPr="009E23F9" w:rsidRDefault="00901506" w:rsidP="009E23F9">
            <w:pPr>
              <w:spacing w:after="60"/>
              <w:jc w:val="center"/>
              <w:rPr>
                <w:rFonts w:asciiTheme="minorHAnsi" w:hAnsiTheme="minorHAnsi"/>
                <w:sz w:val="18"/>
                <w:szCs w:val="18"/>
              </w:rPr>
            </w:pPr>
          </w:p>
        </w:tc>
        <w:tc>
          <w:tcPr>
            <w:tcW w:w="2242" w:type="dxa"/>
          </w:tcPr>
          <w:p w14:paraId="7496A993" w14:textId="0B450CC8" w:rsidR="00901506" w:rsidRPr="009E23F9" w:rsidRDefault="00901506" w:rsidP="0020464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c>
          <w:tcPr>
            <w:tcW w:w="5454" w:type="dxa"/>
          </w:tcPr>
          <w:p w14:paraId="52F463B0" w14:textId="25BE2959" w:rsidR="00901506" w:rsidRPr="009E23F9" w:rsidRDefault="0090150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901506" w:rsidRPr="009E23F9" w14:paraId="26DAC464" w14:textId="77777777" w:rsidTr="009E23F9">
        <w:trPr>
          <w:jc w:val="center"/>
        </w:trPr>
        <w:tc>
          <w:tcPr>
            <w:cnfStyle w:val="001000000000" w:firstRow="0" w:lastRow="0" w:firstColumn="1" w:lastColumn="0" w:oddVBand="0" w:evenVBand="0" w:oddHBand="0" w:evenHBand="0" w:firstRowFirstColumn="0" w:firstRowLastColumn="0" w:lastRowFirstColumn="0" w:lastRowLastColumn="0"/>
            <w:tcW w:w="663" w:type="dxa"/>
          </w:tcPr>
          <w:p w14:paraId="39C4267F" w14:textId="1463F22A" w:rsidR="00901506" w:rsidRPr="009E23F9" w:rsidRDefault="00901506" w:rsidP="009E23F9">
            <w:pPr>
              <w:spacing w:after="60"/>
              <w:jc w:val="center"/>
              <w:rPr>
                <w:rFonts w:asciiTheme="minorHAnsi" w:hAnsiTheme="minorHAnsi"/>
                <w:sz w:val="18"/>
                <w:szCs w:val="18"/>
              </w:rPr>
            </w:pPr>
          </w:p>
        </w:tc>
        <w:tc>
          <w:tcPr>
            <w:tcW w:w="2242" w:type="dxa"/>
          </w:tcPr>
          <w:p w14:paraId="3505A21D" w14:textId="18F1EED4" w:rsidR="00901506" w:rsidRPr="009E23F9" w:rsidRDefault="00901506" w:rsidP="0020464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c>
          <w:tcPr>
            <w:tcW w:w="5454" w:type="dxa"/>
          </w:tcPr>
          <w:p w14:paraId="3429136B" w14:textId="18B954AB" w:rsidR="00901506" w:rsidRPr="009E23F9" w:rsidRDefault="0090150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bl>
    <w:p w14:paraId="6BF8E1C9" w14:textId="77777777" w:rsidR="00500CEE" w:rsidRDefault="00500CEE" w:rsidP="00C86B19">
      <w:pPr>
        <w:rPr>
          <w:ins w:id="1669" w:author="Desiree Sacher" w:date="2014-09-11T18:49:00Z"/>
        </w:rPr>
      </w:pPr>
      <w:bookmarkStart w:id="1670" w:name="_Toc391829660"/>
    </w:p>
    <w:p w14:paraId="78C4714B" w14:textId="77777777" w:rsidR="0035588C" w:rsidRDefault="0035588C">
      <w:pPr>
        <w:spacing w:before="0" w:after="0" w:line="240" w:lineRule="auto"/>
        <w:jc w:val="left"/>
        <w:rPr>
          <w:ins w:id="1671" w:author="Desiree Sacher" w:date="2014-09-11T18:50:00Z"/>
          <w:rFonts w:ascii="Cambria" w:eastAsia="Times New Roman" w:hAnsi="Cambria"/>
          <w:b/>
          <w:bCs/>
          <w:color w:val="4F81BD"/>
          <w:sz w:val="32"/>
          <w:szCs w:val="26"/>
        </w:rPr>
      </w:pPr>
      <w:ins w:id="1672" w:author="Desiree Sacher" w:date="2014-09-11T18:50:00Z">
        <w:r>
          <w:br w:type="page"/>
        </w:r>
      </w:ins>
    </w:p>
    <w:p w14:paraId="79A582CA" w14:textId="361C5051" w:rsidR="0035588C" w:rsidRDefault="0035588C" w:rsidP="0035588C">
      <w:pPr>
        <w:pStyle w:val="Heading2"/>
        <w:rPr>
          <w:ins w:id="1673" w:author="Desiree Sacher" w:date="2014-09-11T18:50:00Z"/>
        </w:rPr>
        <w:pPrChange w:id="1674" w:author="Desiree Sacher" w:date="2014-09-11T18:50:00Z">
          <w:pPr/>
        </w:pPrChange>
      </w:pPr>
      <w:bookmarkStart w:id="1675" w:name="_Toc398226760"/>
      <w:ins w:id="1676" w:author="Desiree Sacher" w:date="2014-09-11T18:50:00Z">
        <w:r>
          <w:lastRenderedPageBreak/>
          <w:t xml:space="preserve">Sprint </w:t>
        </w:r>
      </w:ins>
      <w:ins w:id="1677" w:author="Desiree Sacher" w:date="2014-09-11T18:54:00Z">
        <w:r w:rsidR="00C44118">
          <w:t>Reports</w:t>
        </w:r>
      </w:ins>
      <w:bookmarkEnd w:id="1675"/>
    </w:p>
    <w:p w14:paraId="7D173F56" w14:textId="77777777" w:rsidR="00C44118" w:rsidRDefault="00C44118" w:rsidP="00C171A0">
      <w:pPr>
        <w:pStyle w:val="Heading3"/>
        <w:rPr>
          <w:ins w:id="1678" w:author="Desiree Sacher" w:date="2014-09-11T18:55:00Z"/>
        </w:rPr>
        <w:pPrChange w:id="1679" w:author="Desiree Sacher" w:date="2014-09-11T19:12:00Z">
          <w:pPr/>
        </w:pPrChange>
      </w:pPr>
      <w:bookmarkStart w:id="1680" w:name="_Toc398226761"/>
      <w:ins w:id="1681" w:author="Desiree Sacher" w:date="2014-09-11T18:55:00Z">
        <w:r>
          <w:t>Sprint 1</w:t>
        </w:r>
        <w:bookmarkEnd w:id="1680"/>
      </w:ins>
    </w:p>
    <w:p w14:paraId="12858E36" w14:textId="6402EA9F" w:rsidR="00C171A0" w:rsidRDefault="00236818" w:rsidP="0035588C">
      <w:pPr>
        <w:rPr>
          <w:ins w:id="1682" w:author="Desiree Sacher" w:date="2014-09-11T19:09:00Z"/>
        </w:rPr>
      </w:pPr>
      <w:ins w:id="1683" w:author="Desiree Sacher" w:date="2014-09-11T19:20:00Z">
        <w:r>
          <w:rPr>
            <w:noProof/>
            <w:lang w:eastAsia="de-CH"/>
          </w:rPr>
          <w:drawing>
            <wp:inline distT="0" distB="0" distL="0" distR="0" wp14:anchorId="5EEFBB4A" wp14:editId="593363FA">
              <wp:extent cx="5760720" cy="28975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60720" cy="2897509"/>
                      </a:xfrm>
                      <a:prstGeom prst="rect">
                        <a:avLst/>
                      </a:prstGeom>
                    </pic:spPr>
                  </pic:pic>
                </a:graphicData>
              </a:graphic>
            </wp:inline>
          </w:drawing>
        </w:r>
      </w:ins>
    </w:p>
    <w:p w14:paraId="59F95BF6" w14:textId="77777777" w:rsidR="00C171A0" w:rsidRDefault="00C171A0" w:rsidP="00C171A0">
      <w:pPr>
        <w:pStyle w:val="Heading3"/>
        <w:rPr>
          <w:ins w:id="1684" w:author="Desiree Sacher" w:date="2014-09-11T19:10:00Z"/>
        </w:rPr>
        <w:pPrChange w:id="1685" w:author="Desiree Sacher" w:date="2014-09-11T19:12:00Z">
          <w:pPr/>
        </w:pPrChange>
      </w:pPr>
      <w:bookmarkStart w:id="1686" w:name="_Toc398226762"/>
      <w:ins w:id="1687" w:author="Desiree Sacher" w:date="2014-09-11T19:10:00Z">
        <w:r>
          <w:t>Sprint 2</w:t>
        </w:r>
        <w:bookmarkEnd w:id="1686"/>
      </w:ins>
    </w:p>
    <w:p w14:paraId="0C541C4B" w14:textId="07AE9D9E" w:rsidR="00C171A0" w:rsidRDefault="00236818" w:rsidP="0035588C">
      <w:pPr>
        <w:rPr>
          <w:ins w:id="1688" w:author="Desiree Sacher" w:date="2014-09-11T19:10:00Z"/>
        </w:rPr>
      </w:pPr>
      <w:ins w:id="1689" w:author="Desiree Sacher" w:date="2014-09-11T19:21:00Z">
        <w:r>
          <w:rPr>
            <w:noProof/>
            <w:lang w:eastAsia="de-CH"/>
          </w:rPr>
          <w:drawing>
            <wp:inline distT="0" distB="0" distL="0" distR="0" wp14:anchorId="50E1598A" wp14:editId="653CE9D0">
              <wp:extent cx="5760720" cy="2776243"/>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60720" cy="2776243"/>
                      </a:xfrm>
                      <a:prstGeom prst="rect">
                        <a:avLst/>
                      </a:prstGeom>
                    </pic:spPr>
                  </pic:pic>
                </a:graphicData>
              </a:graphic>
            </wp:inline>
          </w:drawing>
        </w:r>
      </w:ins>
    </w:p>
    <w:p w14:paraId="04701B2F" w14:textId="77777777" w:rsidR="00C171A0" w:rsidRDefault="00C171A0" w:rsidP="00C171A0">
      <w:pPr>
        <w:pStyle w:val="Heading3"/>
        <w:rPr>
          <w:ins w:id="1690" w:author="Desiree Sacher" w:date="2014-09-11T19:10:00Z"/>
        </w:rPr>
        <w:pPrChange w:id="1691" w:author="Desiree Sacher" w:date="2014-09-11T19:12:00Z">
          <w:pPr/>
        </w:pPrChange>
      </w:pPr>
      <w:bookmarkStart w:id="1692" w:name="_Toc398226763"/>
      <w:ins w:id="1693" w:author="Desiree Sacher" w:date="2014-09-11T19:10:00Z">
        <w:r>
          <w:lastRenderedPageBreak/>
          <w:t>Sprint 3</w:t>
        </w:r>
        <w:bookmarkEnd w:id="1692"/>
      </w:ins>
    </w:p>
    <w:p w14:paraId="778AD04A" w14:textId="490BED86" w:rsidR="00C171A0" w:rsidRDefault="00236818" w:rsidP="0035588C">
      <w:pPr>
        <w:rPr>
          <w:ins w:id="1694" w:author="Desiree Sacher" w:date="2014-09-11T19:10:00Z"/>
        </w:rPr>
      </w:pPr>
      <w:ins w:id="1695" w:author="Desiree Sacher" w:date="2014-09-11T19:21:00Z">
        <w:r>
          <w:rPr>
            <w:noProof/>
            <w:lang w:eastAsia="de-CH"/>
          </w:rPr>
          <w:drawing>
            <wp:inline distT="0" distB="0" distL="0" distR="0" wp14:anchorId="69A412FB" wp14:editId="464373C4">
              <wp:extent cx="5760720" cy="333847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60720" cy="3338474"/>
                      </a:xfrm>
                      <a:prstGeom prst="rect">
                        <a:avLst/>
                      </a:prstGeom>
                    </pic:spPr>
                  </pic:pic>
                </a:graphicData>
              </a:graphic>
            </wp:inline>
          </w:drawing>
        </w:r>
      </w:ins>
    </w:p>
    <w:p w14:paraId="2A033E4E" w14:textId="3E53D79D" w:rsidR="00C171A0" w:rsidRDefault="00C171A0" w:rsidP="00C171A0">
      <w:pPr>
        <w:pStyle w:val="Heading3"/>
        <w:rPr>
          <w:ins w:id="1696" w:author="Desiree Sacher" w:date="2014-09-11T19:10:00Z"/>
        </w:rPr>
        <w:pPrChange w:id="1697" w:author="Desiree Sacher" w:date="2014-09-11T19:12:00Z">
          <w:pPr/>
        </w:pPrChange>
      </w:pPr>
      <w:bookmarkStart w:id="1698" w:name="_Toc398226764"/>
      <w:ins w:id="1699" w:author="Desiree Sacher" w:date="2014-09-11T19:10:00Z">
        <w:r>
          <w:t>Sprint 4</w:t>
        </w:r>
        <w:bookmarkEnd w:id="1698"/>
      </w:ins>
    </w:p>
    <w:p w14:paraId="0B57B1FC" w14:textId="284EEA4A" w:rsidR="00C171A0" w:rsidRDefault="00236818" w:rsidP="0035588C">
      <w:pPr>
        <w:rPr>
          <w:ins w:id="1700" w:author="Desiree Sacher" w:date="2014-09-11T19:11:00Z"/>
        </w:rPr>
      </w:pPr>
      <w:ins w:id="1701" w:author="Desiree Sacher" w:date="2014-09-11T19:21:00Z">
        <w:r>
          <w:rPr>
            <w:noProof/>
            <w:lang w:eastAsia="de-CH"/>
          </w:rPr>
          <w:drawing>
            <wp:inline distT="0" distB="0" distL="0" distR="0" wp14:anchorId="767ED725" wp14:editId="1FBF6301">
              <wp:extent cx="5760720" cy="4260214"/>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60720" cy="4260214"/>
                      </a:xfrm>
                      <a:prstGeom prst="rect">
                        <a:avLst/>
                      </a:prstGeom>
                    </pic:spPr>
                  </pic:pic>
                </a:graphicData>
              </a:graphic>
            </wp:inline>
          </w:drawing>
        </w:r>
      </w:ins>
    </w:p>
    <w:p w14:paraId="5FF1249E" w14:textId="578E0F6E" w:rsidR="00C171A0" w:rsidRDefault="00C171A0" w:rsidP="00C171A0">
      <w:pPr>
        <w:pStyle w:val="Heading3"/>
        <w:rPr>
          <w:ins w:id="1702" w:author="Desiree Sacher" w:date="2014-09-11T19:11:00Z"/>
        </w:rPr>
        <w:pPrChange w:id="1703" w:author="Desiree Sacher" w:date="2014-09-11T19:12:00Z">
          <w:pPr/>
        </w:pPrChange>
      </w:pPr>
      <w:bookmarkStart w:id="1704" w:name="_Toc398226765"/>
      <w:ins w:id="1705" w:author="Desiree Sacher" w:date="2014-09-11T19:11:00Z">
        <w:r>
          <w:lastRenderedPageBreak/>
          <w:t>Sprint 5</w:t>
        </w:r>
        <w:bookmarkEnd w:id="1704"/>
      </w:ins>
    </w:p>
    <w:p w14:paraId="58C6A3FD" w14:textId="3385E4B9" w:rsidR="00C171A0" w:rsidRDefault="00236818" w:rsidP="0035588C">
      <w:pPr>
        <w:rPr>
          <w:ins w:id="1706" w:author="Desiree Sacher" w:date="2014-09-11T19:10:00Z"/>
        </w:rPr>
      </w:pPr>
      <w:ins w:id="1707" w:author="Desiree Sacher" w:date="2014-09-11T19:22:00Z">
        <w:r>
          <w:rPr>
            <w:noProof/>
            <w:lang w:eastAsia="de-CH"/>
          </w:rPr>
          <w:drawing>
            <wp:inline distT="0" distB="0" distL="0" distR="0" wp14:anchorId="32A4676C" wp14:editId="7B6379A5">
              <wp:extent cx="5760720" cy="40146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60720" cy="4014620"/>
                      </a:xfrm>
                      <a:prstGeom prst="rect">
                        <a:avLst/>
                      </a:prstGeom>
                    </pic:spPr>
                  </pic:pic>
                </a:graphicData>
              </a:graphic>
            </wp:inline>
          </w:drawing>
        </w:r>
      </w:ins>
    </w:p>
    <w:p w14:paraId="37D60896" w14:textId="2365A60A" w:rsidR="005D2DFC" w:rsidDel="005E16E8" w:rsidRDefault="00165AC4" w:rsidP="0035588C">
      <w:pPr>
        <w:rPr>
          <w:del w:id="1708" w:author="Desiree Sacher" w:date="2014-09-11T18:09:00Z"/>
        </w:rPr>
        <w:pPrChange w:id="1709" w:author="Desiree Sacher" w:date="2014-09-11T18:50:00Z">
          <w:pPr>
            <w:pStyle w:val="Caption"/>
            <w:spacing w:before="240" w:after="360"/>
            <w:jc w:val="center"/>
          </w:pPr>
        </w:pPrChange>
      </w:pPr>
      <w:del w:id="1710" w:author="Desiree Sacher" w:date="2014-09-11T18:09:00Z">
        <w:r w:rsidDel="005E16E8">
          <w:delText xml:space="preserve">Tabelle </w:delText>
        </w:r>
        <w:r w:rsidR="002F2CFD" w:rsidDel="005E16E8">
          <w:fldChar w:fldCharType="begin"/>
        </w:r>
        <w:r w:rsidR="002F2CFD" w:rsidDel="005E16E8">
          <w:delInstrText xml:space="preserve"> SEQ Tabelle \* ARABIC </w:delInstrText>
        </w:r>
        <w:r w:rsidR="002F2CFD" w:rsidDel="005E16E8">
          <w:fldChar w:fldCharType="separate"/>
        </w:r>
        <w:r w:rsidR="00C57CA5" w:rsidDel="005E16E8">
          <w:rPr>
            <w:noProof/>
          </w:rPr>
          <w:delText>6</w:delText>
        </w:r>
        <w:r w:rsidR="002F2CFD" w:rsidDel="005E16E8">
          <w:rPr>
            <w:noProof/>
          </w:rPr>
          <w:fldChar w:fldCharType="end"/>
        </w:r>
        <w:r w:rsidDel="005E16E8">
          <w:delText>: Glossar</w:delText>
        </w:r>
        <w:bookmarkEnd w:id="1670"/>
      </w:del>
    </w:p>
    <w:p w14:paraId="775397B2" w14:textId="77777777" w:rsidR="00C86B19" w:rsidRPr="00C86B19" w:rsidRDefault="00C86B19" w:rsidP="0035588C">
      <w:pPr>
        <w:rPr>
          <w:lang w:val="en-US"/>
        </w:rPr>
      </w:pPr>
    </w:p>
    <w:sectPr w:rsidR="00C86B19" w:rsidRPr="00C86B19" w:rsidSect="0036548A">
      <w:footerReference w:type="default" r:id="rId67"/>
      <w:pgSz w:w="11906" w:h="16838"/>
      <w:pgMar w:top="1417" w:right="1417" w:bottom="1134" w:left="1417"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668" w:author="Patrick Diezi" w:date="2014-09-10T01:32:00Z" w:initials="PD">
    <w:p w14:paraId="3D546826" w14:textId="4194927C" w:rsidR="00500CEE" w:rsidRDefault="00500CEE">
      <w:pPr>
        <w:pStyle w:val="CommentText"/>
      </w:pPr>
      <w:r>
        <w:rPr>
          <w:rStyle w:val="CommentReference"/>
        </w:rPr>
        <w:annotationRef/>
      </w:r>
      <w:r>
        <w:t>Fehlt?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16897CB" w15:done="0"/>
  <w15:commentEx w15:paraId="4127CDB1" w15:done="0"/>
  <w15:commentEx w15:paraId="15311AA8" w15:done="0"/>
  <w15:commentEx w15:paraId="12245C53" w15:done="0"/>
  <w15:commentEx w15:paraId="759B65F4" w15:done="0"/>
  <w15:commentEx w15:paraId="4B3F19D5" w15:done="0"/>
  <w15:commentEx w15:paraId="7468ABA4" w15:done="0"/>
  <w15:commentEx w15:paraId="44FBED23" w15:done="0"/>
  <w15:commentEx w15:paraId="45481688" w15:done="0"/>
  <w15:commentEx w15:paraId="3047ACE4" w15:done="0"/>
  <w15:commentEx w15:paraId="4FA1397A" w15:done="0"/>
  <w15:commentEx w15:paraId="10430B20" w15:done="0"/>
  <w15:commentEx w15:paraId="1B05D825" w15:done="0"/>
  <w15:commentEx w15:paraId="1AED06AF" w15:done="0"/>
  <w15:commentEx w15:paraId="685A9052" w15:done="0"/>
  <w15:commentEx w15:paraId="4D49768E" w15:done="0"/>
  <w15:commentEx w15:paraId="7BE39BAA" w15:done="0"/>
  <w15:commentEx w15:paraId="4569B5BD" w15:done="0"/>
  <w15:commentEx w15:paraId="5C9BB576" w15:done="0"/>
  <w15:commentEx w15:paraId="707E0B7E" w15:done="0"/>
  <w15:commentEx w15:paraId="3E8871D3" w15:done="0"/>
  <w15:commentEx w15:paraId="4C6B4591" w15:done="0"/>
  <w15:commentEx w15:paraId="4B0300C1" w15:done="0"/>
  <w15:commentEx w15:paraId="6FB7A871" w15:done="0"/>
  <w15:commentEx w15:paraId="0611902D" w15:done="0"/>
  <w15:commentEx w15:paraId="3F80917E" w15:done="0"/>
  <w15:commentEx w15:paraId="09297FBA" w15:done="0"/>
  <w15:commentEx w15:paraId="72199E2F" w15:done="0"/>
  <w15:commentEx w15:paraId="02A32983" w15:done="0"/>
  <w15:commentEx w15:paraId="4E8457A7" w15:done="0"/>
  <w15:commentEx w15:paraId="0FF6173C" w15:done="0"/>
  <w15:commentEx w15:paraId="554B1E0A" w15:done="0"/>
  <w15:commentEx w15:paraId="7954CA2A" w15:done="0"/>
  <w15:commentEx w15:paraId="4C2C4288" w15:done="0"/>
  <w15:commentEx w15:paraId="0A0E1B18" w15:done="0"/>
  <w15:commentEx w15:paraId="61A9BA75" w15:done="0"/>
  <w15:commentEx w15:paraId="2D74CDB8" w15:done="0"/>
  <w15:commentEx w15:paraId="713DD5AF" w15:done="0"/>
  <w15:commentEx w15:paraId="676DAC02" w15:done="0"/>
  <w15:commentEx w15:paraId="76897734" w15:done="0"/>
  <w15:commentEx w15:paraId="29FDD29C" w15:done="0"/>
  <w15:commentEx w15:paraId="5C8EE82F" w15:done="0"/>
  <w15:commentEx w15:paraId="76E19713" w15:done="0"/>
  <w15:commentEx w15:paraId="2346C51C" w15:done="0"/>
  <w15:commentEx w15:paraId="10B1A066" w15:done="0"/>
  <w15:commentEx w15:paraId="20AA4F7C" w15:done="0"/>
  <w15:commentEx w15:paraId="40334883" w15:done="0"/>
  <w15:commentEx w15:paraId="3A4E1965" w15:done="0"/>
  <w15:commentEx w15:paraId="1223F08F" w15:done="0"/>
  <w15:commentEx w15:paraId="6E716D0C" w15:done="0"/>
  <w15:commentEx w15:paraId="681F3AA3" w15:done="0"/>
  <w15:commentEx w15:paraId="5E0F7937" w15:done="0"/>
  <w15:commentEx w15:paraId="72767F6F" w15:done="0"/>
  <w15:commentEx w15:paraId="40B197DD" w15:done="0"/>
  <w15:commentEx w15:paraId="42695463" w15:done="0"/>
  <w15:commentEx w15:paraId="4493835D" w15:done="0"/>
  <w15:commentEx w15:paraId="02FEE3BE" w15:done="0"/>
  <w15:commentEx w15:paraId="10A8C98D" w15:done="0"/>
  <w15:commentEx w15:paraId="1237B1E8" w15:done="0"/>
  <w15:commentEx w15:paraId="6ECA7081" w15:done="0"/>
  <w15:commentEx w15:paraId="050A043F" w15:done="0"/>
  <w15:commentEx w15:paraId="47CA7D36" w15:done="0"/>
  <w15:commentEx w15:paraId="14AC9C50" w15:done="0"/>
  <w15:commentEx w15:paraId="3BDBD4D3" w15:done="0"/>
  <w15:commentEx w15:paraId="0DAA63A5" w15:done="0"/>
  <w15:commentEx w15:paraId="1D20230C" w15:done="0"/>
  <w15:commentEx w15:paraId="299DA477" w15:done="0"/>
  <w15:commentEx w15:paraId="18789F1E" w15:done="0"/>
  <w15:commentEx w15:paraId="39C57AEC" w15:done="0"/>
  <w15:commentEx w15:paraId="1446F78F" w15:done="0"/>
  <w15:commentEx w15:paraId="3096AB72" w15:done="0"/>
  <w15:commentEx w15:paraId="345D7AA7" w15:done="0"/>
  <w15:commentEx w15:paraId="51620680" w15:done="0"/>
  <w15:commentEx w15:paraId="5C6CD6E6" w15:done="0"/>
  <w15:commentEx w15:paraId="2063A478" w15:done="0"/>
  <w15:commentEx w15:paraId="0AAD77F4" w15:done="0"/>
  <w15:commentEx w15:paraId="0AD98C66" w15:done="0"/>
  <w15:commentEx w15:paraId="37E63976" w15:done="0"/>
  <w15:commentEx w15:paraId="1F643194" w15:done="0"/>
  <w15:commentEx w15:paraId="116BAECD" w15:done="0"/>
  <w15:commentEx w15:paraId="4D59F62A" w15:done="0"/>
  <w15:commentEx w15:paraId="54D72147" w15:done="0"/>
  <w15:commentEx w15:paraId="4C72E0CE" w15:done="0"/>
  <w15:commentEx w15:paraId="65AF9B65" w15:done="0"/>
  <w15:commentEx w15:paraId="4E187D9A" w15:done="0"/>
  <w15:commentEx w15:paraId="7B7C4D96" w15:done="0"/>
  <w15:commentEx w15:paraId="4BAD0C08" w15:done="0"/>
  <w15:commentEx w15:paraId="41891DD8" w15:done="0"/>
  <w15:commentEx w15:paraId="15603837" w15:done="0"/>
  <w15:commentEx w15:paraId="30CF69CC" w15:done="0"/>
  <w15:commentEx w15:paraId="168B7E5E" w15:done="0"/>
  <w15:commentEx w15:paraId="56CB8DB0" w15:done="0"/>
  <w15:commentEx w15:paraId="412C2C26" w15:done="0"/>
  <w15:commentEx w15:paraId="3DCE421F" w15:done="0"/>
  <w15:commentEx w15:paraId="6EEC7039" w15:done="0"/>
  <w15:commentEx w15:paraId="288AE3DA" w15:done="0"/>
  <w15:commentEx w15:paraId="05400892" w15:done="0"/>
  <w15:commentEx w15:paraId="30E6505D" w15:done="0"/>
  <w15:commentEx w15:paraId="2B76B6A0" w15:done="0"/>
  <w15:commentEx w15:paraId="7166E26B" w15:done="0"/>
  <w15:commentEx w15:paraId="4FB63835" w15:done="0"/>
  <w15:commentEx w15:paraId="7427528A" w15:done="0"/>
  <w15:commentEx w15:paraId="4150F108" w15:done="0"/>
  <w15:commentEx w15:paraId="21F39E8A" w15:done="0"/>
  <w15:commentEx w15:paraId="27EE7D46" w15:done="0"/>
  <w15:commentEx w15:paraId="060D0C59" w15:done="0"/>
  <w15:commentEx w15:paraId="28F159C9" w15:done="0"/>
  <w15:commentEx w15:paraId="538B9630" w15:done="0"/>
  <w15:commentEx w15:paraId="145B6751" w15:done="0"/>
  <w15:commentEx w15:paraId="4D99CA9D" w15:done="0"/>
  <w15:commentEx w15:paraId="3D04BEE2" w15:done="0"/>
  <w15:commentEx w15:paraId="155883F2" w15:done="0"/>
  <w15:commentEx w15:paraId="7CFD1D77" w15:done="0"/>
  <w15:commentEx w15:paraId="666980B9" w15:done="0"/>
  <w15:commentEx w15:paraId="33BC872A" w15:done="0"/>
  <w15:commentEx w15:paraId="2835ECC0" w15:done="0"/>
  <w15:commentEx w15:paraId="10F00ECE" w15:done="0"/>
  <w15:commentEx w15:paraId="2CFD880A" w15:done="0"/>
  <w15:commentEx w15:paraId="5784E858" w15:done="0"/>
  <w15:commentEx w15:paraId="0E643CB3" w15:done="0"/>
  <w15:commentEx w15:paraId="3E53EBC8" w15:done="0"/>
  <w15:commentEx w15:paraId="757E3E33" w15:done="0"/>
  <w15:commentEx w15:paraId="2F187CFA" w15:done="0"/>
  <w15:commentEx w15:paraId="4961A943" w15:done="0"/>
  <w15:commentEx w15:paraId="6C977AA8" w15:done="0"/>
  <w15:commentEx w15:paraId="358C86CF" w15:done="0"/>
  <w15:commentEx w15:paraId="7AFB0FAF" w15:done="0"/>
  <w15:commentEx w15:paraId="6ADF43A5" w15:done="0"/>
  <w15:commentEx w15:paraId="0124A5EF" w15:done="0"/>
  <w15:commentEx w15:paraId="1BDCEC21" w15:done="0"/>
  <w15:commentEx w15:paraId="273E0D59" w15:done="0"/>
  <w15:commentEx w15:paraId="262D49A6" w15:done="0"/>
  <w15:commentEx w15:paraId="60174ECC" w15:done="0"/>
  <w15:commentEx w15:paraId="5881180B" w15:done="0"/>
  <w15:commentEx w15:paraId="08D02526" w15:done="0"/>
  <w15:commentEx w15:paraId="4717F39D" w15:done="0"/>
  <w15:commentEx w15:paraId="343F16F3" w15:done="0"/>
  <w15:commentEx w15:paraId="3B934545" w15:done="0"/>
  <w15:commentEx w15:paraId="6BF117CC" w15:done="0"/>
  <w15:commentEx w15:paraId="7AC34BD6" w15:done="0"/>
  <w15:commentEx w15:paraId="768646CC" w15:done="0"/>
  <w15:commentEx w15:paraId="776C3C50" w15:done="0"/>
  <w15:commentEx w15:paraId="71EF7CC2" w15:done="0"/>
  <w15:commentEx w15:paraId="2D764907" w15:done="0"/>
  <w15:commentEx w15:paraId="0D86C043" w15:done="0"/>
  <w15:commentEx w15:paraId="29BB61FB" w15:done="0"/>
  <w15:commentEx w15:paraId="1A1BE5F5" w15:done="0"/>
  <w15:commentEx w15:paraId="65BFE758" w15:done="0"/>
  <w15:commentEx w15:paraId="3725504B" w15:done="0"/>
  <w15:commentEx w15:paraId="509424D4" w15:done="0"/>
  <w15:commentEx w15:paraId="1FF5E6C9" w15:done="0"/>
  <w15:commentEx w15:paraId="523C2463" w15:done="0"/>
  <w15:commentEx w15:paraId="195B8C21" w15:done="0"/>
  <w15:commentEx w15:paraId="1E197846" w15:done="0"/>
  <w15:commentEx w15:paraId="5CD7512F" w15:done="0"/>
  <w15:commentEx w15:paraId="508564E3" w15:done="0"/>
  <w15:commentEx w15:paraId="7E6220D1" w15:done="0"/>
  <w15:commentEx w15:paraId="3C59D95A" w15:done="0"/>
  <w15:commentEx w15:paraId="4D632080" w15:done="0"/>
  <w15:commentEx w15:paraId="5FAB359E" w15:done="0"/>
  <w15:commentEx w15:paraId="7F850194" w15:done="0"/>
  <w15:commentEx w15:paraId="617BD180" w15:done="0"/>
  <w15:commentEx w15:paraId="467DEFC0" w15:done="0"/>
  <w15:commentEx w15:paraId="262FB1F5" w15:done="0"/>
  <w15:commentEx w15:paraId="28F1B644" w15:done="0"/>
  <w15:commentEx w15:paraId="5245572A" w15:done="0"/>
  <w15:commentEx w15:paraId="66E6350F" w15:done="0"/>
  <w15:commentEx w15:paraId="28DB009B" w15:done="0"/>
  <w15:commentEx w15:paraId="5801168C" w15:done="0"/>
  <w15:commentEx w15:paraId="4C2A237E" w15:done="0"/>
  <w15:commentEx w15:paraId="583D73C0" w15:done="0"/>
  <w15:commentEx w15:paraId="595E5599" w15:done="0"/>
  <w15:commentEx w15:paraId="3C3899D4" w15:done="0"/>
  <w15:commentEx w15:paraId="2DACFA35" w15:done="0"/>
  <w15:commentEx w15:paraId="09CABC77" w15:done="0"/>
  <w15:commentEx w15:paraId="332DEE7E" w15:done="0"/>
  <w15:commentEx w15:paraId="47F6F8BD" w15:done="0"/>
  <w15:commentEx w15:paraId="3B318221" w15:done="0"/>
  <w15:commentEx w15:paraId="571CF97D" w15:done="0"/>
  <w15:commentEx w15:paraId="082E1126" w15:done="0"/>
  <w15:commentEx w15:paraId="16CA4B3D" w15:done="0"/>
  <w15:commentEx w15:paraId="5C372A90" w15:done="0"/>
  <w15:commentEx w15:paraId="18375A0A" w15:done="0"/>
  <w15:commentEx w15:paraId="32DC9CB0" w15:done="0"/>
  <w15:commentEx w15:paraId="238B6101" w15:done="0"/>
  <w15:commentEx w15:paraId="045896D1" w15:done="0"/>
  <w15:commentEx w15:paraId="12038948" w15:done="0"/>
  <w15:commentEx w15:paraId="1379CBEB" w15:done="0"/>
  <w15:commentEx w15:paraId="1517F96B" w15:done="0"/>
  <w15:commentEx w15:paraId="4DB8B766" w15:done="0"/>
  <w15:commentEx w15:paraId="726FC078" w15:done="0"/>
  <w15:commentEx w15:paraId="09C06D5E" w15:done="0"/>
  <w15:commentEx w15:paraId="519DF701" w15:done="0"/>
  <w15:commentEx w15:paraId="6F475FA2" w15:done="0"/>
  <w15:commentEx w15:paraId="7446BEE4" w15:done="0"/>
  <w15:commentEx w15:paraId="2131375A" w15:done="0"/>
  <w15:commentEx w15:paraId="1111B6A5" w15:done="0"/>
  <w15:commentEx w15:paraId="1222EE05" w15:done="0"/>
  <w15:commentEx w15:paraId="07DFA983" w15:done="0"/>
  <w15:commentEx w15:paraId="2D3BFAC9" w15:done="0"/>
  <w15:commentEx w15:paraId="736EECC0" w15:done="0"/>
  <w15:commentEx w15:paraId="4C668BB4" w15:done="0"/>
  <w15:commentEx w15:paraId="53F04321" w15:done="0"/>
  <w15:commentEx w15:paraId="5F41B83A" w15:done="0"/>
  <w15:commentEx w15:paraId="137EB2B2" w15:done="0"/>
  <w15:commentEx w15:paraId="317378CB" w15:done="0"/>
  <w15:commentEx w15:paraId="4A60729A" w15:done="0"/>
  <w15:commentEx w15:paraId="1DF8131A" w15:done="0"/>
  <w15:commentEx w15:paraId="44CECFCE" w15:done="0"/>
  <w15:commentEx w15:paraId="6263A6E1" w15:done="0"/>
  <w15:commentEx w15:paraId="32349798" w15:done="0"/>
  <w15:commentEx w15:paraId="496C6C6C" w15:done="0"/>
  <w15:commentEx w15:paraId="6CF6D702" w15:done="0"/>
  <w15:commentEx w15:paraId="1D0BB0F8" w15:done="0"/>
  <w15:commentEx w15:paraId="549AE4DE" w15:done="0"/>
  <w15:commentEx w15:paraId="6D1D86CD" w15:done="0"/>
  <w15:commentEx w15:paraId="414730E7" w15:done="0"/>
  <w15:commentEx w15:paraId="412C8389" w15:done="0"/>
  <w15:commentEx w15:paraId="7194E2EF" w15:done="0"/>
  <w15:commentEx w15:paraId="5F5D0FC9" w15:done="0"/>
  <w15:commentEx w15:paraId="3D546826" w15:done="0"/>
  <w15:commentEx w15:paraId="7BC4745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B1FB55" w14:textId="77777777" w:rsidR="00B050D8" w:rsidRDefault="00B050D8" w:rsidP="00325F4F">
      <w:pPr>
        <w:spacing w:after="0" w:line="240" w:lineRule="auto"/>
      </w:pPr>
      <w:r>
        <w:separator/>
      </w:r>
    </w:p>
  </w:endnote>
  <w:endnote w:type="continuationSeparator" w:id="0">
    <w:p w14:paraId="6AF550C9" w14:textId="77777777" w:rsidR="00B050D8" w:rsidRDefault="00B050D8" w:rsidP="00325F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majorEastAsia">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ABDBC2" w14:textId="314CA3B4" w:rsidR="00500CEE" w:rsidRPr="0036548A" w:rsidRDefault="00500CEE" w:rsidP="0036548A">
    <w:pPr>
      <w:pStyle w:val="Footer"/>
      <w:jc w:val="right"/>
    </w:pPr>
    <w:r>
      <w:br/>
      <w:t xml:space="preserve">Semesterarbeit: </w:t>
    </w:r>
    <w:r w:rsidRPr="003520E6">
      <w:t>Ein RFID</w:t>
    </w:r>
    <w:r>
      <w:t>-</w:t>
    </w:r>
    <w:r w:rsidRPr="003520E6">
      <w:t>Reaktionsspiel auf Basis eines Arduinos</w:t>
    </w:r>
    <w:r>
      <w:ptab w:relativeTo="margin" w:alignment="right" w:leader="none"/>
    </w:r>
    <w:r>
      <w:fldChar w:fldCharType="begin"/>
    </w:r>
    <w:r>
      <w:instrText xml:space="preserve"> PAGE   \* MERGEFORMAT </w:instrText>
    </w:r>
    <w:r>
      <w:fldChar w:fldCharType="separate"/>
    </w:r>
    <w:r w:rsidR="007077BD">
      <w:rPr>
        <w:noProof/>
      </w:rPr>
      <w:t>17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605539" w14:textId="77777777" w:rsidR="00B050D8" w:rsidRDefault="00B050D8" w:rsidP="00325F4F">
      <w:pPr>
        <w:spacing w:after="0" w:line="240" w:lineRule="auto"/>
      </w:pPr>
      <w:r>
        <w:separator/>
      </w:r>
    </w:p>
  </w:footnote>
  <w:footnote w:type="continuationSeparator" w:id="0">
    <w:p w14:paraId="6AB31998" w14:textId="77777777" w:rsidR="00B050D8" w:rsidRDefault="00B050D8" w:rsidP="00325F4F">
      <w:pPr>
        <w:spacing w:after="0" w:line="240" w:lineRule="auto"/>
      </w:pPr>
      <w:r>
        <w:continuationSeparator/>
      </w:r>
    </w:p>
  </w:footnote>
  <w:footnote w:id="1">
    <w:p w14:paraId="52BD5010" w14:textId="4DB821D4" w:rsidR="00500CEE" w:rsidRDefault="00500CEE">
      <w:pPr>
        <w:pStyle w:val="FootnoteText"/>
      </w:pPr>
      <w:r>
        <w:rPr>
          <w:rStyle w:val="FootnoteReference"/>
        </w:rPr>
        <w:footnoteRef/>
      </w:r>
      <w:r>
        <w:t xml:space="preserve"> Siehe Glossareintrag G1</w:t>
      </w:r>
    </w:p>
  </w:footnote>
  <w:footnote w:id="2">
    <w:p w14:paraId="03975CE0" w14:textId="728C29B6" w:rsidR="00500CEE" w:rsidRDefault="00500CEE">
      <w:pPr>
        <w:pStyle w:val="FootnoteText"/>
      </w:pPr>
      <w:ins w:id="935" w:author="Desiree Sacher" w:date="2014-09-11T18:15:00Z">
        <w:r>
          <w:rPr>
            <w:rStyle w:val="FootnoteReference"/>
          </w:rPr>
          <w:footnoteRef/>
        </w:r>
        <w:r>
          <w:t xml:space="preserve"> </w:t>
        </w:r>
        <w:r>
          <w:t>Siehe Literaturlisteneintrag L2 und L3</w:t>
        </w:r>
      </w:ins>
    </w:p>
  </w:footnote>
  <w:footnote w:id="3">
    <w:p w14:paraId="1C2466CC" w14:textId="475841BE" w:rsidR="00500CEE" w:rsidRDefault="00500CEE">
      <w:pPr>
        <w:pStyle w:val="FootnoteText"/>
      </w:pPr>
      <w:ins w:id="1067" w:author="Desiree Sacher" w:date="2014-09-11T13:52:00Z">
        <w:r>
          <w:rPr>
            <w:rStyle w:val="FootnoteReference"/>
          </w:rPr>
          <w:footnoteRef/>
        </w:r>
        <w:r>
          <w:t xml:space="preserve"> </w:t>
        </w:r>
        <w:r>
          <w:t>Siehe Literaturverzeichniseintrag: L7</w:t>
        </w:r>
      </w:ins>
    </w:p>
  </w:footnote>
  <w:footnote w:id="4">
    <w:p w14:paraId="1EC5E15A" w14:textId="73A560EE" w:rsidR="00500CEE" w:rsidRDefault="00500CEE">
      <w:pPr>
        <w:pStyle w:val="FootnoteText"/>
      </w:pPr>
      <w:ins w:id="1117" w:author="Desiree Sacher" w:date="2014-09-11T14:22:00Z">
        <w:r>
          <w:rPr>
            <w:rStyle w:val="FootnoteReference"/>
          </w:rPr>
          <w:footnoteRef/>
        </w:r>
        <w:r>
          <w:t xml:space="preserve"> Entsprechende Hinweise sind unter anderem auf Wikipedia zu finden.</w:t>
        </w:r>
      </w:ins>
    </w:p>
  </w:footnote>
  <w:footnote w:id="5">
    <w:p w14:paraId="4A96D6A4" w14:textId="7124A5F5" w:rsidR="00500CEE" w:rsidRDefault="00500CEE">
      <w:pPr>
        <w:pStyle w:val="FootnoteText"/>
      </w:pPr>
      <w:r>
        <w:rPr>
          <w:rStyle w:val="FootnoteReference"/>
        </w:rPr>
        <w:footnoteRef/>
      </w:r>
      <w:r>
        <w:t xml:space="preserve"> Siehe Literaturverzeichniseintrag: L4</w:t>
      </w:r>
    </w:p>
  </w:footnote>
  <w:footnote w:id="6">
    <w:p w14:paraId="517A50AB" w14:textId="2A3D8513" w:rsidR="00500CEE" w:rsidRDefault="00500CEE">
      <w:pPr>
        <w:pStyle w:val="FootnoteText"/>
      </w:pPr>
      <w:r>
        <w:rPr>
          <w:rStyle w:val="FootnoteReference"/>
        </w:rPr>
        <w:footnoteRef/>
      </w:r>
      <w:r>
        <w:t xml:space="preserve"> Siehe Literaturlistenverzeichniseintrag: L5</w:t>
      </w:r>
    </w:p>
  </w:footnote>
  <w:footnote w:id="7">
    <w:p w14:paraId="6D2D8368" w14:textId="1EB66B33" w:rsidR="00500CEE" w:rsidRDefault="00500CEE">
      <w:pPr>
        <w:pStyle w:val="FootnoteText"/>
      </w:pPr>
      <w:r>
        <w:rPr>
          <w:rStyle w:val="FootnoteReference"/>
        </w:rPr>
        <w:footnoteRef/>
      </w:r>
      <w:r>
        <w:t xml:space="preserve"> Siehe Literaturverzeichniseintrag: L6</w:t>
      </w:r>
    </w:p>
  </w:footnote>
  <w:footnote w:id="8">
    <w:p w14:paraId="217BFC17" w14:textId="759CE529" w:rsidR="00500CEE" w:rsidRDefault="00500CEE">
      <w:pPr>
        <w:pStyle w:val="FootnoteText"/>
      </w:pPr>
      <w:ins w:id="1572" w:author="Desiree Sacher" w:date="2014-09-11T17:38:00Z">
        <w:r>
          <w:rPr>
            <w:rStyle w:val="FootnoteReference"/>
          </w:rPr>
          <w:footnoteRef/>
        </w:r>
        <w:r>
          <w:t xml:space="preserve"> </w:t>
        </w:r>
        <w:r>
          <w:t xml:space="preserve">Abbildung </w:t>
        </w:r>
      </w:ins>
      <w:ins w:id="1573" w:author="Desiree Sacher" w:date="2014-09-11T17:42:00Z">
        <w:r>
          <w:t>entnommen von</w:t>
        </w:r>
      </w:ins>
      <w:ins w:id="1574" w:author="Desiree Sacher" w:date="2014-09-11T17:38:00Z">
        <w:r>
          <w:t xml:space="preserve"> Seite</w:t>
        </w:r>
      </w:ins>
      <w:ins w:id="1575" w:author="Desiree Sacher" w:date="2014-09-11T17:43:00Z">
        <w:r>
          <w:t xml:space="preserve"> 7</w:t>
        </w:r>
      </w:ins>
      <w:ins w:id="1576" w:author="Desiree Sacher" w:date="2014-09-11T17:38:00Z">
        <w:r>
          <w:t xml:space="preserve"> , Literaturlistenverzeichniseintrag </w:t>
        </w:r>
      </w:ins>
      <w:ins w:id="1577" w:author="Desiree Sacher" w:date="2014-09-11T17:43:00Z">
        <w:r>
          <w:t>L12</w:t>
        </w:r>
      </w:ins>
    </w:p>
  </w:footnote>
  <w:footnote w:id="9">
    <w:p w14:paraId="7974E234" w14:textId="35427E45" w:rsidR="00500CEE" w:rsidRDefault="00500CEE">
      <w:pPr>
        <w:pStyle w:val="FootnoteText"/>
      </w:pPr>
      <w:r>
        <w:rPr>
          <w:rStyle w:val="FootnoteReference"/>
        </w:rPr>
        <w:footnoteRef/>
      </w:r>
      <w:r>
        <w:t xml:space="preserve"> </w:t>
      </w:r>
      <w:r>
        <w:t>Siehe Literaturverzeichniseintrag</w:t>
      </w:r>
    </w:p>
  </w:footnote>
  <w:footnote w:id="10">
    <w:p w14:paraId="052E6177" w14:textId="54D81D52" w:rsidR="00500CEE" w:rsidRDefault="00500CEE">
      <w:pPr>
        <w:pStyle w:val="FootnoteText"/>
      </w:pPr>
      <w:r>
        <w:rPr>
          <w:rStyle w:val="FootnoteReference"/>
        </w:rPr>
        <w:footnoteRef/>
      </w:r>
      <w:r>
        <w:t xml:space="preserve"> Siehe Literaturverzeichniseintrag</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F3EEF"/>
    <w:multiLevelType w:val="hybridMultilevel"/>
    <w:tmpl w:val="1732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C7590C"/>
    <w:multiLevelType w:val="hybridMultilevel"/>
    <w:tmpl w:val="B902FF84"/>
    <w:lvl w:ilvl="0" w:tplc="CC48A5E4">
      <w:start w:val="1"/>
      <w:numFmt w:val="decimal"/>
      <w:lvlText w:val="G%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157713"/>
    <w:multiLevelType w:val="hybridMultilevel"/>
    <w:tmpl w:val="CF78B24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0CB93A7D"/>
    <w:multiLevelType w:val="hybridMultilevel"/>
    <w:tmpl w:val="32F2FC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16466AB"/>
    <w:multiLevelType w:val="multilevel"/>
    <w:tmpl w:val="F034A1EE"/>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lowerRoman"/>
      <w:lvlText w:val="%6."/>
      <w:lvlJc w:val="right"/>
      <w:pPr>
        <w:ind w:left="0" w:firstLine="357"/>
      </w:pPr>
      <w:rPr>
        <w:rFonts w:hint="default"/>
      </w:rPr>
    </w:lvl>
    <w:lvl w:ilvl="6">
      <w:start w:val="1"/>
      <w:numFmt w:val="decimal"/>
      <w:lvlText w:val="%7."/>
      <w:lvlJc w:val="left"/>
      <w:pPr>
        <w:ind w:left="0" w:firstLine="357"/>
      </w:pPr>
      <w:rPr>
        <w:rFonts w:hint="default"/>
      </w:rPr>
    </w:lvl>
    <w:lvl w:ilvl="7">
      <w:start w:val="1"/>
      <w:numFmt w:val="lowerLetter"/>
      <w:lvlText w:val="%8."/>
      <w:lvlJc w:val="left"/>
      <w:pPr>
        <w:ind w:left="0" w:firstLine="357"/>
      </w:pPr>
      <w:rPr>
        <w:rFonts w:hint="default"/>
      </w:rPr>
    </w:lvl>
    <w:lvl w:ilvl="8">
      <w:start w:val="1"/>
      <w:numFmt w:val="lowerRoman"/>
      <w:lvlText w:val="%9."/>
      <w:lvlJc w:val="right"/>
      <w:pPr>
        <w:ind w:left="0" w:firstLine="357"/>
      </w:pPr>
      <w:rPr>
        <w:rFonts w:hint="default"/>
      </w:rPr>
    </w:lvl>
  </w:abstractNum>
  <w:abstractNum w:abstractNumId="5">
    <w:nsid w:val="1AA201B8"/>
    <w:multiLevelType w:val="hybridMultilevel"/>
    <w:tmpl w:val="EAD21C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E25198D"/>
    <w:multiLevelType w:val="hybridMultilevel"/>
    <w:tmpl w:val="840642E8"/>
    <w:lvl w:ilvl="0" w:tplc="08070011">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2B1205A1"/>
    <w:multiLevelType w:val="hybridMultilevel"/>
    <w:tmpl w:val="673E0DF0"/>
    <w:lvl w:ilvl="0" w:tplc="CC48A5E4">
      <w:start w:val="1"/>
      <w:numFmt w:val="decimal"/>
      <w:lvlText w:val="G%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041A5D"/>
    <w:multiLevelType w:val="hybridMultilevel"/>
    <w:tmpl w:val="C93CB6B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0746BA8"/>
    <w:multiLevelType w:val="hybridMultilevel"/>
    <w:tmpl w:val="840642E8"/>
    <w:lvl w:ilvl="0" w:tplc="08070011">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1B744B4"/>
    <w:multiLevelType w:val="hybridMultilevel"/>
    <w:tmpl w:val="8DCE8D8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422A747A"/>
    <w:multiLevelType w:val="hybridMultilevel"/>
    <w:tmpl w:val="D194A44A"/>
    <w:lvl w:ilvl="0" w:tplc="CB1EB9AE">
      <w:start w:val="1"/>
      <w:numFmt w:val="decimal"/>
      <w:lvlText w:val="%1."/>
      <w:lvlJc w:val="left"/>
      <w:pPr>
        <w:ind w:left="1065" w:hanging="7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7BC2D45"/>
    <w:multiLevelType w:val="multilevel"/>
    <w:tmpl w:val="6CD2316E"/>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49A75B1D"/>
    <w:multiLevelType w:val="hybridMultilevel"/>
    <w:tmpl w:val="1638B79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539A09BA"/>
    <w:multiLevelType w:val="hybridMultilevel"/>
    <w:tmpl w:val="DF82172A"/>
    <w:lvl w:ilvl="0" w:tplc="0807000F">
      <w:start w:val="1"/>
      <w:numFmt w:val="decimal"/>
      <w:lvlText w:val="%1."/>
      <w:lvlJc w:val="left"/>
      <w:pPr>
        <w:ind w:left="720" w:hanging="360"/>
      </w:pPr>
      <w:rPr>
        <w:rFonts w:hint="default"/>
      </w:rPr>
    </w:lvl>
    <w:lvl w:ilvl="1" w:tplc="20EEBA64">
      <w:start w:val="2"/>
      <w:numFmt w:val="bullet"/>
      <w:lvlText w:val="-"/>
      <w:lvlJc w:val="left"/>
      <w:pPr>
        <w:ind w:left="1440" w:hanging="360"/>
      </w:pPr>
      <w:rPr>
        <w:rFonts w:ascii="Calibri" w:eastAsia="Calibri" w:hAnsi="Calibri" w:cs="Times New Roman"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569256EA"/>
    <w:multiLevelType w:val="multilevel"/>
    <w:tmpl w:val="6CD2316E"/>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nsid w:val="57104E5A"/>
    <w:multiLevelType w:val="hybridMultilevel"/>
    <w:tmpl w:val="BDE6D68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633D58C0"/>
    <w:multiLevelType w:val="hybridMultilevel"/>
    <w:tmpl w:val="F1DABE38"/>
    <w:lvl w:ilvl="0" w:tplc="08070011">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683B61CE"/>
    <w:multiLevelType w:val="hybridMultilevel"/>
    <w:tmpl w:val="7A9C1804"/>
    <w:lvl w:ilvl="0" w:tplc="051A206E">
      <w:numFmt w:val="bullet"/>
      <w:lvlText w:val="-"/>
      <w:lvlJc w:val="left"/>
      <w:pPr>
        <w:ind w:left="720" w:hanging="360"/>
      </w:pPr>
      <w:rPr>
        <w:rFonts w:ascii="Calibri" w:eastAsia="Calibri" w:hAnsi="Calibri"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6FE31C22"/>
    <w:multiLevelType w:val="hybridMultilevel"/>
    <w:tmpl w:val="F4FE43A0"/>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7D2C6740"/>
    <w:multiLevelType w:val="hybridMultilevel"/>
    <w:tmpl w:val="BA9807AA"/>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1"/>
  </w:num>
  <w:num w:numId="2">
    <w:abstractNumId w:val="8"/>
  </w:num>
  <w:num w:numId="3">
    <w:abstractNumId w:val="9"/>
  </w:num>
  <w:num w:numId="4">
    <w:abstractNumId w:val="17"/>
  </w:num>
  <w:num w:numId="5">
    <w:abstractNumId w:val="14"/>
  </w:num>
  <w:num w:numId="6">
    <w:abstractNumId w:val="4"/>
  </w:num>
  <w:num w:numId="7">
    <w:abstractNumId w:val="12"/>
  </w:num>
  <w:num w:numId="8">
    <w:abstractNumId w:val="15"/>
  </w:num>
  <w:num w:numId="9">
    <w:abstractNumId w:val="4"/>
    <w:lvlOverride w:ilvl="0">
      <w:lvl w:ilvl="0">
        <w:start w:val="1"/>
        <w:numFmt w:val="decimal"/>
        <w:pStyle w:val="Heading1"/>
        <w:lvlText w:val="%1."/>
        <w:lvlJc w:val="left"/>
        <w:pPr>
          <w:ind w:left="0" w:firstLine="357"/>
        </w:pPr>
        <w:rPr>
          <w:rFonts w:hint="default"/>
        </w:rPr>
      </w:lvl>
    </w:lvlOverride>
    <w:lvlOverride w:ilvl="1">
      <w:lvl w:ilvl="1">
        <w:start w:val="1"/>
        <w:numFmt w:val="decimal"/>
        <w:pStyle w:val="Heading2"/>
        <w:lvlText w:val="%1.%2."/>
        <w:lvlJc w:val="left"/>
        <w:pPr>
          <w:ind w:left="0" w:firstLine="357"/>
        </w:pPr>
        <w:rPr>
          <w:rFonts w:hint="default"/>
        </w:rPr>
      </w:lvl>
    </w:lvlOverride>
    <w:lvlOverride w:ilvl="2">
      <w:lvl w:ilvl="2">
        <w:start w:val="1"/>
        <w:numFmt w:val="decimal"/>
        <w:pStyle w:val="Heading3"/>
        <w:lvlText w:val="%1.%2.%3."/>
        <w:lvlJc w:val="left"/>
        <w:pPr>
          <w:ind w:left="0" w:firstLine="357"/>
        </w:pPr>
        <w:rPr>
          <w:rFonts w:hint="default"/>
        </w:rPr>
      </w:lvl>
    </w:lvlOverride>
    <w:lvlOverride w:ilvl="3">
      <w:lvl w:ilvl="3">
        <w:start w:val="1"/>
        <w:numFmt w:val="decimal"/>
        <w:pStyle w:val="Heading4"/>
        <w:lvlText w:val="%1.%2.%3.%4."/>
        <w:lvlJc w:val="left"/>
        <w:pPr>
          <w:ind w:left="0" w:firstLine="357"/>
        </w:pPr>
        <w:rPr>
          <w:rFonts w:hint="default"/>
        </w:rPr>
      </w:lvl>
    </w:lvlOverride>
    <w:lvlOverride w:ilvl="4">
      <w:lvl w:ilvl="4">
        <w:start w:val="1"/>
        <w:numFmt w:val="decimal"/>
        <w:pStyle w:val="Heading5"/>
        <w:lvlText w:val="%1.%2.%3.%4.%5."/>
        <w:lvlJc w:val="left"/>
        <w:pPr>
          <w:ind w:left="0" w:firstLine="357"/>
        </w:pPr>
        <w:rPr>
          <w:rFonts w:hint="default"/>
        </w:rPr>
      </w:lvl>
    </w:lvlOverride>
    <w:lvlOverride w:ilvl="5">
      <w:lvl w:ilvl="5">
        <w:start w:val="1"/>
        <w:numFmt w:val="lowerRoman"/>
        <w:lvlText w:val="%6."/>
        <w:lvlJc w:val="right"/>
        <w:pPr>
          <w:ind w:left="0" w:firstLine="357"/>
        </w:pPr>
        <w:rPr>
          <w:rFonts w:hint="default"/>
        </w:rPr>
      </w:lvl>
    </w:lvlOverride>
    <w:lvlOverride w:ilvl="6">
      <w:lvl w:ilvl="6">
        <w:start w:val="1"/>
        <w:numFmt w:val="decimal"/>
        <w:lvlText w:val="%7."/>
        <w:lvlJc w:val="left"/>
        <w:pPr>
          <w:ind w:left="0" w:firstLine="357"/>
        </w:pPr>
        <w:rPr>
          <w:rFonts w:hint="default"/>
        </w:rPr>
      </w:lvl>
    </w:lvlOverride>
    <w:lvlOverride w:ilvl="7">
      <w:lvl w:ilvl="7">
        <w:start w:val="1"/>
        <w:numFmt w:val="lowerLetter"/>
        <w:lvlText w:val="%8."/>
        <w:lvlJc w:val="left"/>
        <w:pPr>
          <w:ind w:left="0" w:firstLine="357"/>
        </w:pPr>
        <w:rPr>
          <w:rFonts w:hint="default"/>
        </w:rPr>
      </w:lvl>
    </w:lvlOverride>
    <w:lvlOverride w:ilvl="8">
      <w:lvl w:ilvl="8">
        <w:start w:val="1"/>
        <w:numFmt w:val="lowerRoman"/>
        <w:lvlText w:val="%9."/>
        <w:lvlJc w:val="right"/>
        <w:pPr>
          <w:ind w:left="0" w:firstLine="357"/>
        </w:pPr>
        <w:rPr>
          <w:rFonts w:hint="default"/>
        </w:rPr>
      </w:lvl>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7"/>
  </w:num>
  <w:num w:numId="14">
    <w:abstractNumId w:val="6"/>
  </w:num>
  <w:num w:numId="15">
    <w:abstractNumId w:val="4"/>
  </w:num>
  <w:num w:numId="16">
    <w:abstractNumId w:val="4"/>
  </w:num>
  <w:num w:numId="17">
    <w:abstractNumId w:val="2"/>
  </w:num>
  <w:num w:numId="18">
    <w:abstractNumId w:val="5"/>
  </w:num>
  <w:num w:numId="19">
    <w:abstractNumId w:val="10"/>
  </w:num>
  <w:num w:numId="20">
    <w:abstractNumId w:val="16"/>
  </w:num>
  <w:num w:numId="21">
    <w:abstractNumId w:val="13"/>
  </w:num>
  <w:num w:numId="22">
    <w:abstractNumId w:val="20"/>
  </w:num>
  <w:num w:numId="23">
    <w:abstractNumId w:val="19"/>
  </w:num>
  <w:num w:numId="24">
    <w:abstractNumId w:val="18"/>
  </w:num>
  <w:num w:numId="25">
    <w:abstractNumId w:val="3"/>
  </w:num>
  <w:num w:numId="26">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trick Diezi">
    <w15:presenceInfo w15:providerId="Windows Live" w15:userId="0a5dbae12e3cbf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attachedTemplate r:id="rId1"/>
  <w:trackRevisions/>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F4F"/>
    <w:rsid w:val="000009D8"/>
    <w:rsid w:val="000010CB"/>
    <w:rsid w:val="00002372"/>
    <w:rsid w:val="00003844"/>
    <w:rsid w:val="00004771"/>
    <w:rsid w:val="000059E8"/>
    <w:rsid w:val="000064B2"/>
    <w:rsid w:val="000066A1"/>
    <w:rsid w:val="0000725C"/>
    <w:rsid w:val="00011767"/>
    <w:rsid w:val="000131E0"/>
    <w:rsid w:val="00013C98"/>
    <w:rsid w:val="00014688"/>
    <w:rsid w:val="000150A1"/>
    <w:rsid w:val="000153D0"/>
    <w:rsid w:val="00015A79"/>
    <w:rsid w:val="00015C05"/>
    <w:rsid w:val="00015DAD"/>
    <w:rsid w:val="00015F75"/>
    <w:rsid w:val="00020FA7"/>
    <w:rsid w:val="000240B6"/>
    <w:rsid w:val="00024F46"/>
    <w:rsid w:val="00031BD1"/>
    <w:rsid w:val="00034508"/>
    <w:rsid w:val="00034DB3"/>
    <w:rsid w:val="00034E75"/>
    <w:rsid w:val="00037CC1"/>
    <w:rsid w:val="00042B87"/>
    <w:rsid w:val="00046B99"/>
    <w:rsid w:val="00047BD5"/>
    <w:rsid w:val="0005032F"/>
    <w:rsid w:val="00050BEF"/>
    <w:rsid w:val="00051D9E"/>
    <w:rsid w:val="00052586"/>
    <w:rsid w:val="0005280D"/>
    <w:rsid w:val="0005449E"/>
    <w:rsid w:val="00054FE3"/>
    <w:rsid w:val="00055533"/>
    <w:rsid w:val="00056179"/>
    <w:rsid w:val="00056FBA"/>
    <w:rsid w:val="0005746E"/>
    <w:rsid w:val="00057B18"/>
    <w:rsid w:val="00060278"/>
    <w:rsid w:val="00060EC8"/>
    <w:rsid w:val="000610E1"/>
    <w:rsid w:val="00061C46"/>
    <w:rsid w:val="00063FDD"/>
    <w:rsid w:val="00067A1B"/>
    <w:rsid w:val="00067A67"/>
    <w:rsid w:val="00071222"/>
    <w:rsid w:val="00072837"/>
    <w:rsid w:val="000732BE"/>
    <w:rsid w:val="00080067"/>
    <w:rsid w:val="00081604"/>
    <w:rsid w:val="00083F8B"/>
    <w:rsid w:val="000842AE"/>
    <w:rsid w:val="00084E87"/>
    <w:rsid w:val="00085D45"/>
    <w:rsid w:val="00087811"/>
    <w:rsid w:val="0009030F"/>
    <w:rsid w:val="00092ADC"/>
    <w:rsid w:val="000931A1"/>
    <w:rsid w:val="000942E2"/>
    <w:rsid w:val="00095B17"/>
    <w:rsid w:val="00097AF2"/>
    <w:rsid w:val="00097DC3"/>
    <w:rsid w:val="000A0947"/>
    <w:rsid w:val="000A160D"/>
    <w:rsid w:val="000A3284"/>
    <w:rsid w:val="000A38F9"/>
    <w:rsid w:val="000A3E89"/>
    <w:rsid w:val="000A43B5"/>
    <w:rsid w:val="000A4D3E"/>
    <w:rsid w:val="000A52B8"/>
    <w:rsid w:val="000B0EC1"/>
    <w:rsid w:val="000B1D61"/>
    <w:rsid w:val="000B1E53"/>
    <w:rsid w:val="000B274B"/>
    <w:rsid w:val="000B2A17"/>
    <w:rsid w:val="000B4684"/>
    <w:rsid w:val="000B62EA"/>
    <w:rsid w:val="000B68E2"/>
    <w:rsid w:val="000B7F02"/>
    <w:rsid w:val="000C05DC"/>
    <w:rsid w:val="000C0C55"/>
    <w:rsid w:val="000C2AFD"/>
    <w:rsid w:val="000C6CE9"/>
    <w:rsid w:val="000C6EA6"/>
    <w:rsid w:val="000C7A74"/>
    <w:rsid w:val="000D4A2B"/>
    <w:rsid w:val="000D64B9"/>
    <w:rsid w:val="000D6FDF"/>
    <w:rsid w:val="000E079B"/>
    <w:rsid w:val="000E0FD1"/>
    <w:rsid w:val="000E2976"/>
    <w:rsid w:val="000E424F"/>
    <w:rsid w:val="000E4368"/>
    <w:rsid w:val="000E46AF"/>
    <w:rsid w:val="000E6215"/>
    <w:rsid w:val="000E774B"/>
    <w:rsid w:val="000F05DE"/>
    <w:rsid w:val="000F0BF5"/>
    <w:rsid w:val="000F5BC8"/>
    <w:rsid w:val="000F5F91"/>
    <w:rsid w:val="000F6DF9"/>
    <w:rsid w:val="000F77BD"/>
    <w:rsid w:val="00100FB9"/>
    <w:rsid w:val="00102CAB"/>
    <w:rsid w:val="00107DA9"/>
    <w:rsid w:val="00111F11"/>
    <w:rsid w:val="00112B7E"/>
    <w:rsid w:val="001133D3"/>
    <w:rsid w:val="00115DDD"/>
    <w:rsid w:val="00120BB6"/>
    <w:rsid w:val="0012245C"/>
    <w:rsid w:val="001226F0"/>
    <w:rsid w:val="0012274C"/>
    <w:rsid w:val="00122EB0"/>
    <w:rsid w:val="00124211"/>
    <w:rsid w:val="0012563D"/>
    <w:rsid w:val="00125E0C"/>
    <w:rsid w:val="00126DD0"/>
    <w:rsid w:val="00126F48"/>
    <w:rsid w:val="0013020F"/>
    <w:rsid w:val="001344DF"/>
    <w:rsid w:val="00134529"/>
    <w:rsid w:val="00134687"/>
    <w:rsid w:val="0013775D"/>
    <w:rsid w:val="00137950"/>
    <w:rsid w:val="00143E4F"/>
    <w:rsid w:val="001446CD"/>
    <w:rsid w:val="00144B00"/>
    <w:rsid w:val="001455D4"/>
    <w:rsid w:val="0014774A"/>
    <w:rsid w:val="00151B6A"/>
    <w:rsid w:val="00152F01"/>
    <w:rsid w:val="001531B4"/>
    <w:rsid w:val="001538C7"/>
    <w:rsid w:val="001634AC"/>
    <w:rsid w:val="00163841"/>
    <w:rsid w:val="00164008"/>
    <w:rsid w:val="00164819"/>
    <w:rsid w:val="00165AC4"/>
    <w:rsid w:val="00170B09"/>
    <w:rsid w:val="001711A4"/>
    <w:rsid w:val="00171817"/>
    <w:rsid w:val="00171E7D"/>
    <w:rsid w:val="0017259B"/>
    <w:rsid w:val="0017310B"/>
    <w:rsid w:val="001732AC"/>
    <w:rsid w:val="00176048"/>
    <w:rsid w:val="001801A5"/>
    <w:rsid w:val="0018049D"/>
    <w:rsid w:val="0018196D"/>
    <w:rsid w:val="00182F8F"/>
    <w:rsid w:val="00187394"/>
    <w:rsid w:val="001904BD"/>
    <w:rsid w:val="00192703"/>
    <w:rsid w:val="00195326"/>
    <w:rsid w:val="00195F2B"/>
    <w:rsid w:val="00196524"/>
    <w:rsid w:val="00196D75"/>
    <w:rsid w:val="00197D8C"/>
    <w:rsid w:val="001A1F1D"/>
    <w:rsid w:val="001A3964"/>
    <w:rsid w:val="001A7B5D"/>
    <w:rsid w:val="001B1108"/>
    <w:rsid w:val="001B1F3C"/>
    <w:rsid w:val="001B28A1"/>
    <w:rsid w:val="001B3247"/>
    <w:rsid w:val="001B5D80"/>
    <w:rsid w:val="001C0B56"/>
    <w:rsid w:val="001C200F"/>
    <w:rsid w:val="001C3D11"/>
    <w:rsid w:val="001C3D6A"/>
    <w:rsid w:val="001C4901"/>
    <w:rsid w:val="001C69E5"/>
    <w:rsid w:val="001D08AE"/>
    <w:rsid w:val="001D12AD"/>
    <w:rsid w:val="001D5313"/>
    <w:rsid w:val="001D592A"/>
    <w:rsid w:val="001D5E0E"/>
    <w:rsid w:val="001D6189"/>
    <w:rsid w:val="001D6DC3"/>
    <w:rsid w:val="001D7283"/>
    <w:rsid w:val="001D7525"/>
    <w:rsid w:val="001D7F18"/>
    <w:rsid w:val="001E03CA"/>
    <w:rsid w:val="001E1179"/>
    <w:rsid w:val="001E2B52"/>
    <w:rsid w:val="001E67C8"/>
    <w:rsid w:val="001F423B"/>
    <w:rsid w:val="001F4317"/>
    <w:rsid w:val="001F4A9B"/>
    <w:rsid w:val="00200A16"/>
    <w:rsid w:val="0020121F"/>
    <w:rsid w:val="00202061"/>
    <w:rsid w:val="00202443"/>
    <w:rsid w:val="002024A6"/>
    <w:rsid w:val="00204646"/>
    <w:rsid w:val="00204E75"/>
    <w:rsid w:val="00205096"/>
    <w:rsid w:val="00206F0D"/>
    <w:rsid w:val="00207CDE"/>
    <w:rsid w:val="00213338"/>
    <w:rsid w:val="0021345E"/>
    <w:rsid w:val="00213EA5"/>
    <w:rsid w:val="0021560D"/>
    <w:rsid w:val="002156FA"/>
    <w:rsid w:val="00216FBF"/>
    <w:rsid w:val="002200DB"/>
    <w:rsid w:val="00223551"/>
    <w:rsid w:val="002260E6"/>
    <w:rsid w:val="0022655F"/>
    <w:rsid w:val="0023338A"/>
    <w:rsid w:val="00233464"/>
    <w:rsid w:val="00233B17"/>
    <w:rsid w:val="00236818"/>
    <w:rsid w:val="00242291"/>
    <w:rsid w:val="0024431E"/>
    <w:rsid w:val="00245591"/>
    <w:rsid w:val="0024616C"/>
    <w:rsid w:val="00246F79"/>
    <w:rsid w:val="00250654"/>
    <w:rsid w:val="002510F0"/>
    <w:rsid w:val="00251CE5"/>
    <w:rsid w:val="002531DD"/>
    <w:rsid w:val="0025579C"/>
    <w:rsid w:val="002619DE"/>
    <w:rsid w:val="00261BC3"/>
    <w:rsid w:val="00261BD4"/>
    <w:rsid w:val="00263C82"/>
    <w:rsid w:val="00267C79"/>
    <w:rsid w:val="002719B6"/>
    <w:rsid w:val="00274DAB"/>
    <w:rsid w:val="00275800"/>
    <w:rsid w:val="0027793A"/>
    <w:rsid w:val="00277BC2"/>
    <w:rsid w:val="00280973"/>
    <w:rsid w:val="00281644"/>
    <w:rsid w:val="0028524E"/>
    <w:rsid w:val="00286848"/>
    <w:rsid w:val="002913AC"/>
    <w:rsid w:val="00295562"/>
    <w:rsid w:val="002A1291"/>
    <w:rsid w:val="002A37EA"/>
    <w:rsid w:val="002A4497"/>
    <w:rsid w:val="002A6E13"/>
    <w:rsid w:val="002B12CA"/>
    <w:rsid w:val="002B3B56"/>
    <w:rsid w:val="002B440A"/>
    <w:rsid w:val="002B4539"/>
    <w:rsid w:val="002B5D1C"/>
    <w:rsid w:val="002B62DF"/>
    <w:rsid w:val="002C3115"/>
    <w:rsid w:val="002C4586"/>
    <w:rsid w:val="002C5C61"/>
    <w:rsid w:val="002D0C4B"/>
    <w:rsid w:val="002D4927"/>
    <w:rsid w:val="002D6A76"/>
    <w:rsid w:val="002D7F03"/>
    <w:rsid w:val="002E16D7"/>
    <w:rsid w:val="002E17D1"/>
    <w:rsid w:val="002E2166"/>
    <w:rsid w:val="002E2BB3"/>
    <w:rsid w:val="002E3802"/>
    <w:rsid w:val="002E3A8F"/>
    <w:rsid w:val="002E5262"/>
    <w:rsid w:val="002E546E"/>
    <w:rsid w:val="002E570D"/>
    <w:rsid w:val="002E78FC"/>
    <w:rsid w:val="002E7E24"/>
    <w:rsid w:val="002E7F1F"/>
    <w:rsid w:val="002F2CFD"/>
    <w:rsid w:val="002F3182"/>
    <w:rsid w:val="002F31E3"/>
    <w:rsid w:val="002F3C22"/>
    <w:rsid w:val="002F5C7A"/>
    <w:rsid w:val="003003DC"/>
    <w:rsid w:val="003024B8"/>
    <w:rsid w:val="003028CB"/>
    <w:rsid w:val="00302CC7"/>
    <w:rsid w:val="0030344F"/>
    <w:rsid w:val="003042DC"/>
    <w:rsid w:val="00306467"/>
    <w:rsid w:val="003078F2"/>
    <w:rsid w:val="00312659"/>
    <w:rsid w:val="0031312A"/>
    <w:rsid w:val="00314FFF"/>
    <w:rsid w:val="00316E3E"/>
    <w:rsid w:val="00320755"/>
    <w:rsid w:val="00321D2A"/>
    <w:rsid w:val="0032404B"/>
    <w:rsid w:val="00324057"/>
    <w:rsid w:val="00325F4F"/>
    <w:rsid w:val="00325F54"/>
    <w:rsid w:val="00327449"/>
    <w:rsid w:val="00330CF5"/>
    <w:rsid w:val="00331A28"/>
    <w:rsid w:val="00332B05"/>
    <w:rsid w:val="003332DA"/>
    <w:rsid w:val="00334841"/>
    <w:rsid w:val="00335D5B"/>
    <w:rsid w:val="003378E9"/>
    <w:rsid w:val="00337A0D"/>
    <w:rsid w:val="0034085C"/>
    <w:rsid w:val="00344969"/>
    <w:rsid w:val="00350316"/>
    <w:rsid w:val="003509B9"/>
    <w:rsid w:val="003520E6"/>
    <w:rsid w:val="00352EFC"/>
    <w:rsid w:val="00353223"/>
    <w:rsid w:val="00353515"/>
    <w:rsid w:val="0035588C"/>
    <w:rsid w:val="00361CA3"/>
    <w:rsid w:val="00362145"/>
    <w:rsid w:val="00362F92"/>
    <w:rsid w:val="00363838"/>
    <w:rsid w:val="00364B7A"/>
    <w:rsid w:val="0036548A"/>
    <w:rsid w:val="0036720A"/>
    <w:rsid w:val="00367B4C"/>
    <w:rsid w:val="003700A9"/>
    <w:rsid w:val="00371E97"/>
    <w:rsid w:val="00372A66"/>
    <w:rsid w:val="003745D3"/>
    <w:rsid w:val="00374DD8"/>
    <w:rsid w:val="00374EAE"/>
    <w:rsid w:val="003774D9"/>
    <w:rsid w:val="00377F4F"/>
    <w:rsid w:val="00380643"/>
    <w:rsid w:val="003816B5"/>
    <w:rsid w:val="003825D6"/>
    <w:rsid w:val="003832F7"/>
    <w:rsid w:val="003847F0"/>
    <w:rsid w:val="003857C0"/>
    <w:rsid w:val="00385DFD"/>
    <w:rsid w:val="0038614C"/>
    <w:rsid w:val="003865F2"/>
    <w:rsid w:val="00391B6A"/>
    <w:rsid w:val="003950D6"/>
    <w:rsid w:val="0039630F"/>
    <w:rsid w:val="00396C18"/>
    <w:rsid w:val="003A22C2"/>
    <w:rsid w:val="003A2576"/>
    <w:rsid w:val="003A30FE"/>
    <w:rsid w:val="003A3140"/>
    <w:rsid w:val="003A3CC7"/>
    <w:rsid w:val="003A6323"/>
    <w:rsid w:val="003A6A16"/>
    <w:rsid w:val="003B4690"/>
    <w:rsid w:val="003B4FAC"/>
    <w:rsid w:val="003B6A32"/>
    <w:rsid w:val="003B7328"/>
    <w:rsid w:val="003B74A2"/>
    <w:rsid w:val="003C08EC"/>
    <w:rsid w:val="003C096A"/>
    <w:rsid w:val="003C4F53"/>
    <w:rsid w:val="003C5D38"/>
    <w:rsid w:val="003C5DC7"/>
    <w:rsid w:val="003C5F87"/>
    <w:rsid w:val="003C7512"/>
    <w:rsid w:val="003C7592"/>
    <w:rsid w:val="003D06C8"/>
    <w:rsid w:val="003D0D04"/>
    <w:rsid w:val="003D174E"/>
    <w:rsid w:val="003D282A"/>
    <w:rsid w:val="003D72C5"/>
    <w:rsid w:val="003E100D"/>
    <w:rsid w:val="003E1EED"/>
    <w:rsid w:val="003E27AF"/>
    <w:rsid w:val="003E468E"/>
    <w:rsid w:val="003E4B14"/>
    <w:rsid w:val="003E5FEB"/>
    <w:rsid w:val="003E6A16"/>
    <w:rsid w:val="003F07AB"/>
    <w:rsid w:val="003F171B"/>
    <w:rsid w:val="003F267C"/>
    <w:rsid w:val="003F2A13"/>
    <w:rsid w:val="003F511C"/>
    <w:rsid w:val="003F53C9"/>
    <w:rsid w:val="003F6AEB"/>
    <w:rsid w:val="003F7435"/>
    <w:rsid w:val="00400427"/>
    <w:rsid w:val="00404A17"/>
    <w:rsid w:val="00405290"/>
    <w:rsid w:val="0040651C"/>
    <w:rsid w:val="0041733A"/>
    <w:rsid w:val="004174EF"/>
    <w:rsid w:val="00422150"/>
    <w:rsid w:val="004230B9"/>
    <w:rsid w:val="00423A79"/>
    <w:rsid w:val="004243A4"/>
    <w:rsid w:val="00424CCB"/>
    <w:rsid w:val="0042606A"/>
    <w:rsid w:val="00431B78"/>
    <w:rsid w:val="00433155"/>
    <w:rsid w:val="0043358B"/>
    <w:rsid w:val="004337EE"/>
    <w:rsid w:val="0043443A"/>
    <w:rsid w:val="00435339"/>
    <w:rsid w:val="00436426"/>
    <w:rsid w:val="00436E8E"/>
    <w:rsid w:val="0044021A"/>
    <w:rsid w:val="00440867"/>
    <w:rsid w:val="0044159A"/>
    <w:rsid w:val="00441EBE"/>
    <w:rsid w:val="004431F9"/>
    <w:rsid w:val="00443305"/>
    <w:rsid w:val="00444350"/>
    <w:rsid w:val="004455C4"/>
    <w:rsid w:val="00447E12"/>
    <w:rsid w:val="00451969"/>
    <w:rsid w:val="00462CAF"/>
    <w:rsid w:val="00465A30"/>
    <w:rsid w:val="00466F18"/>
    <w:rsid w:val="00470449"/>
    <w:rsid w:val="00470ED4"/>
    <w:rsid w:val="00471E3C"/>
    <w:rsid w:val="00472BDD"/>
    <w:rsid w:val="00472D39"/>
    <w:rsid w:val="004739C4"/>
    <w:rsid w:val="004743E6"/>
    <w:rsid w:val="00475549"/>
    <w:rsid w:val="00476E70"/>
    <w:rsid w:val="004824EC"/>
    <w:rsid w:val="00484667"/>
    <w:rsid w:val="004861C8"/>
    <w:rsid w:val="00490DEE"/>
    <w:rsid w:val="00490E1F"/>
    <w:rsid w:val="00493ED8"/>
    <w:rsid w:val="0049460E"/>
    <w:rsid w:val="004952CD"/>
    <w:rsid w:val="004956EF"/>
    <w:rsid w:val="0049667E"/>
    <w:rsid w:val="00497232"/>
    <w:rsid w:val="004A3800"/>
    <w:rsid w:val="004A65F6"/>
    <w:rsid w:val="004A7A19"/>
    <w:rsid w:val="004B0680"/>
    <w:rsid w:val="004B5568"/>
    <w:rsid w:val="004B6A36"/>
    <w:rsid w:val="004B6AD4"/>
    <w:rsid w:val="004C0317"/>
    <w:rsid w:val="004C0E62"/>
    <w:rsid w:val="004C2C09"/>
    <w:rsid w:val="004C482B"/>
    <w:rsid w:val="004C6CA1"/>
    <w:rsid w:val="004D14E5"/>
    <w:rsid w:val="004D1CDC"/>
    <w:rsid w:val="004D3CA6"/>
    <w:rsid w:val="004D523A"/>
    <w:rsid w:val="004D632B"/>
    <w:rsid w:val="004D7FCD"/>
    <w:rsid w:val="004E10F0"/>
    <w:rsid w:val="004E5812"/>
    <w:rsid w:val="004E63D2"/>
    <w:rsid w:val="004E66B2"/>
    <w:rsid w:val="004E7982"/>
    <w:rsid w:val="004E7E3C"/>
    <w:rsid w:val="004F0518"/>
    <w:rsid w:val="004F110D"/>
    <w:rsid w:val="004F27BD"/>
    <w:rsid w:val="004F45D6"/>
    <w:rsid w:val="004F483D"/>
    <w:rsid w:val="004F6F28"/>
    <w:rsid w:val="004F733A"/>
    <w:rsid w:val="004F7E9F"/>
    <w:rsid w:val="004F7F20"/>
    <w:rsid w:val="00500CEE"/>
    <w:rsid w:val="005025FB"/>
    <w:rsid w:val="005032F6"/>
    <w:rsid w:val="005044B2"/>
    <w:rsid w:val="0050485A"/>
    <w:rsid w:val="00505187"/>
    <w:rsid w:val="00506723"/>
    <w:rsid w:val="00512025"/>
    <w:rsid w:val="00512BC3"/>
    <w:rsid w:val="005174E8"/>
    <w:rsid w:val="00517518"/>
    <w:rsid w:val="005175AE"/>
    <w:rsid w:val="0052045A"/>
    <w:rsid w:val="00521D1A"/>
    <w:rsid w:val="0052401D"/>
    <w:rsid w:val="005270D8"/>
    <w:rsid w:val="005279A3"/>
    <w:rsid w:val="00531A20"/>
    <w:rsid w:val="0053252A"/>
    <w:rsid w:val="0053287D"/>
    <w:rsid w:val="005334DC"/>
    <w:rsid w:val="00535C30"/>
    <w:rsid w:val="00536B8B"/>
    <w:rsid w:val="00537AA7"/>
    <w:rsid w:val="00541DF1"/>
    <w:rsid w:val="0054380A"/>
    <w:rsid w:val="00543D53"/>
    <w:rsid w:val="005452D6"/>
    <w:rsid w:val="00545964"/>
    <w:rsid w:val="005500B5"/>
    <w:rsid w:val="00554AE3"/>
    <w:rsid w:val="00555244"/>
    <w:rsid w:val="00560649"/>
    <w:rsid w:val="005628D0"/>
    <w:rsid w:val="00565295"/>
    <w:rsid w:val="00574745"/>
    <w:rsid w:val="00576234"/>
    <w:rsid w:val="0057632E"/>
    <w:rsid w:val="005764B1"/>
    <w:rsid w:val="00576ECB"/>
    <w:rsid w:val="00584BE9"/>
    <w:rsid w:val="005859CF"/>
    <w:rsid w:val="005860C9"/>
    <w:rsid w:val="00591EE8"/>
    <w:rsid w:val="00594350"/>
    <w:rsid w:val="00595171"/>
    <w:rsid w:val="0059653B"/>
    <w:rsid w:val="00596B4F"/>
    <w:rsid w:val="005A1893"/>
    <w:rsid w:val="005A1B48"/>
    <w:rsid w:val="005A7F02"/>
    <w:rsid w:val="005B05F9"/>
    <w:rsid w:val="005B06EB"/>
    <w:rsid w:val="005B269A"/>
    <w:rsid w:val="005B30C7"/>
    <w:rsid w:val="005B343C"/>
    <w:rsid w:val="005B3488"/>
    <w:rsid w:val="005B491B"/>
    <w:rsid w:val="005B5A64"/>
    <w:rsid w:val="005C034D"/>
    <w:rsid w:val="005C05DD"/>
    <w:rsid w:val="005C2FD7"/>
    <w:rsid w:val="005C42C2"/>
    <w:rsid w:val="005C441D"/>
    <w:rsid w:val="005C510B"/>
    <w:rsid w:val="005C5DAC"/>
    <w:rsid w:val="005C7C33"/>
    <w:rsid w:val="005D227F"/>
    <w:rsid w:val="005D2489"/>
    <w:rsid w:val="005D2DFC"/>
    <w:rsid w:val="005D33A8"/>
    <w:rsid w:val="005D33D8"/>
    <w:rsid w:val="005D3C8A"/>
    <w:rsid w:val="005D6A43"/>
    <w:rsid w:val="005D6B78"/>
    <w:rsid w:val="005D7E43"/>
    <w:rsid w:val="005E16E8"/>
    <w:rsid w:val="005E2391"/>
    <w:rsid w:val="005E4A9B"/>
    <w:rsid w:val="005E4CFD"/>
    <w:rsid w:val="005E77CF"/>
    <w:rsid w:val="005F0CE0"/>
    <w:rsid w:val="005F0EFC"/>
    <w:rsid w:val="005F40B5"/>
    <w:rsid w:val="005F5093"/>
    <w:rsid w:val="005F5C1C"/>
    <w:rsid w:val="005F74E5"/>
    <w:rsid w:val="006000A1"/>
    <w:rsid w:val="006028C1"/>
    <w:rsid w:val="00602E85"/>
    <w:rsid w:val="00603588"/>
    <w:rsid w:val="006042CF"/>
    <w:rsid w:val="00606F6B"/>
    <w:rsid w:val="006102DD"/>
    <w:rsid w:val="0061036C"/>
    <w:rsid w:val="006105F3"/>
    <w:rsid w:val="0061192F"/>
    <w:rsid w:val="00613D94"/>
    <w:rsid w:val="00613F5C"/>
    <w:rsid w:val="006147A7"/>
    <w:rsid w:val="00615CBB"/>
    <w:rsid w:val="006162DD"/>
    <w:rsid w:val="0062030C"/>
    <w:rsid w:val="00620944"/>
    <w:rsid w:val="00620F8D"/>
    <w:rsid w:val="00623467"/>
    <w:rsid w:val="00623BB4"/>
    <w:rsid w:val="006254C1"/>
    <w:rsid w:val="0063031E"/>
    <w:rsid w:val="00632331"/>
    <w:rsid w:val="00632527"/>
    <w:rsid w:val="006335F6"/>
    <w:rsid w:val="00636CD6"/>
    <w:rsid w:val="00637540"/>
    <w:rsid w:val="006415BA"/>
    <w:rsid w:val="0064194B"/>
    <w:rsid w:val="00645A47"/>
    <w:rsid w:val="00646AAC"/>
    <w:rsid w:val="00653095"/>
    <w:rsid w:val="00653438"/>
    <w:rsid w:val="006538E1"/>
    <w:rsid w:val="006540BF"/>
    <w:rsid w:val="0065443F"/>
    <w:rsid w:val="00655A02"/>
    <w:rsid w:val="00656631"/>
    <w:rsid w:val="0065743E"/>
    <w:rsid w:val="0066011A"/>
    <w:rsid w:val="00661A3A"/>
    <w:rsid w:val="00663405"/>
    <w:rsid w:val="006723BB"/>
    <w:rsid w:val="00673E31"/>
    <w:rsid w:val="00680DB0"/>
    <w:rsid w:val="006811D2"/>
    <w:rsid w:val="00684351"/>
    <w:rsid w:val="00684FD7"/>
    <w:rsid w:val="0068705D"/>
    <w:rsid w:val="00690258"/>
    <w:rsid w:val="00693C95"/>
    <w:rsid w:val="00694E43"/>
    <w:rsid w:val="00697553"/>
    <w:rsid w:val="006978A1"/>
    <w:rsid w:val="006A2DF8"/>
    <w:rsid w:val="006A38D9"/>
    <w:rsid w:val="006A4667"/>
    <w:rsid w:val="006A5C35"/>
    <w:rsid w:val="006A6FCE"/>
    <w:rsid w:val="006A71C8"/>
    <w:rsid w:val="006A78F7"/>
    <w:rsid w:val="006B0B98"/>
    <w:rsid w:val="006B18AB"/>
    <w:rsid w:val="006B1D69"/>
    <w:rsid w:val="006B1E27"/>
    <w:rsid w:val="006B2E9B"/>
    <w:rsid w:val="006B4356"/>
    <w:rsid w:val="006B6930"/>
    <w:rsid w:val="006C3285"/>
    <w:rsid w:val="006C3D3C"/>
    <w:rsid w:val="006C50CB"/>
    <w:rsid w:val="006C5B6F"/>
    <w:rsid w:val="006C67E1"/>
    <w:rsid w:val="006C6D8F"/>
    <w:rsid w:val="006C75AB"/>
    <w:rsid w:val="006D37A8"/>
    <w:rsid w:val="006D37CC"/>
    <w:rsid w:val="006D41EE"/>
    <w:rsid w:val="006D4DDF"/>
    <w:rsid w:val="006D5209"/>
    <w:rsid w:val="006D6E75"/>
    <w:rsid w:val="006E22BF"/>
    <w:rsid w:val="006E3F71"/>
    <w:rsid w:val="006E5DB7"/>
    <w:rsid w:val="006E63C5"/>
    <w:rsid w:val="006E6CD2"/>
    <w:rsid w:val="006E78E0"/>
    <w:rsid w:val="006F4851"/>
    <w:rsid w:val="006F5215"/>
    <w:rsid w:val="007004FB"/>
    <w:rsid w:val="00700798"/>
    <w:rsid w:val="00702369"/>
    <w:rsid w:val="00702F55"/>
    <w:rsid w:val="007035A5"/>
    <w:rsid w:val="007042AC"/>
    <w:rsid w:val="00704A63"/>
    <w:rsid w:val="007077BD"/>
    <w:rsid w:val="007116C4"/>
    <w:rsid w:val="007128A9"/>
    <w:rsid w:val="00715C9D"/>
    <w:rsid w:val="007174B6"/>
    <w:rsid w:val="0072020C"/>
    <w:rsid w:val="007238A1"/>
    <w:rsid w:val="00724ACE"/>
    <w:rsid w:val="00725571"/>
    <w:rsid w:val="00726BE6"/>
    <w:rsid w:val="00730F33"/>
    <w:rsid w:val="007315AD"/>
    <w:rsid w:val="00735CB5"/>
    <w:rsid w:val="007415CC"/>
    <w:rsid w:val="00746922"/>
    <w:rsid w:val="007502BA"/>
    <w:rsid w:val="007504FA"/>
    <w:rsid w:val="00751AEF"/>
    <w:rsid w:val="007521CB"/>
    <w:rsid w:val="007536F8"/>
    <w:rsid w:val="00753D84"/>
    <w:rsid w:val="00754FBB"/>
    <w:rsid w:val="0075640F"/>
    <w:rsid w:val="00756F3B"/>
    <w:rsid w:val="00760AAE"/>
    <w:rsid w:val="00761E51"/>
    <w:rsid w:val="00763EAB"/>
    <w:rsid w:val="007641D4"/>
    <w:rsid w:val="00764AEC"/>
    <w:rsid w:val="00766859"/>
    <w:rsid w:val="00770422"/>
    <w:rsid w:val="007712A2"/>
    <w:rsid w:val="00773B0D"/>
    <w:rsid w:val="00773B36"/>
    <w:rsid w:val="00773EF6"/>
    <w:rsid w:val="00774340"/>
    <w:rsid w:val="007757D2"/>
    <w:rsid w:val="007778B6"/>
    <w:rsid w:val="00780802"/>
    <w:rsid w:val="00780B7E"/>
    <w:rsid w:val="0078164A"/>
    <w:rsid w:val="0078248B"/>
    <w:rsid w:val="00782784"/>
    <w:rsid w:val="007838B9"/>
    <w:rsid w:val="007855A4"/>
    <w:rsid w:val="00785C05"/>
    <w:rsid w:val="007923A7"/>
    <w:rsid w:val="007926D2"/>
    <w:rsid w:val="00796EC0"/>
    <w:rsid w:val="007A393C"/>
    <w:rsid w:val="007A4CC2"/>
    <w:rsid w:val="007A7507"/>
    <w:rsid w:val="007A7D60"/>
    <w:rsid w:val="007A7E77"/>
    <w:rsid w:val="007B0292"/>
    <w:rsid w:val="007B0802"/>
    <w:rsid w:val="007B3AD7"/>
    <w:rsid w:val="007B5A4B"/>
    <w:rsid w:val="007B75F0"/>
    <w:rsid w:val="007C11B6"/>
    <w:rsid w:val="007C4B60"/>
    <w:rsid w:val="007C4C14"/>
    <w:rsid w:val="007C51A7"/>
    <w:rsid w:val="007C5304"/>
    <w:rsid w:val="007D0D88"/>
    <w:rsid w:val="007D2145"/>
    <w:rsid w:val="007D245A"/>
    <w:rsid w:val="007D2ADA"/>
    <w:rsid w:val="007D3242"/>
    <w:rsid w:val="007D6BB0"/>
    <w:rsid w:val="007D7C15"/>
    <w:rsid w:val="007E0640"/>
    <w:rsid w:val="007E3165"/>
    <w:rsid w:val="007E5CEC"/>
    <w:rsid w:val="007E5F6E"/>
    <w:rsid w:val="007F076B"/>
    <w:rsid w:val="007F42D3"/>
    <w:rsid w:val="007F7637"/>
    <w:rsid w:val="007F78F2"/>
    <w:rsid w:val="007F7D8D"/>
    <w:rsid w:val="008027FA"/>
    <w:rsid w:val="008057EE"/>
    <w:rsid w:val="00806938"/>
    <w:rsid w:val="00807200"/>
    <w:rsid w:val="008076C0"/>
    <w:rsid w:val="008102FA"/>
    <w:rsid w:val="008109DD"/>
    <w:rsid w:val="008110AC"/>
    <w:rsid w:val="008113B5"/>
    <w:rsid w:val="008115E5"/>
    <w:rsid w:val="00811867"/>
    <w:rsid w:val="0081325E"/>
    <w:rsid w:val="00813451"/>
    <w:rsid w:val="00815CB1"/>
    <w:rsid w:val="00816A4D"/>
    <w:rsid w:val="0082029C"/>
    <w:rsid w:val="00823348"/>
    <w:rsid w:val="00825E86"/>
    <w:rsid w:val="00827553"/>
    <w:rsid w:val="0082776C"/>
    <w:rsid w:val="0083095D"/>
    <w:rsid w:val="00831F5B"/>
    <w:rsid w:val="00834279"/>
    <w:rsid w:val="00834CF5"/>
    <w:rsid w:val="008360AA"/>
    <w:rsid w:val="0083678C"/>
    <w:rsid w:val="00840916"/>
    <w:rsid w:val="00842742"/>
    <w:rsid w:val="00844365"/>
    <w:rsid w:val="008452F8"/>
    <w:rsid w:val="00846E3B"/>
    <w:rsid w:val="00847FBB"/>
    <w:rsid w:val="00851C3C"/>
    <w:rsid w:val="008562CD"/>
    <w:rsid w:val="00857735"/>
    <w:rsid w:val="00857A35"/>
    <w:rsid w:val="00857AE1"/>
    <w:rsid w:val="00860F81"/>
    <w:rsid w:val="008629E9"/>
    <w:rsid w:val="008659F8"/>
    <w:rsid w:val="00866845"/>
    <w:rsid w:val="008702CD"/>
    <w:rsid w:val="00870627"/>
    <w:rsid w:val="008709B0"/>
    <w:rsid w:val="0087141C"/>
    <w:rsid w:val="0087159A"/>
    <w:rsid w:val="008716DF"/>
    <w:rsid w:val="00872304"/>
    <w:rsid w:val="0087317F"/>
    <w:rsid w:val="0087342D"/>
    <w:rsid w:val="00874025"/>
    <w:rsid w:val="0087427B"/>
    <w:rsid w:val="00874881"/>
    <w:rsid w:val="008758C0"/>
    <w:rsid w:val="00876158"/>
    <w:rsid w:val="00880336"/>
    <w:rsid w:val="00880644"/>
    <w:rsid w:val="00880E9B"/>
    <w:rsid w:val="008924AC"/>
    <w:rsid w:val="00893144"/>
    <w:rsid w:val="00895396"/>
    <w:rsid w:val="00897A6B"/>
    <w:rsid w:val="008A0081"/>
    <w:rsid w:val="008A0702"/>
    <w:rsid w:val="008A2A8E"/>
    <w:rsid w:val="008A2CEA"/>
    <w:rsid w:val="008A35A3"/>
    <w:rsid w:val="008A52A0"/>
    <w:rsid w:val="008B35FA"/>
    <w:rsid w:val="008B58B6"/>
    <w:rsid w:val="008B6AEA"/>
    <w:rsid w:val="008B6E42"/>
    <w:rsid w:val="008C0577"/>
    <w:rsid w:val="008C4803"/>
    <w:rsid w:val="008C6B40"/>
    <w:rsid w:val="008D16B2"/>
    <w:rsid w:val="008D4DC8"/>
    <w:rsid w:val="008D4E2C"/>
    <w:rsid w:val="008D61F2"/>
    <w:rsid w:val="008D76F8"/>
    <w:rsid w:val="008E30D1"/>
    <w:rsid w:val="008E3A70"/>
    <w:rsid w:val="008E566D"/>
    <w:rsid w:val="008E5E47"/>
    <w:rsid w:val="008E6179"/>
    <w:rsid w:val="008E75FD"/>
    <w:rsid w:val="008F656F"/>
    <w:rsid w:val="008F758C"/>
    <w:rsid w:val="008F7F69"/>
    <w:rsid w:val="00900E0F"/>
    <w:rsid w:val="00901506"/>
    <w:rsid w:val="00905BD4"/>
    <w:rsid w:val="00915F58"/>
    <w:rsid w:val="009167CC"/>
    <w:rsid w:val="00916925"/>
    <w:rsid w:val="009169C9"/>
    <w:rsid w:val="009203AC"/>
    <w:rsid w:val="00921A28"/>
    <w:rsid w:val="00922321"/>
    <w:rsid w:val="00924990"/>
    <w:rsid w:val="0093173B"/>
    <w:rsid w:val="0093189E"/>
    <w:rsid w:val="0093276A"/>
    <w:rsid w:val="009351B0"/>
    <w:rsid w:val="00935274"/>
    <w:rsid w:val="009353D9"/>
    <w:rsid w:val="009358BD"/>
    <w:rsid w:val="00935B3C"/>
    <w:rsid w:val="00936D5A"/>
    <w:rsid w:val="00937065"/>
    <w:rsid w:val="009377BF"/>
    <w:rsid w:val="0093789C"/>
    <w:rsid w:val="009379DF"/>
    <w:rsid w:val="00937C7E"/>
    <w:rsid w:val="00937E44"/>
    <w:rsid w:val="00937E66"/>
    <w:rsid w:val="0094102F"/>
    <w:rsid w:val="00942E8A"/>
    <w:rsid w:val="00946340"/>
    <w:rsid w:val="00947EB3"/>
    <w:rsid w:val="0095080A"/>
    <w:rsid w:val="00951218"/>
    <w:rsid w:val="00953E02"/>
    <w:rsid w:val="00956EDA"/>
    <w:rsid w:val="009578B1"/>
    <w:rsid w:val="00957CF9"/>
    <w:rsid w:val="009606A1"/>
    <w:rsid w:val="009609C8"/>
    <w:rsid w:val="00960A6D"/>
    <w:rsid w:val="00960E9C"/>
    <w:rsid w:val="0096137D"/>
    <w:rsid w:val="009626A4"/>
    <w:rsid w:val="0096276B"/>
    <w:rsid w:val="00963486"/>
    <w:rsid w:val="00963F7D"/>
    <w:rsid w:val="009651E9"/>
    <w:rsid w:val="00966981"/>
    <w:rsid w:val="00967F31"/>
    <w:rsid w:val="00972633"/>
    <w:rsid w:val="00975C9F"/>
    <w:rsid w:val="00975E91"/>
    <w:rsid w:val="00975EFA"/>
    <w:rsid w:val="0097622C"/>
    <w:rsid w:val="0097717F"/>
    <w:rsid w:val="009808C6"/>
    <w:rsid w:val="00980D18"/>
    <w:rsid w:val="00984BA5"/>
    <w:rsid w:val="00986039"/>
    <w:rsid w:val="00986AFB"/>
    <w:rsid w:val="0098736D"/>
    <w:rsid w:val="00987AD4"/>
    <w:rsid w:val="00987BB2"/>
    <w:rsid w:val="00990A5E"/>
    <w:rsid w:val="009915C5"/>
    <w:rsid w:val="00991760"/>
    <w:rsid w:val="00992DC1"/>
    <w:rsid w:val="00992E72"/>
    <w:rsid w:val="00995863"/>
    <w:rsid w:val="00997DC3"/>
    <w:rsid w:val="00997F52"/>
    <w:rsid w:val="00997FBE"/>
    <w:rsid w:val="009A0254"/>
    <w:rsid w:val="009A0270"/>
    <w:rsid w:val="009A6659"/>
    <w:rsid w:val="009A6C86"/>
    <w:rsid w:val="009A7BAE"/>
    <w:rsid w:val="009A7E31"/>
    <w:rsid w:val="009B02A6"/>
    <w:rsid w:val="009B15D9"/>
    <w:rsid w:val="009B336F"/>
    <w:rsid w:val="009B6629"/>
    <w:rsid w:val="009B77F6"/>
    <w:rsid w:val="009C0426"/>
    <w:rsid w:val="009C1113"/>
    <w:rsid w:val="009C2616"/>
    <w:rsid w:val="009C6E1F"/>
    <w:rsid w:val="009C70E5"/>
    <w:rsid w:val="009D10B2"/>
    <w:rsid w:val="009D24E2"/>
    <w:rsid w:val="009D2CC5"/>
    <w:rsid w:val="009D3942"/>
    <w:rsid w:val="009D5A98"/>
    <w:rsid w:val="009D71D2"/>
    <w:rsid w:val="009D78DA"/>
    <w:rsid w:val="009D7E3D"/>
    <w:rsid w:val="009E0A4F"/>
    <w:rsid w:val="009E0D8A"/>
    <w:rsid w:val="009E23F9"/>
    <w:rsid w:val="009E50D7"/>
    <w:rsid w:val="009E5376"/>
    <w:rsid w:val="009F0C4D"/>
    <w:rsid w:val="009F6C07"/>
    <w:rsid w:val="009F7304"/>
    <w:rsid w:val="009F73ED"/>
    <w:rsid w:val="00A002D5"/>
    <w:rsid w:val="00A00556"/>
    <w:rsid w:val="00A013CF"/>
    <w:rsid w:val="00A01F03"/>
    <w:rsid w:val="00A0574F"/>
    <w:rsid w:val="00A0785D"/>
    <w:rsid w:val="00A11C31"/>
    <w:rsid w:val="00A11F02"/>
    <w:rsid w:val="00A13028"/>
    <w:rsid w:val="00A16735"/>
    <w:rsid w:val="00A175F0"/>
    <w:rsid w:val="00A20679"/>
    <w:rsid w:val="00A212AC"/>
    <w:rsid w:val="00A23858"/>
    <w:rsid w:val="00A257F5"/>
    <w:rsid w:val="00A2658B"/>
    <w:rsid w:val="00A26D5E"/>
    <w:rsid w:val="00A27501"/>
    <w:rsid w:val="00A30577"/>
    <w:rsid w:val="00A306D6"/>
    <w:rsid w:val="00A3096C"/>
    <w:rsid w:val="00A355B7"/>
    <w:rsid w:val="00A36535"/>
    <w:rsid w:val="00A36B58"/>
    <w:rsid w:val="00A36FFB"/>
    <w:rsid w:val="00A37149"/>
    <w:rsid w:val="00A374C9"/>
    <w:rsid w:val="00A4174E"/>
    <w:rsid w:val="00A42AD2"/>
    <w:rsid w:val="00A43C15"/>
    <w:rsid w:val="00A4521A"/>
    <w:rsid w:val="00A45788"/>
    <w:rsid w:val="00A45BC8"/>
    <w:rsid w:val="00A5365E"/>
    <w:rsid w:val="00A55A42"/>
    <w:rsid w:val="00A56468"/>
    <w:rsid w:val="00A57490"/>
    <w:rsid w:val="00A574B1"/>
    <w:rsid w:val="00A6012A"/>
    <w:rsid w:val="00A6099E"/>
    <w:rsid w:val="00A62461"/>
    <w:rsid w:val="00A6362E"/>
    <w:rsid w:val="00A63911"/>
    <w:rsid w:val="00A67CC9"/>
    <w:rsid w:val="00A744E8"/>
    <w:rsid w:val="00A753B5"/>
    <w:rsid w:val="00A7578B"/>
    <w:rsid w:val="00A76A1E"/>
    <w:rsid w:val="00A82022"/>
    <w:rsid w:val="00A82506"/>
    <w:rsid w:val="00A827C0"/>
    <w:rsid w:val="00A83385"/>
    <w:rsid w:val="00A87A19"/>
    <w:rsid w:val="00A90C9C"/>
    <w:rsid w:val="00A91296"/>
    <w:rsid w:val="00A92377"/>
    <w:rsid w:val="00A92B8A"/>
    <w:rsid w:val="00A92FC1"/>
    <w:rsid w:val="00A92FFA"/>
    <w:rsid w:val="00A94D86"/>
    <w:rsid w:val="00A95BDC"/>
    <w:rsid w:val="00A95D12"/>
    <w:rsid w:val="00AA2334"/>
    <w:rsid w:val="00AA2980"/>
    <w:rsid w:val="00AA5774"/>
    <w:rsid w:val="00AB2F8A"/>
    <w:rsid w:val="00AB426E"/>
    <w:rsid w:val="00AB55CE"/>
    <w:rsid w:val="00AB5E17"/>
    <w:rsid w:val="00AC0DDC"/>
    <w:rsid w:val="00AC14E0"/>
    <w:rsid w:val="00AC1A8F"/>
    <w:rsid w:val="00AC2DF9"/>
    <w:rsid w:val="00AC366C"/>
    <w:rsid w:val="00AC3E62"/>
    <w:rsid w:val="00AC5F83"/>
    <w:rsid w:val="00AC66CC"/>
    <w:rsid w:val="00AC686E"/>
    <w:rsid w:val="00AC6958"/>
    <w:rsid w:val="00AD0346"/>
    <w:rsid w:val="00AD409A"/>
    <w:rsid w:val="00AD4225"/>
    <w:rsid w:val="00AD6A90"/>
    <w:rsid w:val="00AD78A6"/>
    <w:rsid w:val="00AE0522"/>
    <w:rsid w:val="00AE137C"/>
    <w:rsid w:val="00AE258F"/>
    <w:rsid w:val="00AE27C6"/>
    <w:rsid w:val="00AE4BC8"/>
    <w:rsid w:val="00AE5E8D"/>
    <w:rsid w:val="00AE6AA0"/>
    <w:rsid w:val="00AE6C69"/>
    <w:rsid w:val="00AE707E"/>
    <w:rsid w:val="00AE7690"/>
    <w:rsid w:val="00AF20C4"/>
    <w:rsid w:val="00AF264E"/>
    <w:rsid w:val="00AF3685"/>
    <w:rsid w:val="00AF4A6D"/>
    <w:rsid w:val="00AF5070"/>
    <w:rsid w:val="00B00314"/>
    <w:rsid w:val="00B008DA"/>
    <w:rsid w:val="00B00AA4"/>
    <w:rsid w:val="00B018C9"/>
    <w:rsid w:val="00B02E78"/>
    <w:rsid w:val="00B0330E"/>
    <w:rsid w:val="00B03EF6"/>
    <w:rsid w:val="00B050D8"/>
    <w:rsid w:val="00B06602"/>
    <w:rsid w:val="00B06B68"/>
    <w:rsid w:val="00B07DFA"/>
    <w:rsid w:val="00B11497"/>
    <w:rsid w:val="00B125E9"/>
    <w:rsid w:val="00B14BF6"/>
    <w:rsid w:val="00B14FC3"/>
    <w:rsid w:val="00B168E9"/>
    <w:rsid w:val="00B174BC"/>
    <w:rsid w:val="00B23E45"/>
    <w:rsid w:val="00B24207"/>
    <w:rsid w:val="00B302AE"/>
    <w:rsid w:val="00B3136D"/>
    <w:rsid w:val="00B320E5"/>
    <w:rsid w:val="00B34631"/>
    <w:rsid w:val="00B34EEB"/>
    <w:rsid w:val="00B36BCC"/>
    <w:rsid w:val="00B36C4F"/>
    <w:rsid w:val="00B4007A"/>
    <w:rsid w:val="00B4097E"/>
    <w:rsid w:val="00B426D8"/>
    <w:rsid w:val="00B4706D"/>
    <w:rsid w:val="00B47743"/>
    <w:rsid w:val="00B50B9B"/>
    <w:rsid w:val="00B50F88"/>
    <w:rsid w:val="00B51AEE"/>
    <w:rsid w:val="00B5297C"/>
    <w:rsid w:val="00B56112"/>
    <w:rsid w:val="00B60106"/>
    <w:rsid w:val="00B66E28"/>
    <w:rsid w:val="00B71B60"/>
    <w:rsid w:val="00B72432"/>
    <w:rsid w:val="00B72617"/>
    <w:rsid w:val="00B739C9"/>
    <w:rsid w:val="00B74CF8"/>
    <w:rsid w:val="00B756A5"/>
    <w:rsid w:val="00B75A66"/>
    <w:rsid w:val="00B76B47"/>
    <w:rsid w:val="00B76D5F"/>
    <w:rsid w:val="00B801FA"/>
    <w:rsid w:val="00B816AD"/>
    <w:rsid w:val="00B82ED9"/>
    <w:rsid w:val="00B851E7"/>
    <w:rsid w:val="00B86350"/>
    <w:rsid w:val="00B87BD8"/>
    <w:rsid w:val="00B87F9D"/>
    <w:rsid w:val="00B913A0"/>
    <w:rsid w:val="00B92DA5"/>
    <w:rsid w:val="00B932CD"/>
    <w:rsid w:val="00B93D63"/>
    <w:rsid w:val="00B941BC"/>
    <w:rsid w:val="00B94CDF"/>
    <w:rsid w:val="00B95D0F"/>
    <w:rsid w:val="00B96E3D"/>
    <w:rsid w:val="00BA02A5"/>
    <w:rsid w:val="00BA20A9"/>
    <w:rsid w:val="00BA5268"/>
    <w:rsid w:val="00BA5B11"/>
    <w:rsid w:val="00BA610A"/>
    <w:rsid w:val="00BA7482"/>
    <w:rsid w:val="00BB0A53"/>
    <w:rsid w:val="00BB1DF0"/>
    <w:rsid w:val="00BB4E34"/>
    <w:rsid w:val="00BB5B85"/>
    <w:rsid w:val="00BB6A43"/>
    <w:rsid w:val="00BB6ACF"/>
    <w:rsid w:val="00BB6E9A"/>
    <w:rsid w:val="00BC064C"/>
    <w:rsid w:val="00BC10A4"/>
    <w:rsid w:val="00BC12F7"/>
    <w:rsid w:val="00BC16F0"/>
    <w:rsid w:val="00BC24DC"/>
    <w:rsid w:val="00BC303E"/>
    <w:rsid w:val="00BC352F"/>
    <w:rsid w:val="00BC3A0F"/>
    <w:rsid w:val="00BC3E14"/>
    <w:rsid w:val="00BC4557"/>
    <w:rsid w:val="00BC79DB"/>
    <w:rsid w:val="00BD0746"/>
    <w:rsid w:val="00BD1A0D"/>
    <w:rsid w:val="00BD1E26"/>
    <w:rsid w:val="00BD57EE"/>
    <w:rsid w:val="00BD5C6B"/>
    <w:rsid w:val="00BD6BFE"/>
    <w:rsid w:val="00BE26E7"/>
    <w:rsid w:val="00BE2EA7"/>
    <w:rsid w:val="00BE4CF0"/>
    <w:rsid w:val="00BE5733"/>
    <w:rsid w:val="00BE6F79"/>
    <w:rsid w:val="00BE780F"/>
    <w:rsid w:val="00BF1B68"/>
    <w:rsid w:val="00BF2BC2"/>
    <w:rsid w:val="00BF3B92"/>
    <w:rsid w:val="00BF401E"/>
    <w:rsid w:val="00BF712D"/>
    <w:rsid w:val="00C07949"/>
    <w:rsid w:val="00C1179A"/>
    <w:rsid w:val="00C13571"/>
    <w:rsid w:val="00C137CE"/>
    <w:rsid w:val="00C157F7"/>
    <w:rsid w:val="00C1692F"/>
    <w:rsid w:val="00C171A0"/>
    <w:rsid w:val="00C17772"/>
    <w:rsid w:val="00C22388"/>
    <w:rsid w:val="00C2406C"/>
    <w:rsid w:val="00C2444D"/>
    <w:rsid w:val="00C26641"/>
    <w:rsid w:val="00C274C4"/>
    <w:rsid w:val="00C27D54"/>
    <w:rsid w:val="00C309B1"/>
    <w:rsid w:val="00C32144"/>
    <w:rsid w:val="00C32F77"/>
    <w:rsid w:val="00C33008"/>
    <w:rsid w:val="00C3431A"/>
    <w:rsid w:val="00C3464C"/>
    <w:rsid w:val="00C354F5"/>
    <w:rsid w:val="00C35808"/>
    <w:rsid w:val="00C36EB3"/>
    <w:rsid w:val="00C40B18"/>
    <w:rsid w:val="00C416F7"/>
    <w:rsid w:val="00C4231B"/>
    <w:rsid w:val="00C43176"/>
    <w:rsid w:val="00C43923"/>
    <w:rsid w:val="00C43AB9"/>
    <w:rsid w:val="00C43F8A"/>
    <w:rsid w:val="00C44118"/>
    <w:rsid w:val="00C44D70"/>
    <w:rsid w:val="00C44E92"/>
    <w:rsid w:val="00C450D1"/>
    <w:rsid w:val="00C45876"/>
    <w:rsid w:val="00C47A8A"/>
    <w:rsid w:val="00C54C91"/>
    <w:rsid w:val="00C55AE5"/>
    <w:rsid w:val="00C55F47"/>
    <w:rsid w:val="00C570B5"/>
    <w:rsid w:val="00C57CA5"/>
    <w:rsid w:val="00C60757"/>
    <w:rsid w:val="00C6126E"/>
    <w:rsid w:val="00C61420"/>
    <w:rsid w:val="00C633F3"/>
    <w:rsid w:val="00C63675"/>
    <w:rsid w:val="00C6383B"/>
    <w:rsid w:val="00C65AB5"/>
    <w:rsid w:val="00C65ACF"/>
    <w:rsid w:val="00C67025"/>
    <w:rsid w:val="00C71AC7"/>
    <w:rsid w:val="00C72ABB"/>
    <w:rsid w:val="00C73A8C"/>
    <w:rsid w:val="00C74085"/>
    <w:rsid w:val="00C752F6"/>
    <w:rsid w:val="00C75CFC"/>
    <w:rsid w:val="00C77829"/>
    <w:rsid w:val="00C80EA9"/>
    <w:rsid w:val="00C8150E"/>
    <w:rsid w:val="00C83FB0"/>
    <w:rsid w:val="00C8475D"/>
    <w:rsid w:val="00C86B19"/>
    <w:rsid w:val="00C86B6A"/>
    <w:rsid w:val="00C86C37"/>
    <w:rsid w:val="00C9231A"/>
    <w:rsid w:val="00C930D3"/>
    <w:rsid w:val="00C933A0"/>
    <w:rsid w:val="00C93DCD"/>
    <w:rsid w:val="00C94E78"/>
    <w:rsid w:val="00CA19C2"/>
    <w:rsid w:val="00CA2CE8"/>
    <w:rsid w:val="00CA37C7"/>
    <w:rsid w:val="00CA3DDD"/>
    <w:rsid w:val="00CA52A0"/>
    <w:rsid w:val="00CA54D5"/>
    <w:rsid w:val="00CA75D5"/>
    <w:rsid w:val="00CB0307"/>
    <w:rsid w:val="00CB253A"/>
    <w:rsid w:val="00CB5677"/>
    <w:rsid w:val="00CB76D4"/>
    <w:rsid w:val="00CB7F6D"/>
    <w:rsid w:val="00CC182F"/>
    <w:rsid w:val="00CC2D89"/>
    <w:rsid w:val="00CC39AB"/>
    <w:rsid w:val="00CC5469"/>
    <w:rsid w:val="00CC5B39"/>
    <w:rsid w:val="00CC6180"/>
    <w:rsid w:val="00CC6962"/>
    <w:rsid w:val="00CC74F7"/>
    <w:rsid w:val="00CC76FD"/>
    <w:rsid w:val="00CD22DC"/>
    <w:rsid w:val="00CD26F3"/>
    <w:rsid w:val="00CD5670"/>
    <w:rsid w:val="00CE13CD"/>
    <w:rsid w:val="00CE2113"/>
    <w:rsid w:val="00CE222E"/>
    <w:rsid w:val="00CE4422"/>
    <w:rsid w:val="00CE495D"/>
    <w:rsid w:val="00CE6900"/>
    <w:rsid w:val="00CE769C"/>
    <w:rsid w:val="00CE76C6"/>
    <w:rsid w:val="00CF25F1"/>
    <w:rsid w:val="00CF42F5"/>
    <w:rsid w:val="00CF7810"/>
    <w:rsid w:val="00D01D43"/>
    <w:rsid w:val="00D0363E"/>
    <w:rsid w:val="00D04FF4"/>
    <w:rsid w:val="00D06740"/>
    <w:rsid w:val="00D1245C"/>
    <w:rsid w:val="00D1257A"/>
    <w:rsid w:val="00D15EAC"/>
    <w:rsid w:val="00D1678F"/>
    <w:rsid w:val="00D16F55"/>
    <w:rsid w:val="00D17CF7"/>
    <w:rsid w:val="00D17EFA"/>
    <w:rsid w:val="00D200E3"/>
    <w:rsid w:val="00D20291"/>
    <w:rsid w:val="00D21F11"/>
    <w:rsid w:val="00D221C9"/>
    <w:rsid w:val="00D23D31"/>
    <w:rsid w:val="00D248C4"/>
    <w:rsid w:val="00D25A10"/>
    <w:rsid w:val="00D275B3"/>
    <w:rsid w:val="00D318FA"/>
    <w:rsid w:val="00D31EE0"/>
    <w:rsid w:val="00D32F23"/>
    <w:rsid w:val="00D330CC"/>
    <w:rsid w:val="00D33218"/>
    <w:rsid w:val="00D363D4"/>
    <w:rsid w:val="00D363DB"/>
    <w:rsid w:val="00D41BFA"/>
    <w:rsid w:val="00D42150"/>
    <w:rsid w:val="00D43155"/>
    <w:rsid w:val="00D46ADE"/>
    <w:rsid w:val="00D51F25"/>
    <w:rsid w:val="00D52BC4"/>
    <w:rsid w:val="00D52C61"/>
    <w:rsid w:val="00D533B5"/>
    <w:rsid w:val="00D553E6"/>
    <w:rsid w:val="00D56B0E"/>
    <w:rsid w:val="00D574EA"/>
    <w:rsid w:val="00D57812"/>
    <w:rsid w:val="00D61172"/>
    <w:rsid w:val="00D62B44"/>
    <w:rsid w:val="00D637FF"/>
    <w:rsid w:val="00D64A7F"/>
    <w:rsid w:val="00D65C3F"/>
    <w:rsid w:val="00D66298"/>
    <w:rsid w:val="00D66B7A"/>
    <w:rsid w:val="00D67903"/>
    <w:rsid w:val="00D74824"/>
    <w:rsid w:val="00D75835"/>
    <w:rsid w:val="00D777DC"/>
    <w:rsid w:val="00D81415"/>
    <w:rsid w:val="00D817D6"/>
    <w:rsid w:val="00D83EEE"/>
    <w:rsid w:val="00D90277"/>
    <w:rsid w:val="00D908F3"/>
    <w:rsid w:val="00D91A9E"/>
    <w:rsid w:val="00D95916"/>
    <w:rsid w:val="00DA1A29"/>
    <w:rsid w:val="00DA1AD4"/>
    <w:rsid w:val="00DA2698"/>
    <w:rsid w:val="00DA382E"/>
    <w:rsid w:val="00DA6EBE"/>
    <w:rsid w:val="00DB0BA7"/>
    <w:rsid w:val="00DB1E7D"/>
    <w:rsid w:val="00DB3D4E"/>
    <w:rsid w:val="00DB5FE0"/>
    <w:rsid w:val="00DB7905"/>
    <w:rsid w:val="00DC01F3"/>
    <w:rsid w:val="00DC292E"/>
    <w:rsid w:val="00DC3098"/>
    <w:rsid w:val="00DD00E1"/>
    <w:rsid w:val="00DD2027"/>
    <w:rsid w:val="00DD5DC4"/>
    <w:rsid w:val="00DD66EE"/>
    <w:rsid w:val="00DE007B"/>
    <w:rsid w:val="00DE0A23"/>
    <w:rsid w:val="00DE0C3C"/>
    <w:rsid w:val="00DE2936"/>
    <w:rsid w:val="00DE2AAC"/>
    <w:rsid w:val="00DE3D95"/>
    <w:rsid w:val="00DE4656"/>
    <w:rsid w:val="00DE66E8"/>
    <w:rsid w:val="00DF1D3C"/>
    <w:rsid w:val="00DF3152"/>
    <w:rsid w:val="00DF4BC8"/>
    <w:rsid w:val="00DF529F"/>
    <w:rsid w:val="00E01890"/>
    <w:rsid w:val="00E02B3D"/>
    <w:rsid w:val="00E03BB9"/>
    <w:rsid w:val="00E04408"/>
    <w:rsid w:val="00E064AC"/>
    <w:rsid w:val="00E077EA"/>
    <w:rsid w:val="00E128F3"/>
    <w:rsid w:val="00E12F71"/>
    <w:rsid w:val="00E149FA"/>
    <w:rsid w:val="00E2192D"/>
    <w:rsid w:val="00E24C90"/>
    <w:rsid w:val="00E25890"/>
    <w:rsid w:val="00E25E1F"/>
    <w:rsid w:val="00E268A5"/>
    <w:rsid w:val="00E309A5"/>
    <w:rsid w:val="00E33CF5"/>
    <w:rsid w:val="00E33D1B"/>
    <w:rsid w:val="00E3402E"/>
    <w:rsid w:val="00E37173"/>
    <w:rsid w:val="00E42214"/>
    <w:rsid w:val="00E42A20"/>
    <w:rsid w:val="00E42F79"/>
    <w:rsid w:val="00E43114"/>
    <w:rsid w:val="00E4320B"/>
    <w:rsid w:val="00E44157"/>
    <w:rsid w:val="00E448A7"/>
    <w:rsid w:val="00E45A50"/>
    <w:rsid w:val="00E45B2E"/>
    <w:rsid w:val="00E460DC"/>
    <w:rsid w:val="00E46D60"/>
    <w:rsid w:val="00E4798B"/>
    <w:rsid w:val="00E503CA"/>
    <w:rsid w:val="00E51EFD"/>
    <w:rsid w:val="00E51FEB"/>
    <w:rsid w:val="00E52A5E"/>
    <w:rsid w:val="00E53963"/>
    <w:rsid w:val="00E5560A"/>
    <w:rsid w:val="00E566BB"/>
    <w:rsid w:val="00E57458"/>
    <w:rsid w:val="00E60BF7"/>
    <w:rsid w:val="00E60FB5"/>
    <w:rsid w:val="00E615BE"/>
    <w:rsid w:val="00E618B0"/>
    <w:rsid w:val="00E62855"/>
    <w:rsid w:val="00E653B7"/>
    <w:rsid w:val="00E656EC"/>
    <w:rsid w:val="00E66AC2"/>
    <w:rsid w:val="00E73581"/>
    <w:rsid w:val="00E73D75"/>
    <w:rsid w:val="00E74841"/>
    <w:rsid w:val="00E77391"/>
    <w:rsid w:val="00E80782"/>
    <w:rsid w:val="00E81B75"/>
    <w:rsid w:val="00E824BC"/>
    <w:rsid w:val="00E843D7"/>
    <w:rsid w:val="00E84E08"/>
    <w:rsid w:val="00E85C82"/>
    <w:rsid w:val="00E867EC"/>
    <w:rsid w:val="00E87770"/>
    <w:rsid w:val="00E91B8A"/>
    <w:rsid w:val="00E91F8B"/>
    <w:rsid w:val="00E935AE"/>
    <w:rsid w:val="00E94D0D"/>
    <w:rsid w:val="00E95747"/>
    <w:rsid w:val="00E95824"/>
    <w:rsid w:val="00E958CF"/>
    <w:rsid w:val="00E96299"/>
    <w:rsid w:val="00E963B8"/>
    <w:rsid w:val="00E964A3"/>
    <w:rsid w:val="00E97B0F"/>
    <w:rsid w:val="00EA0221"/>
    <w:rsid w:val="00EA17BB"/>
    <w:rsid w:val="00EA3D8D"/>
    <w:rsid w:val="00EB0CDB"/>
    <w:rsid w:val="00EB2BFC"/>
    <w:rsid w:val="00EB3743"/>
    <w:rsid w:val="00EB4FEB"/>
    <w:rsid w:val="00EB50E4"/>
    <w:rsid w:val="00EB54BC"/>
    <w:rsid w:val="00EB6683"/>
    <w:rsid w:val="00EC26BE"/>
    <w:rsid w:val="00EC6143"/>
    <w:rsid w:val="00EC7EFE"/>
    <w:rsid w:val="00ED081B"/>
    <w:rsid w:val="00ED1ECE"/>
    <w:rsid w:val="00ED29A1"/>
    <w:rsid w:val="00ED4556"/>
    <w:rsid w:val="00EE0801"/>
    <w:rsid w:val="00EE1784"/>
    <w:rsid w:val="00EE193B"/>
    <w:rsid w:val="00EE1A95"/>
    <w:rsid w:val="00EE226D"/>
    <w:rsid w:val="00EE2CFE"/>
    <w:rsid w:val="00EE689B"/>
    <w:rsid w:val="00EE7D38"/>
    <w:rsid w:val="00EF0F75"/>
    <w:rsid w:val="00EF5B47"/>
    <w:rsid w:val="00F031B6"/>
    <w:rsid w:val="00F034B8"/>
    <w:rsid w:val="00F0536E"/>
    <w:rsid w:val="00F07944"/>
    <w:rsid w:val="00F07D21"/>
    <w:rsid w:val="00F07F17"/>
    <w:rsid w:val="00F14356"/>
    <w:rsid w:val="00F15962"/>
    <w:rsid w:val="00F168BF"/>
    <w:rsid w:val="00F16DE8"/>
    <w:rsid w:val="00F21B4F"/>
    <w:rsid w:val="00F2499D"/>
    <w:rsid w:val="00F25810"/>
    <w:rsid w:val="00F263BD"/>
    <w:rsid w:val="00F2674C"/>
    <w:rsid w:val="00F27449"/>
    <w:rsid w:val="00F35C6E"/>
    <w:rsid w:val="00F35FB7"/>
    <w:rsid w:val="00F40003"/>
    <w:rsid w:val="00F403C9"/>
    <w:rsid w:val="00F40BC1"/>
    <w:rsid w:val="00F40C06"/>
    <w:rsid w:val="00F41127"/>
    <w:rsid w:val="00F42639"/>
    <w:rsid w:val="00F42F81"/>
    <w:rsid w:val="00F46189"/>
    <w:rsid w:val="00F46ADB"/>
    <w:rsid w:val="00F474DA"/>
    <w:rsid w:val="00F549F5"/>
    <w:rsid w:val="00F5689C"/>
    <w:rsid w:val="00F6009E"/>
    <w:rsid w:val="00F60DBF"/>
    <w:rsid w:val="00F62696"/>
    <w:rsid w:val="00F6410D"/>
    <w:rsid w:val="00F64927"/>
    <w:rsid w:val="00F731FA"/>
    <w:rsid w:val="00F743D8"/>
    <w:rsid w:val="00F74503"/>
    <w:rsid w:val="00F74882"/>
    <w:rsid w:val="00F7497D"/>
    <w:rsid w:val="00F81D8E"/>
    <w:rsid w:val="00F82419"/>
    <w:rsid w:val="00F835EA"/>
    <w:rsid w:val="00F86620"/>
    <w:rsid w:val="00F866CD"/>
    <w:rsid w:val="00F8782E"/>
    <w:rsid w:val="00F90694"/>
    <w:rsid w:val="00F915F5"/>
    <w:rsid w:val="00F91EAD"/>
    <w:rsid w:val="00F91EC0"/>
    <w:rsid w:val="00F9231B"/>
    <w:rsid w:val="00F952F8"/>
    <w:rsid w:val="00F95331"/>
    <w:rsid w:val="00F96948"/>
    <w:rsid w:val="00FA2472"/>
    <w:rsid w:val="00FA2737"/>
    <w:rsid w:val="00FA3B8D"/>
    <w:rsid w:val="00FA453B"/>
    <w:rsid w:val="00FA7760"/>
    <w:rsid w:val="00FB01E8"/>
    <w:rsid w:val="00FB1D25"/>
    <w:rsid w:val="00FB1D30"/>
    <w:rsid w:val="00FB2615"/>
    <w:rsid w:val="00FB5CE4"/>
    <w:rsid w:val="00FB62CA"/>
    <w:rsid w:val="00FB666E"/>
    <w:rsid w:val="00FB6BFF"/>
    <w:rsid w:val="00FC0EDA"/>
    <w:rsid w:val="00FC2DDF"/>
    <w:rsid w:val="00FC43D7"/>
    <w:rsid w:val="00FC6E7A"/>
    <w:rsid w:val="00FD0ACC"/>
    <w:rsid w:val="00FD2964"/>
    <w:rsid w:val="00FD44C1"/>
    <w:rsid w:val="00FD45CB"/>
    <w:rsid w:val="00FD5A75"/>
    <w:rsid w:val="00FD694F"/>
    <w:rsid w:val="00FD7299"/>
    <w:rsid w:val="00FE14D1"/>
    <w:rsid w:val="00FE215B"/>
    <w:rsid w:val="00FE4AF4"/>
    <w:rsid w:val="00FE576C"/>
    <w:rsid w:val="00FF0185"/>
    <w:rsid w:val="00FF1215"/>
    <w:rsid w:val="00FF1C30"/>
    <w:rsid w:val="00FF358A"/>
    <w:rsid w:val="00FF6DBB"/>
    <w:rsid w:val="00FF776C"/>
    <w:rsid w:val="00FF7895"/>
    <w:rsid w:val="00FF7B87"/>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769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14E0"/>
    <w:pPr>
      <w:spacing w:before="60" w:after="120" w:line="276" w:lineRule="auto"/>
      <w:jc w:val="both"/>
    </w:pPr>
    <w:rPr>
      <w:sz w:val="22"/>
      <w:szCs w:val="22"/>
      <w:lang w:eastAsia="en-US"/>
    </w:rPr>
  </w:style>
  <w:style w:type="paragraph" w:styleId="Heading1">
    <w:name w:val="heading 1"/>
    <w:basedOn w:val="Normal"/>
    <w:next w:val="Normal"/>
    <w:link w:val="Heading1Char"/>
    <w:uiPriority w:val="9"/>
    <w:qFormat/>
    <w:rsid w:val="00D533B5"/>
    <w:pPr>
      <w:keepNext/>
      <w:keepLines/>
      <w:numPr>
        <w:numId w:val="6"/>
      </w:numPr>
      <w:tabs>
        <w:tab w:val="left" w:pos="992"/>
      </w:tabs>
      <w:spacing w:before="720" w:after="240"/>
      <w:jc w:val="left"/>
      <w:outlineLvl w:val="0"/>
    </w:pPr>
    <w:rPr>
      <w:rFonts w:ascii="Cambria" w:eastAsia="Times New Roman" w:hAnsi="Cambria"/>
      <w:b/>
      <w:bCs/>
      <w:color w:val="365F91"/>
      <w:sz w:val="36"/>
      <w:szCs w:val="28"/>
    </w:rPr>
  </w:style>
  <w:style w:type="paragraph" w:styleId="Heading2">
    <w:name w:val="heading 2"/>
    <w:basedOn w:val="Normal"/>
    <w:next w:val="Normal"/>
    <w:link w:val="Heading2Char"/>
    <w:uiPriority w:val="9"/>
    <w:unhideWhenUsed/>
    <w:qFormat/>
    <w:rsid w:val="00D533B5"/>
    <w:pPr>
      <w:keepNext/>
      <w:keepLines/>
      <w:numPr>
        <w:ilvl w:val="1"/>
        <w:numId w:val="6"/>
      </w:numPr>
      <w:tabs>
        <w:tab w:val="left" w:pos="992"/>
      </w:tabs>
      <w:spacing w:before="360" w:after="240"/>
      <w:ind w:left="992" w:hanging="992"/>
      <w:jc w:val="left"/>
      <w:outlineLvl w:val="1"/>
    </w:pPr>
    <w:rPr>
      <w:rFonts w:ascii="Cambria" w:eastAsia="Times New Roman" w:hAnsi="Cambria"/>
      <w:b/>
      <w:bCs/>
      <w:color w:val="4F81BD"/>
      <w:sz w:val="32"/>
      <w:szCs w:val="26"/>
    </w:rPr>
  </w:style>
  <w:style w:type="paragraph" w:styleId="Heading3">
    <w:name w:val="heading 3"/>
    <w:basedOn w:val="Normal"/>
    <w:next w:val="Normal"/>
    <w:link w:val="Heading3Char"/>
    <w:uiPriority w:val="9"/>
    <w:unhideWhenUsed/>
    <w:qFormat/>
    <w:rsid w:val="00D533B5"/>
    <w:pPr>
      <w:keepNext/>
      <w:keepLines/>
      <w:numPr>
        <w:ilvl w:val="2"/>
        <w:numId w:val="6"/>
      </w:numPr>
      <w:tabs>
        <w:tab w:val="left" w:pos="992"/>
      </w:tabs>
      <w:spacing w:before="240"/>
      <w:ind w:left="992" w:hanging="992"/>
      <w:jc w:val="left"/>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E448A7"/>
    <w:pPr>
      <w:keepNext/>
      <w:keepLines/>
      <w:numPr>
        <w:ilvl w:val="3"/>
        <w:numId w:val="6"/>
      </w:numPr>
      <w:tabs>
        <w:tab w:val="left" w:pos="992"/>
      </w:tabs>
      <w:spacing w:before="240" w:after="60"/>
      <w:ind w:left="992" w:hanging="992"/>
      <w:jc w:val="left"/>
      <w:outlineLvl w:val="3"/>
    </w:pPr>
    <w:rPr>
      <w:rFonts w:asciiTheme="majorHAnsi" w:eastAsiaTheme="majorEastAsia" w:hAnsiTheme="majorHAnsi" w:cstheme="majorBidi"/>
      <w:b/>
      <w:bCs/>
      <w:iCs/>
      <w:color w:val="4F81BD" w:themeColor="accent1"/>
      <w:sz w:val="24"/>
    </w:rPr>
  </w:style>
  <w:style w:type="paragraph" w:styleId="Heading5">
    <w:name w:val="heading 5"/>
    <w:basedOn w:val="Normal"/>
    <w:next w:val="Normal"/>
    <w:link w:val="Heading5Char"/>
    <w:uiPriority w:val="9"/>
    <w:unhideWhenUsed/>
    <w:qFormat/>
    <w:rsid w:val="00E448A7"/>
    <w:pPr>
      <w:keepNext/>
      <w:keepLines/>
      <w:numPr>
        <w:ilvl w:val="4"/>
        <w:numId w:val="6"/>
      </w:numPr>
      <w:tabs>
        <w:tab w:val="left" w:pos="992"/>
      </w:tabs>
      <w:spacing w:before="240" w:after="60"/>
      <w:ind w:left="992" w:hanging="992"/>
      <w:jc w:val="left"/>
      <w:outlineLvl w:val="4"/>
    </w:pPr>
    <w:rPr>
      <w:rFonts w:asciiTheme="majorHAnsi" w:eastAsiaTheme="majorEastAsia" w:hAnsiTheme="majorHAnsi" w:cstheme="majorBidi"/>
      <w:b/>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533B5"/>
    <w:rPr>
      <w:rFonts w:ascii="Cambria" w:eastAsia="Times New Roman" w:hAnsi="Cambria"/>
      <w:b/>
      <w:bCs/>
      <w:color w:val="365F91"/>
      <w:sz w:val="36"/>
      <w:szCs w:val="28"/>
      <w:lang w:eastAsia="en-US"/>
    </w:rPr>
  </w:style>
  <w:style w:type="character" w:customStyle="1" w:styleId="Heading2Char">
    <w:name w:val="Heading 2 Char"/>
    <w:link w:val="Heading2"/>
    <w:uiPriority w:val="9"/>
    <w:rsid w:val="00D533B5"/>
    <w:rPr>
      <w:rFonts w:ascii="Cambria" w:eastAsia="Times New Roman" w:hAnsi="Cambria"/>
      <w:b/>
      <w:bCs/>
      <w:color w:val="4F81BD"/>
      <w:sz w:val="32"/>
      <w:szCs w:val="26"/>
      <w:lang w:eastAsia="en-US"/>
    </w:rPr>
  </w:style>
  <w:style w:type="paragraph" w:styleId="Header">
    <w:name w:val="header"/>
    <w:basedOn w:val="Normal"/>
    <w:link w:val="HeaderChar"/>
    <w:uiPriority w:val="99"/>
    <w:unhideWhenUsed/>
    <w:rsid w:val="00325F4F"/>
    <w:pPr>
      <w:tabs>
        <w:tab w:val="center" w:pos="4513"/>
        <w:tab w:val="right" w:pos="9026"/>
      </w:tabs>
    </w:pPr>
  </w:style>
  <w:style w:type="character" w:customStyle="1" w:styleId="HeaderChar">
    <w:name w:val="Header Char"/>
    <w:basedOn w:val="DefaultParagraphFont"/>
    <w:link w:val="Header"/>
    <w:uiPriority w:val="99"/>
    <w:rsid w:val="00325F4F"/>
    <w:rPr>
      <w:sz w:val="22"/>
      <w:szCs w:val="22"/>
      <w:lang w:eastAsia="en-US"/>
    </w:rPr>
  </w:style>
  <w:style w:type="paragraph" w:styleId="Footer">
    <w:name w:val="footer"/>
    <w:basedOn w:val="Normal"/>
    <w:link w:val="FooterChar"/>
    <w:uiPriority w:val="99"/>
    <w:unhideWhenUsed/>
    <w:rsid w:val="00325F4F"/>
    <w:pPr>
      <w:tabs>
        <w:tab w:val="center" w:pos="4513"/>
        <w:tab w:val="right" w:pos="9026"/>
      </w:tabs>
    </w:pPr>
  </w:style>
  <w:style w:type="character" w:customStyle="1" w:styleId="FooterChar">
    <w:name w:val="Footer Char"/>
    <w:basedOn w:val="DefaultParagraphFont"/>
    <w:link w:val="Footer"/>
    <w:uiPriority w:val="99"/>
    <w:rsid w:val="00325F4F"/>
    <w:rPr>
      <w:sz w:val="22"/>
      <w:szCs w:val="22"/>
      <w:lang w:eastAsia="en-US"/>
    </w:rPr>
  </w:style>
  <w:style w:type="paragraph" w:styleId="BalloonText">
    <w:name w:val="Balloon Text"/>
    <w:basedOn w:val="Normal"/>
    <w:link w:val="BalloonTextChar"/>
    <w:uiPriority w:val="99"/>
    <w:semiHidden/>
    <w:unhideWhenUsed/>
    <w:rsid w:val="008806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0644"/>
    <w:rPr>
      <w:rFonts w:ascii="Tahoma" w:hAnsi="Tahoma" w:cs="Tahoma"/>
      <w:sz w:val="16"/>
      <w:szCs w:val="16"/>
      <w:lang w:eastAsia="en-US"/>
    </w:rPr>
  </w:style>
  <w:style w:type="character" w:customStyle="1" w:styleId="Heading3Char">
    <w:name w:val="Heading 3 Char"/>
    <w:basedOn w:val="DefaultParagraphFont"/>
    <w:link w:val="Heading3"/>
    <w:uiPriority w:val="9"/>
    <w:rsid w:val="00D533B5"/>
    <w:rPr>
      <w:rFonts w:asciiTheme="majorHAnsi" w:eastAsiaTheme="majorEastAsia" w:hAnsiTheme="majorHAnsi" w:cstheme="majorBidi"/>
      <w:b/>
      <w:bCs/>
      <w:color w:val="4F81BD" w:themeColor="accent1"/>
      <w:sz w:val="28"/>
      <w:szCs w:val="22"/>
      <w:lang w:eastAsia="en-US"/>
    </w:rPr>
  </w:style>
  <w:style w:type="table" w:styleId="TableGrid">
    <w:name w:val="Table Grid"/>
    <w:basedOn w:val="TableNormal"/>
    <w:uiPriority w:val="59"/>
    <w:rsid w:val="005048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B253A"/>
    <w:pPr>
      <w:spacing w:after="240"/>
      <w:ind w:left="567"/>
      <w:contextualSpacing/>
      <w:jc w:val="left"/>
    </w:pPr>
  </w:style>
  <w:style w:type="character" w:customStyle="1" w:styleId="Heading4Char">
    <w:name w:val="Heading 4 Char"/>
    <w:basedOn w:val="DefaultParagraphFont"/>
    <w:link w:val="Heading4"/>
    <w:uiPriority w:val="9"/>
    <w:rsid w:val="00E448A7"/>
    <w:rPr>
      <w:rFonts w:asciiTheme="majorHAnsi" w:eastAsiaTheme="majorEastAsia" w:hAnsiTheme="majorHAnsi" w:cstheme="majorBidi"/>
      <w:b/>
      <w:bCs/>
      <w:iCs/>
      <w:color w:val="4F81BD" w:themeColor="accent1"/>
      <w:sz w:val="24"/>
      <w:szCs w:val="22"/>
      <w:lang w:eastAsia="en-US"/>
    </w:rPr>
  </w:style>
  <w:style w:type="character" w:styleId="Hyperlink">
    <w:name w:val="Hyperlink"/>
    <w:basedOn w:val="DefaultParagraphFont"/>
    <w:uiPriority w:val="99"/>
    <w:unhideWhenUsed/>
    <w:rsid w:val="009606A1"/>
    <w:rPr>
      <w:color w:val="0000FF" w:themeColor="hyperlink"/>
      <w:u w:val="single"/>
    </w:rPr>
  </w:style>
  <w:style w:type="paragraph" w:styleId="FootnoteText">
    <w:name w:val="footnote text"/>
    <w:basedOn w:val="Normal"/>
    <w:link w:val="FootnoteTextChar"/>
    <w:uiPriority w:val="99"/>
    <w:semiHidden/>
    <w:unhideWhenUsed/>
    <w:rsid w:val="00470ED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0ED4"/>
    <w:rPr>
      <w:lang w:eastAsia="en-US"/>
    </w:rPr>
  </w:style>
  <w:style w:type="character" w:styleId="FootnoteReference">
    <w:name w:val="footnote reference"/>
    <w:basedOn w:val="DefaultParagraphFont"/>
    <w:uiPriority w:val="99"/>
    <w:semiHidden/>
    <w:unhideWhenUsed/>
    <w:rsid w:val="00470ED4"/>
    <w:rPr>
      <w:vertAlign w:val="superscript"/>
    </w:rPr>
  </w:style>
  <w:style w:type="table" w:styleId="LightShading">
    <w:name w:val="Light Shading"/>
    <w:basedOn w:val="TableNormal"/>
    <w:uiPriority w:val="60"/>
    <w:rsid w:val="002E526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Heading">
    <w:name w:val="TOC Heading"/>
    <w:basedOn w:val="Heading1"/>
    <w:next w:val="Normal"/>
    <w:uiPriority w:val="39"/>
    <w:unhideWhenUsed/>
    <w:qFormat/>
    <w:rsid w:val="00915F58"/>
    <w:pPr>
      <w:outlineLvl w:val="9"/>
    </w:pPr>
    <w:rPr>
      <w:rFonts w:asciiTheme="majorHAnsi" w:eastAsiaTheme="majorEastAsia" w:hAnsiTheme="majorHAnsi" w:cstheme="majorBidi"/>
      <w:color w:val="365F91" w:themeColor="accent1" w:themeShade="BF"/>
      <w:lang w:val="en-US" w:eastAsia="ja-JP"/>
    </w:rPr>
  </w:style>
  <w:style w:type="paragraph" w:styleId="TOC1">
    <w:name w:val="toc 1"/>
    <w:basedOn w:val="Normal"/>
    <w:next w:val="Normal"/>
    <w:autoRedefine/>
    <w:uiPriority w:val="39"/>
    <w:unhideWhenUsed/>
    <w:qFormat/>
    <w:rsid w:val="006723BB"/>
    <w:pPr>
      <w:tabs>
        <w:tab w:val="left" w:pos="284"/>
        <w:tab w:val="right" w:leader="dot" w:pos="9062"/>
      </w:tabs>
      <w:spacing w:after="100"/>
    </w:pPr>
  </w:style>
  <w:style w:type="paragraph" w:styleId="TOC2">
    <w:name w:val="toc 2"/>
    <w:basedOn w:val="Normal"/>
    <w:next w:val="Normal"/>
    <w:autoRedefine/>
    <w:uiPriority w:val="39"/>
    <w:unhideWhenUsed/>
    <w:qFormat/>
    <w:rsid w:val="006723BB"/>
    <w:pPr>
      <w:tabs>
        <w:tab w:val="left" w:pos="709"/>
        <w:tab w:val="right" w:leader="dot" w:pos="9062"/>
      </w:tabs>
      <w:spacing w:after="100"/>
      <w:ind w:left="284"/>
    </w:pPr>
  </w:style>
  <w:style w:type="paragraph" w:styleId="TOC3">
    <w:name w:val="toc 3"/>
    <w:basedOn w:val="Normal"/>
    <w:next w:val="Normal"/>
    <w:autoRedefine/>
    <w:uiPriority w:val="39"/>
    <w:unhideWhenUsed/>
    <w:qFormat/>
    <w:rsid w:val="006723BB"/>
    <w:pPr>
      <w:tabs>
        <w:tab w:val="left" w:pos="1276"/>
        <w:tab w:val="right" w:leader="dot" w:pos="9062"/>
      </w:tabs>
      <w:spacing w:after="100"/>
      <w:ind w:left="709"/>
    </w:pPr>
  </w:style>
  <w:style w:type="paragraph" w:styleId="Caption">
    <w:name w:val="caption"/>
    <w:basedOn w:val="Normal"/>
    <w:next w:val="Normal"/>
    <w:uiPriority w:val="35"/>
    <w:unhideWhenUsed/>
    <w:qFormat/>
    <w:rsid w:val="008F656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F656F"/>
    <w:pPr>
      <w:spacing w:after="0"/>
    </w:pPr>
  </w:style>
  <w:style w:type="character" w:customStyle="1" w:styleId="Heading5Char">
    <w:name w:val="Heading 5 Char"/>
    <w:basedOn w:val="DefaultParagraphFont"/>
    <w:link w:val="Heading5"/>
    <w:uiPriority w:val="9"/>
    <w:rsid w:val="00E448A7"/>
    <w:rPr>
      <w:rFonts w:asciiTheme="majorHAnsi" w:eastAsiaTheme="majorEastAsia" w:hAnsiTheme="majorHAnsi" w:cstheme="majorBidi"/>
      <w:b/>
      <w:color w:val="4F81BD" w:themeColor="accent1"/>
      <w:sz w:val="22"/>
      <w:szCs w:val="22"/>
      <w:lang w:eastAsia="en-US"/>
    </w:rPr>
  </w:style>
  <w:style w:type="table" w:styleId="LightShading-Accent1">
    <w:name w:val="Light Shading Accent 1"/>
    <w:basedOn w:val="TableNormal"/>
    <w:uiPriority w:val="60"/>
    <w:rsid w:val="00A30577"/>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4">
    <w:name w:val="toc 4"/>
    <w:basedOn w:val="Normal"/>
    <w:next w:val="Normal"/>
    <w:autoRedefine/>
    <w:uiPriority w:val="39"/>
    <w:unhideWhenUsed/>
    <w:rsid w:val="006723BB"/>
    <w:pPr>
      <w:tabs>
        <w:tab w:val="left" w:pos="1985"/>
        <w:tab w:val="left" w:pos="2552"/>
        <w:tab w:val="right" w:leader="dot" w:pos="9062"/>
      </w:tabs>
      <w:spacing w:after="100"/>
      <w:ind w:left="1276"/>
    </w:pPr>
  </w:style>
  <w:style w:type="paragraph" w:styleId="TOC5">
    <w:name w:val="toc 5"/>
    <w:basedOn w:val="Normal"/>
    <w:next w:val="Normal"/>
    <w:autoRedefine/>
    <w:uiPriority w:val="39"/>
    <w:unhideWhenUsed/>
    <w:rsid w:val="0038614C"/>
    <w:pPr>
      <w:tabs>
        <w:tab w:val="left" w:pos="2835"/>
        <w:tab w:val="right" w:leader="dot" w:pos="9062"/>
      </w:tabs>
      <w:spacing w:after="100"/>
      <w:ind w:left="2835" w:hanging="850"/>
      <w:jc w:val="left"/>
    </w:pPr>
  </w:style>
  <w:style w:type="character" w:styleId="CommentReference">
    <w:name w:val="annotation reference"/>
    <w:basedOn w:val="DefaultParagraphFont"/>
    <w:uiPriority w:val="99"/>
    <w:semiHidden/>
    <w:unhideWhenUsed/>
    <w:rsid w:val="00D81415"/>
    <w:rPr>
      <w:sz w:val="16"/>
      <w:szCs w:val="16"/>
    </w:rPr>
  </w:style>
  <w:style w:type="paragraph" w:styleId="CommentText">
    <w:name w:val="annotation text"/>
    <w:basedOn w:val="Normal"/>
    <w:link w:val="CommentTextChar"/>
    <w:uiPriority w:val="99"/>
    <w:semiHidden/>
    <w:unhideWhenUsed/>
    <w:rsid w:val="00D81415"/>
    <w:pPr>
      <w:spacing w:line="240" w:lineRule="auto"/>
    </w:pPr>
    <w:rPr>
      <w:sz w:val="20"/>
      <w:szCs w:val="20"/>
    </w:rPr>
  </w:style>
  <w:style w:type="character" w:customStyle="1" w:styleId="CommentTextChar">
    <w:name w:val="Comment Text Char"/>
    <w:basedOn w:val="DefaultParagraphFont"/>
    <w:link w:val="CommentText"/>
    <w:uiPriority w:val="99"/>
    <w:semiHidden/>
    <w:rsid w:val="00D81415"/>
    <w:rPr>
      <w:lang w:eastAsia="en-US"/>
    </w:rPr>
  </w:style>
  <w:style w:type="paragraph" w:styleId="CommentSubject">
    <w:name w:val="annotation subject"/>
    <w:basedOn w:val="CommentText"/>
    <w:next w:val="CommentText"/>
    <w:link w:val="CommentSubjectChar"/>
    <w:uiPriority w:val="99"/>
    <w:semiHidden/>
    <w:unhideWhenUsed/>
    <w:rsid w:val="00D81415"/>
    <w:rPr>
      <w:b/>
      <w:bCs/>
    </w:rPr>
  </w:style>
  <w:style w:type="character" w:customStyle="1" w:styleId="CommentSubjectChar">
    <w:name w:val="Comment Subject Char"/>
    <w:basedOn w:val="CommentTextChar"/>
    <w:link w:val="CommentSubject"/>
    <w:uiPriority w:val="99"/>
    <w:semiHidden/>
    <w:rsid w:val="00D81415"/>
    <w:rPr>
      <w:b/>
      <w:bCs/>
      <w:lang w:eastAsia="en-US"/>
    </w:rPr>
  </w:style>
  <w:style w:type="paragraph" w:styleId="Revision">
    <w:name w:val="Revision"/>
    <w:hidden/>
    <w:uiPriority w:val="99"/>
    <w:semiHidden/>
    <w:rsid w:val="00D81415"/>
    <w:rPr>
      <w:sz w:val="22"/>
      <w:szCs w:val="22"/>
      <w:lang w:eastAsia="en-US"/>
    </w:rPr>
  </w:style>
  <w:style w:type="character" w:styleId="FollowedHyperlink">
    <w:name w:val="FollowedHyperlink"/>
    <w:basedOn w:val="DefaultParagraphFont"/>
    <w:uiPriority w:val="99"/>
    <w:semiHidden/>
    <w:unhideWhenUsed/>
    <w:rsid w:val="00242291"/>
    <w:rPr>
      <w:color w:val="800080" w:themeColor="followedHyperlink"/>
      <w:u w:val="single"/>
    </w:rPr>
  </w:style>
  <w:style w:type="paragraph" w:styleId="PlainText">
    <w:name w:val="Plain Text"/>
    <w:basedOn w:val="Normal"/>
    <w:link w:val="PlainTextChar"/>
    <w:uiPriority w:val="99"/>
    <w:unhideWhenUsed/>
    <w:rsid w:val="008B6AEA"/>
    <w:pPr>
      <w:spacing w:before="0" w:after="0" w:line="240" w:lineRule="auto"/>
      <w:jc w:val="left"/>
    </w:pPr>
    <w:rPr>
      <w:rFonts w:eastAsiaTheme="minorHAnsi" w:cstheme="minorBidi"/>
      <w:szCs w:val="21"/>
    </w:rPr>
  </w:style>
  <w:style w:type="character" w:customStyle="1" w:styleId="PlainTextChar">
    <w:name w:val="Plain Text Char"/>
    <w:basedOn w:val="DefaultParagraphFont"/>
    <w:link w:val="PlainText"/>
    <w:uiPriority w:val="99"/>
    <w:rsid w:val="008B6AEA"/>
    <w:rPr>
      <w:rFonts w:eastAsiaTheme="minorHAnsi" w:cstheme="minorBidi"/>
      <w:sz w:val="22"/>
      <w:szCs w:val="21"/>
      <w:lang w:eastAsia="en-US"/>
    </w:rPr>
  </w:style>
  <w:style w:type="paragraph" w:styleId="HTMLPreformatted">
    <w:name w:val="HTML Preformatted"/>
    <w:basedOn w:val="Normal"/>
    <w:link w:val="HTMLPreformattedChar"/>
    <w:uiPriority w:val="99"/>
    <w:unhideWhenUsed/>
    <w:rsid w:val="00EC2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val="en-US" w:eastAsia="ja-JP"/>
    </w:rPr>
  </w:style>
  <w:style w:type="character" w:customStyle="1" w:styleId="HTMLPreformattedChar">
    <w:name w:val="HTML Preformatted Char"/>
    <w:basedOn w:val="DefaultParagraphFont"/>
    <w:link w:val="HTMLPreformatted"/>
    <w:uiPriority w:val="99"/>
    <w:rsid w:val="00EC26BE"/>
    <w:rPr>
      <w:rFonts w:ascii="Courier New" w:eastAsia="Times New Roman" w:hAnsi="Courier New" w:cs="Courier New"/>
      <w:lang w:val="en-US" w:eastAsia="ja-JP"/>
    </w:rPr>
  </w:style>
  <w:style w:type="character" w:customStyle="1" w:styleId="c">
    <w:name w:val="c"/>
    <w:basedOn w:val="DefaultParagraphFont"/>
    <w:rsid w:val="00EC26BE"/>
  </w:style>
  <w:style w:type="character" w:customStyle="1" w:styleId="nv">
    <w:name w:val="nv"/>
    <w:basedOn w:val="DefaultParagraphFont"/>
    <w:rsid w:val="00EC26BE"/>
  </w:style>
  <w:style w:type="character" w:customStyle="1" w:styleId="o">
    <w:name w:val="o"/>
    <w:basedOn w:val="DefaultParagraphFont"/>
    <w:rsid w:val="00EC26BE"/>
  </w:style>
  <w:style w:type="character" w:customStyle="1" w:styleId="k">
    <w:name w:val="k"/>
    <w:basedOn w:val="DefaultParagraphFont"/>
    <w:rsid w:val="00EC26BE"/>
  </w:style>
  <w:style w:type="character" w:customStyle="1" w:styleId="nb">
    <w:name w:val="nb"/>
    <w:basedOn w:val="DefaultParagraphFont"/>
    <w:rsid w:val="00EC26BE"/>
  </w:style>
  <w:style w:type="character" w:customStyle="1" w:styleId="nf">
    <w:name w:val="nf"/>
    <w:basedOn w:val="DefaultParagraphFont"/>
    <w:rsid w:val="00EC26BE"/>
  </w:style>
  <w:style w:type="character" w:customStyle="1" w:styleId="cp">
    <w:name w:val="cp"/>
    <w:basedOn w:val="DefaultParagraphFont"/>
    <w:rsid w:val="00EC26BE"/>
  </w:style>
  <w:style w:type="character" w:customStyle="1" w:styleId="n">
    <w:name w:val="n"/>
    <w:basedOn w:val="DefaultParagraphFont"/>
    <w:rsid w:val="00EC26BE"/>
  </w:style>
  <w:style w:type="character" w:customStyle="1" w:styleId="p">
    <w:name w:val="p"/>
    <w:basedOn w:val="DefaultParagraphFont"/>
    <w:rsid w:val="00EC26BE"/>
  </w:style>
  <w:style w:type="character" w:customStyle="1" w:styleId="s">
    <w:name w:val="s"/>
    <w:basedOn w:val="DefaultParagraphFont"/>
    <w:rsid w:val="00EC26BE"/>
  </w:style>
  <w:style w:type="character" w:customStyle="1" w:styleId="kt">
    <w:name w:val="kt"/>
    <w:basedOn w:val="DefaultParagraphFont"/>
    <w:rsid w:val="00EC26BE"/>
  </w:style>
  <w:style w:type="character" w:customStyle="1" w:styleId="cm">
    <w:name w:val="cm"/>
    <w:basedOn w:val="DefaultParagraphFont"/>
    <w:rsid w:val="00B50B9B"/>
  </w:style>
  <w:style w:type="character" w:customStyle="1" w:styleId="mi">
    <w:name w:val="mi"/>
    <w:basedOn w:val="DefaultParagraphFont"/>
    <w:rsid w:val="00337A0D"/>
  </w:style>
  <w:style w:type="character" w:customStyle="1" w:styleId="se">
    <w:name w:val="se"/>
    <w:basedOn w:val="DefaultParagraphFont"/>
    <w:rsid w:val="00337A0D"/>
  </w:style>
  <w:style w:type="character" w:customStyle="1" w:styleId="mh">
    <w:name w:val="mh"/>
    <w:basedOn w:val="DefaultParagraphFont"/>
    <w:rsid w:val="00F403C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14E0"/>
    <w:pPr>
      <w:spacing w:before="60" w:after="120" w:line="276" w:lineRule="auto"/>
      <w:jc w:val="both"/>
    </w:pPr>
    <w:rPr>
      <w:sz w:val="22"/>
      <w:szCs w:val="22"/>
      <w:lang w:eastAsia="en-US"/>
    </w:rPr>
  </w:style>
  <w:style w:type="paragraph" w:styleId="Heading1">
    <w:name w:val="heading 1"/>
    <w:basedOn w:val="Normal"/>
    <w:next w:val="Normal"/>
    <w:link w:val="Heading1Char"/>
    <w:uiPriority w:val="9"/>
    <w:qFormat/>
    <w:rsid w:val="00D533B5"/>
    <w:pPr>
      <w:keepNext/>
      <w:keepLines/>
      <w:numPr>
        <w:numId w:val="6"/>
      </w:numPr>
      <w:tabs>
        <w:tab w:val="left" w:pos="992"/>
      </w:tabs>
      <w:spacing w:before="720" w:after="240"/>
      <w:jc w:val="left"/>
      <w:outlineLvl w:val="0"/>
    </w:pPr>
    <w:rPr>
      <w:rFonts w:ascii="Cambria" w:eastAsia="Times New Roman" w:hAnsi="Cambria"/>
      <w:b/>
      <w:bCs/>
      <w:color w:val="365F91"/>
      <w:sz w:val="36"/>
      <w:szCs w:val="28"/>
    </w:rPr>
  </w:style>
  <w:style w:type="paragraph" w:styleId="Heading2">
    <w:name w:val="heading 2"/>
    <w:basedOn w:val="Normal"/>
    <w:next w:val="Normal"/>
    <w:link w:val="Heading2Char"/>
    <w:uiPriority w:val="9"/>
    <w:unhideWhenUsed/>
    <w:qFormat/>
    <w:rsid w:val="00D533B5"/>
    <w:pPr>
      <w:keepNext/>
      <w:keepLines/>
      <w:numPr>
        <w:ilvl w:val="1"/>
        <w:numId w:val="6"/>
      </w:numPr>
      <w:tabs>
        <w:tab w:val="left" w:pos="992"/>
      </w:tabs>
      <w:spacing w:before="360" w:after="240"/>
      <w:ind w:left="992" w:hanging="992"/>
      <w:jc w:val="left"/>
      <w:outlineLvl w:val="1"/>
    </w:pPr>
    <w:rPr>
      <w:rFonts w:ascii="Cambria" w:eastAsia="Times New Roman" w:hAnsi="Cambria"/>
      <w:b/>
      <w:bCs/>
      <w:color w:val="4F81BD"/>
      <w:sz w:val="32"/>
      <w:szCs w:val="26"/>
    </w:rPr>
  </w:style>
  <w:style w:type="paragraph" w:styleId="Heading3">
    <w:name w:val="heading 3"/>
    <w:basedOn w:val="Normal"/>
    <w:next w:val="Normal"/>
    <w:link w:val="Heading3Char"/>
    <w:uiPriority w:val="9"/>
    <w:unhideWhenUsed/>
    <w:qFormat/>
    <w:rsid w:val="00D533B5"/>
    <w:pPr>
      <w:keepNext/>
      <w:keepLines/>
      <w:numPr>
        <w:ilvl w:val="2"/>
        <w:numId w:val="6"/>
      </w:numPr>
      <w:tabs>
        <w:tab w:val="left" w:pos="992"/>
      </w:tabs>
      <w:spacing w:before="240"/>
      <w:ind w:left="992" w:hanging="992"/>
      <w:jc w:val="left"/>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E448A7"/>
    <w:pPr>
      <w:keepNext/>
      <w:keepLines/>
      <w:numPr>
        <w:ilvl w:val="3"/>
        <w:numId w:val="6"/>
      </w:numPr>
      <w:tabs>
        <w:tab w:val="left" w:pos="992"/>
      </w:tabs>
      <w:spacing w:before="240" w:after="60"/>
      <w:ind w:left="992" w:hanging="992"/>
      <w:jc w:val="left"/>
      <w:outlineLvl w:val="3"/>
    </w:pPr>
    <w:rPr>
      <w:rFonts w:asciiTheme="majorHAnsi" w:eastAsiaTheme="majorEastAsia" w:hAnsiTheme="majorHAnsi" w:cstheme="majorBidi"/>
      <w:b/>
      <w:bCs/>
      <w:iCs/>
      <w:color w:val="4F81BD" w:themeColor="accent1"/>
      <w:sz w:val="24"/>
    </w:rPr>
  </w:style>
  <w:style w:type="paragraph" w:styleId="Heading5">
    <w:name w:val="heading 5"/>
    <w:basedOn w:val="Normal"/>
    <w:next w:val="Normal"/>
    <w:link w:val="Heading5Char"/>
    <w:uiPriority w:val="9"/>
    <w:unhideWhenUsed/>
    <w:qFormat/>
    <w:rsid w:val="00E448A7"/>
    <w:pPr>
      <w:keepNext/>
      <w:keepLines/>
      <w:numPr>
        <w:ilvl w:val="4"/>
        <w:numId w:val="6"/>
      </w:numPr>
      <w:tabs>
        <w:tab w:val="left" w:pos="992"/>
      </w:tabs>
      <w:spacing w:before="240" w:after="60"/>
      <w:ind w:left="992" w:hanging="992"/>
      <w:jc w:val="left"/>
      <w:outlineLvl w:val="4"/>
    </w:pPr>
    <w:rPr>
      <w:rFonts w:asciiTheme="majorHAnsi" w:eastAsiaTheme="majorEastAsia" w:hAnsiTheme="majorHAnsi" w:cstheme="majorBidi"/>
      <w:b/>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533B5"/>
    <w:rPr>
      <w:rFonts w:ascii="Cambria" w:eastAsia="Times New Roman" w:hAnsi="Cambria"/>
      <w:b/>
      <w:bCs/>
      <w:color w:val="365F91"/>
      <w:sz w:val="36"/>
      <w:szCs w:val="28"/>
      <w:lang w:eastAsia="en-US"/>
    </w:rPr>
  </w:style>
  <w:style w:type="character" w:customStyle="1" w:styleId="Heading2Char">
    <w:name w:val="Heading 2 Char"/>
    <w:link w:val="Heading2"/>
    <w:uiPriority w:val="9"/>
    <w:rsid w:val="00D533B5"/>
    <w:rPr>
      <w:rFonts w:ascii="Cambria" w:eastAsia="Times New Roman" w:hAnsi="Cambria"/>
      <w:b/>
      <w:bCs/>
      <w:color w:val="4F81BD"/>
      <w:sz w:val="32"/>
      <w:szCs w:val="26"/>
      <w:lang w:eastAsia="en-US"/>
    </w:rPr>
  </w:style>
  <w:style w:type="paragraph" w:styleId="Header">
    <w:name w:val="header"/>
    <w:basedOn w:val="Normal"/>
    <w:link w:val="HeaderChar"/>
    <w:uiPriority w:val="99"/>
    <w:unhideWhenUsed/>
    <w:rsid w:val="00325F4F"/>
    <w:pPr>
      <w:tabs>
        <w:tab w:val="center" w:pos="4513"/>
        <w:tab w:val="right" w:pos="9026"/>
      </w:tabs>
    </w:pPr>
  </w:style>
  <w:style w:type="character" w:customStyle="1" w:styleId="HeaderChar">
    <w:name w:val="Header Char"/>
    <w:basedOn w:val="DefaultParagraphFont"/>
    <w:link w:val="Header"/>
    <w:uiPriority w:val="99"/>
    <w:rsid w:val="00325F4F"/>
    <w:rPr>
      <w:sz w:val="22"/>
      <w:szCs w:val="22"/>
      <w:lang w:eastAsia="en-US"/>
    </w:rPr>
  </w:style>
  <w:style w:type="paragraph" w:styleId="Footer">
    <w:name w:val="footer"/>
    <w:basedOn w:val="Normal"/>
    <w:link w:val="FooterChar"/>
    <w:uiPriority w:val="99"/>
    <w:unhideWhenUsed/>
    <w:rsid w:val="00325F4F"/>
    <w:pPr>
      <w:tabs>
        <w:tab w:val="center" w:pos="4513"/>
        <w:tab w:val="right" w:pos="9026"/>
      </w:tabs>
    </w:pPr>
  </w:style>
  <w:style w:type="character" w:customStyle="1" w:styleId="FooterChar">
    <w:name w:val="Footer Char"/>
    <w:basedOn w:val="DefaultParagraphFont"/>
    <w:link w:val="Footer"/>
    <w:uiPriority w:val="99"/>
    <w:rsid w:val="00325F4F"/>
    <w:rPr>
      <w:sz w:val="22"/>
      <w:szCs w:val="22"/>
      <w:lang w:eastAsia="en-US"/>
    </w:rPr>
  </w:style>
  <w:style w:type="paragraph" w:styleId="BalloonText">
    <w:name w:val="Balloon Text"/>
    <w:basedOn w:val="Normal"/>
    <w:link w:val="BalloonTextChar"/>
    <w:uiPriority w:val="99"/>
    <w:semiHidden/>
    <w:unhideWhenUsed/>
    <w:rsid w:val="008806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0644"/>
    <w:rPr>
      <w:rFonts w:ascii="Tahoma" w:hAnsi="Tahoma" w:cs="Tahoma"/>
      <w:sz w:val="16"/>
      <w:szCs w:val="16"/>
      <w:lang w:eastAsia="en-US"/>
    </w:rPr>
  </w:style>
  <w:style w:type="character" w:customStyle="1" w:styleId="Heading3Char">
    <w:name w:val="Heading 3 Char"/>
    <w:basedOn w:val="DefaultParagraphFont"/>
    <w:link w:val="Heading3"/>
    <w:uiPriority w:val="9"/>
    <w:rsid w:val="00D533B5"/>
    <w:rPr>
      <w:rFonts w:asciiTheme="majorHAnsi" w:eastAsiaTheme="majorEastAsia" w:hAnsiTheme="majorHAnsi" w:cstheme="majorBidi"/>
      <w:b/>
      <w:bCs/>
      <w:color w:val="4F81BD" w:themeColor="accent1"/>
      <w:sz w:val="28"/>
      <w:szCs w:val="22"/>
      <w:lang w:eastAsia="en-US"/>
    </w:rPr>
  </w:style>
  <w:style w:type="table" w:styleId="TableGrid">
    <w:name w:val="Table Grid"/>
    <w:basedOn w:val="TableNormal"/>
    <w:uiPriority w:val="59"/>
    <w:rsid w:val="005048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B253A"/>
    <w:pPr>
      <w:spacing w:after="240"/>
      <w:ind w:left="567"/>
      <w:contextualSpacing/>
      <w:jc w:val="left"/>
    </w:pPr>
  </w:style>
  <w:style w:type="character" w:customStyle="1" w:styleId="Heading4Char">
    <w:name w:val="Heading 4 Char"/>
    <w:basedOn w:val="DefaultParagraphFont"/>
    <w:link w:val="Heading4"/>
    <w:uiPriority w:val="9"/>
    <w:rsid w:val="00E448A7"/>
    <w:rPr>
      <w:rFonts w:asciiTheme="majorHAnsi" w:eastAsiaTheme="majorEastAsia" w:hAnsiTheme="majorHAnsi" w:cstheme="majorBidi"/>
      <w:b/>
      <w:bCs/>
      <w:iCs/>
      <w:color w:val="4F81BD" w:themeColor="accent1"/>
      <w:sz w:val="24"/>
      <w:szCs w:val="22"/>
      <w:lang w:eastAsia="en-US"/>
    </w:rPr>
  </w:style>
  <w:style w:type="character" w:styleId="Hyperlink">
    <w:name w:val="Hyperlink"/>
    <w:basedOn w:val="DefaultParagraphFont"/>
    <w:uiPriority w:val="99"/>
    <w:unhideWhenUsed/>
    <w:rsid w:val="009606A1"/>
    <w:rPr>
      <w:color w:val="0000FF" w:themeColor="hyperlink"/>
      <w:u w:val="single"/>
    </w:rPr>
  </w:style>
  <w:style w:type="paragraph" w:styleId="FootnoteText">
    <w:name w:val="footnote text"/>
    <w:basedOn w:val="Normal"/>
    <w:link w:val="FootnoteTextChar"/>
    <w:uiPriority w:val="99"/>
    <w:semiHidden/>
    <w:unhideWhenUsed/>
    <w:rsid w:val="00470ED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0ED4"/>
    <w:rPr>
      <w:lang w:eastAsia="en-US"/>
    </w:rPr>
  </w:style>
  <w:style w:type="character" w:styleId="FootnoteReference">
    <w:name w:val="footnote reference"/>
    <w:basedOn w:val="DefaultParagraphFont"/>
    <w:uiPriority w:val="99"/>
    <w:semiHidden/>
    <w:unhideWhenUsed/>
    <w:rsid w:val="00470ED4"/>
    <w:rPr>
      <w:vertAlign w:val="superscript"/>
    </w:rPr>
  </w:style>
  <w:style w:type="table" w:styleId="LightShading">
    <w:name w:val="Light Shading"/>
    <w:basedOn w:val="TableNormal"/>
    <w:uiPriority w:val="60"/>
    <w:rsid w:val="002E526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Heading">
    <w:name w:val="TOC Heading"/>
    <w:basedOn w:val="Heading1"/>
    <w:next w:val="Normal"/>
    <w:uiPriority w:val="39"/>
    <w:unhideWhenUsed/>
    <w:qFormat/>
    <w:rsid w:val="00915F58"/>
    <w:pPr>
      <w:outlineLvl w:val="9"/>
    </w:pPr>
    <w:rPr>
      <w:rFonts w:asciiTheme="majorHAnsi" w:eastAsiaTheme="majorEastAsia" w:hAnsiTheme="majorHAnsi" w:cstheme="majorBidi"/>
      <w:color w:val="365F91" w:themeColor="accent1" w:themeShade="BF"/>
      <w:lang w:val="en-US" w:eastAsia="ja-JP"/>
    </w:rPr>
  </w:style>
  <w:style w:type="paragraph" w:styleId="TOC1">
    <w:name w:val="toc 1"/>
    <w:basedOn w:val="Normal"/>
    <w:next w:val="Normal"/>
    <w:autoRedefine/>
    <w:uiPriority w:val="39"/>
    <w:unhideWhenUsed/>
    <w:qFormat/>
    <w:rsid w:val="006723BB"/>
    <w:pPr>
      <w:tabs>
        <w:tab w:val="left" w:pos="284"/>
        <w:tab w:val="right" w:leader="dot" w:pos="9062"/>
      </w:tabs>
      <w:spacing w:after="100"/>
    </w:pPr>
  </w:style>
  <w:style w:type="paragraph" w:styleId="TOC2">
    <w:name w:val="toc 2"/>
    <w:basedOn w:val="Normal"/>
    <w:next w:val="Normal"/>
    <w:autoRedefine/>
    <w:uiPriority w:val="39"/>
    <w:unhideWhenUsed/>
    <w:qFormat/>
    <w:rsid w:val="006723BB"/>
    <w:pPr>
      <w:tabs>
        <w:tab w:val="left" w:pos="709"/>
        <w:tab w:val="right" w:leader="dot" w:pos="9062"/>
      </w:tabs>
      <w:spacing w:after="100"/>
      <w:ind w:left="284"/>
    </w:pPr>
  </w:style>
  <w:style w:type="paragraph" w:styleId="TOC3">
    <w:name w:val="toc 3"/>
    <w:basedOn w:val="Normal"/>
    <w:next w:val="Normal"/>
    <w:autoRedefine/>
    <w:uiPriority w:val="39"/>
    <w:unhideWhenUsed/>
    <w:qFormat/>
    <w:rsid w:val="006723BB"/>
    <w:pPr>
      <w:tabs>
        <w:tab w:val="left" w:pos="1276"/>
        <w:tab w:val="right" w:leader="dot" w:pos="9062"/>
      </w:tabs>
      <w:spacing w:after="100"/>
      <w:ind w:left="709"/>
    </w:pPr>
  </w:style>
  <w:style w:type="paragraph" w:styleId="Caption">
    <w:name w:val="caption"/>
    <w:basedOn w:val="Normal"/>
    <w:next w:val="Normal"/>
    <w:uiPriority w:val="35"/>
    <w:unhideWhenUsed/>
    <w:qFormat/>
    <w:rsid w:val="008F656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F656F"/>
    <w:pPr>
      <w:spacing w:after="0"/>
    </w:pPr>
  </w:style>
  <w:style w:type="character" w:customStyle="1" w:styleId="Heading5Char">
    <w:name w:val="Heading 5 Char"/>
    <w:basedOn w:val="DefaultParagraphFont"/>
    <w:link w:val="Heading5"/>
    <w:uiPriority w:val="9"/>
    <w:rsid w:val="00E448A7"/>
    <w:rPr>
      <w:rFonts w:asciiTheme="majorHAnsi" w:eastAsiaTheme="majorEastAsia" w:hAnsiTheme="majorHAnsi" w:cstheme="majorBidi"/>
      <w:b/>
      <w:color w:val="4F81BD" w:themeColor="accent1"/>
      <w:sz w:val="22"/>
      <w:szCs w:val="22"/>
      <w:lang w:eastAsia="en-US"/>
    </w:rPr>
  </w:style>
  <w:style w:type="table" w:styleId="LightShading-Accent1">
    <w:name w:val="Light Shading Accent 1"/>
    <w:basedOn w:val="TableNormal"/>
    <w:uiPriority w:val="60"/>
    <w:rsid w:val="00A30577"/>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4">
    <w:name w:val="toc 4"/>
    <w:basedOn w:val="Normal"/>
    <w:next w:val="Normal"/>
    <w:autoRedefine/>
    <w:uiPriority w:val="39"/>
    <w:unhideWhenUsed/>
    <w:rsid w:val="006723BB"/>
    <w:pPr>
      <w:tabs>
        <w:tab w:val="left" w:pos="1985"/>
        <w:tab w:val="left" w:pos="2552"/>
        <w:tab w:val="right" w:leader="dot" w:pos="9062"/>
      </w:tabs>
      <w:spacing w:after="100"/>
      <w:ind w:left="1276"/>
    </w:pPr>
  </w:style>
  <w:style w:type="paragraph" w:styleId="TOC5">
    <w:name w:val="toc 5"/>
    <w:basedOn w:val="Normal"/>
    <w:next w:val="Normal"/>
    <w:autoRedefine/>
    <w:uiPriority w:val="39"/>
    <w:unhideWhenUsed/>
    <w:rsid w:val="0038614C"/>
    <w:pPr>
      <w:tabs>
        <w:tab w:val="left" w:pos="2835"/>
        <w:tab w:val="right" w:leader="dot" w:pos="9062"/>
      </w:tabs>
      <w:spacing w:after="100"/>
      <w:ind w:left="2835" w:hanging="850"/>
      <w:jc w:val="left"/>
    </w:pPr>
  </w:style>
  <w:style w:type="character" w:styleId="CommentReference">
    <w:name w:val="annotation reference"/>
    <w:basedOn w:val="DefaultParagraphFont"/>
    <w:uiPriority w:val="99"/>
    <w:semiHidden/>
    <w:unhideWhenUsed/>
    <w:rsid w:val="00D81415"/>
    <w:rPr>
      <w:sz w:val="16"/>
      <w:szCs w:val="16"/>
    </w:rPr>
  </w:style>
  <w:style w:type="paragraph" w:styleId="CommentText">
    <w:name w:val="annotation text"/>
    <w:basedOn w:val="Normal"/>
    <w:link w:val="CommentTextChar"/>
    <w:uiPriority w:val="99"/>
    <w:semiHidden/>
    <w:unhideWhenUsed/>
    <w:rsid w:val="00D81415"/>
    <w:pPr>
      <w:spacing w:line="240" w:lineRule="auto"/>
    </w:pPr>
    <w:rPr>
      <w:sz w:val="20"/>
      <w:szCs w:val="20"/>
    </w:rPr>
  </w:style>
  <w:style w:type="character" w:customStyle="1" w:styleId="CommentTextChar">
    <w:name w:val="Comment Text Char"/>
    <w:basedOn w:val="DefaultParagraphFont"/>
    <w:link w:val="CommentText"/>
    <w:uiPriority w:val="99"/>
    <w:semiHidden/>
    <w:rsid w:val="00D81415"/>
    <w:rPr>
      <w:lang w:eastAsia="en-US"/>
    </w:rPr>
  </w:style>
  <w:style w:type="paragraph" w:styleId="CommentSubject">
    <w:name w:val="annotation subject"/>
    <w:basedOn w:val="CommentText"/>
    <w:next w:val="CommentText"/>
    <w:link w:val="CommentSubjectChar"/>
    <w:uiPriority w:val="99"/>
    <w:semiHidden/>
    <w:unhideWhenUsed/>
    <w:rsid w:val="00D81415"/>
    <w:rPr>
      <w:b/>
      <w:bCs/>
    </w:rPr>
  </w:style>
  <w:style w:type="character" w:customStyle="1" w:styleId="CommentSubjectChar">
    <w:name w:val="Comment Subject Char"/>
    <w:basedOn w:val="CommentTextChar"/>
    <w:link w:val="CommentSubject"/>
    <w:uiPriority w:val="99"/>
    <w:semiHidden/>
    <w:rsid w:val="00D81415"/>
    <w:rPr>
      <w:b/>
      <w:bCs/>
      <w:lang w:eastAsia="en-US"/>
    </w:rPr>
  </w:style>
  <w:style w:type="paragraph" w:styleId="Revision">
    <w:name w:val="Revision"/>
    <w:hidden/>
    <w:uiPriority w:val="99"/>
    <w:semiHidden/>
    <w:rsid w:val="00D81415"/>
    <w:rPr>
      <w:sz w:val="22"/>
      <w:szCs w:val="22"/>
      <w:lang w:eastAsia="en-US"/>
    </w:rPr>
  </w:style>
  <w:style w:type="character" w:styleId="FollowedHyperlink">
    <w:name w:val="FollowedHyperlink"/>
    <w:basedOn w:val="DefaultParagraphFont"/>
    <w:uiPriority w:val="99"/>
    <w:semiHidden/>
    <w:unhideWhenUsed/>
    <w:rsid w:val="00242291"/>
    <w:rPr>
      <w:color w:val="800080" w:themeColor="followedHyperlink"/>
      <w:u w:val="single"/>
    </w:rPr>
  </w:style>
  <w:style w:type="paragraph" w:styleId="PlainText">
    <w:name w:val="Plain Text"/>
    <w:basedOn w:val="Normal"/>
    <w:link w:val="PlainTextChar"/>
    <w:uiPriority w:val="99"/>
    <w:unhideWhenUsed/>
    <w:rsid w:val="008B6AEA"/>
    <w:pPr>
      <w:spacing w:before="0" w:after="0" w:line="240" w:lineRule="auto"/>
      <w:jc w:val="left"/>
    </w:pPr>
    <w:rPr>
      <w:rFonts w:eastAsiaTheme="minorHAnsi" w:cstheme="minorBidi"/>
      <w:szCs w:val="21"/>
    </w:rPr>
  </w:style>
  <w:style w:type="character" w:customStyle="1" w:styleId="PlainTextChar">
    <w:name w:val="Plain Text Char"/>
    <w:basedOn w:val="DefaultParagraphFont"/>
    <w:link w:val="PlainText"/>
    <w:uiPriority w:val="99"/>
    <w:rsid w:val="008B6AEA"/>
    <w:rPr>
      <w:rFonts w:eastAsiaTheme="minorHAnsi" w:cstheme="minorBidi"/>
      <w:sz w:val="22"/>
      <w:szCs w:val="21"/>
      <w:lang w:eastAsia="en-US"/>
    </w:rPr>
  </w:style>
  <w:style w:type="paragraph" w:styleId="HTMLPreformatted">
    <w:name w:val="HTML Preformatted"/>
    <w:basedOn w:val="Normal"/>
    <w:link w:val="HTMLPreformattedChar"/>
    <w:uiPriority w:val="99"/>
    <w:unhideWhenUsed/>
    <w:rsid w:val="00EC2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val="en-US" w:eastAsia="ja-JP"/>
    </w:rPr>
  </w:style>
  <w:style w:type="character" w:customStyle="1" w:styleId="HTMLPreformattedChar">
    <w:name w:val="HTML Preformatted Char"/>
    <w:basedOn w:val="DefaultParagraphFont"/>
    <w:link w:val="HTMLPreformatted"/>
    <w:uiPriority w:val="99"/>
    <w:rsid w:val="00EC26BE"/>
    <w:rPr>
      <w:rFonts w:ascii="Courier New" w:eastAsia="Times New Roman" w:hAnsi="Courier New" w:cs="Courier New"/>
      <w:lang w:val="en-US" w:eastAsia="ja-JP"/>
    </w:rPr>
  </w:style>
  <w:style w:type="character" w:customStyle="1" w:styleId="c">
    <w:name w:val="c"/>
    <w:basedOn w:val="DefaultParagraphFont"/>
    <w:rsid w:val="00EC26BE"/>
  </w:style>
  <w:style w:type="character" w:customStyle="1" w:styleId="nv">
    <w:name w:val="nv"/>
    <w:basedOn w:val="DefaultParagraphFont"/>
    <w:rsid w:val="00EC26BE"/>
  </w:style>
  <w:style w:type="character" w:customStyle="1" w:styleId="o">
    <w:name w:val="o"/>
    <w:basedOn w:val="DefaultParagraphFont"/>
    <w:rsid w:val="00EC26BE"/>
  </w:style>
  <w:style w:type="character" w:customStyle="1" w:styleId="k">
    <w:name w:val="k"/>
    <w:basedOn w:val="DefaultParagraphFont"/>
    <w:rsid w:val="00EC26BE"/>
  </w:style>
  <w:style w:type="character" w:customStyle="1" w:styleId="nb">
    <w:name w:val="nb"/>
    <w:basedOn w:val="DefaultParagraphFont"/>
    <w:rsid w:val="00EC26BE"/>
  </w:style>
  <w:style w:type="character" w:customStyle="1" w:styleId="nf">
    <w:name w:val="nf"/>
    <w:basedOn w:val="DefaultParagraphFont"/>
    <w:rsid w:val="00EC26BE"/>
  </w:style>
  <w:style w:type="character" w:customStyle="1" w:styleId="cp">
    <w:name w:val="cp"/>
    <w:basedOn w:val="DefaultParagraphFont"/>
    <w:rsid w:val="00EC26BE"/>
  </w:style>
  <w:style w:type="character" w:customStyle="1" w:styleId="n">
    <w:name w:val="n"/>
    <w:basedOn w:val="DefaultParagraphFont"/>
    <w:rsid w:val="00EC26BE"/>
  </w:style>
  <w:style w:type="character" w:customStyle="1" w:styleId="p">
    <w:name w:val="p"/>
    <w:basedOn w:val="DefaultParagraphFont"/>
    <w:rsid w:val="00EC26BE"/>
  </w:style>
  <w:style w:type="character" w:customStyle="1" w:styleId="s">
    <w:name w:val="s"/>
    <w:basedOn w:val="DefaultParagraphFont"/>
    <w:rsid w:val="00EC26BE"/>
  </w:style>
  <w:style w:type="character" w:customStyle="1" w:styleId="kt">
    <w:name w:val="kt"/>
    <w:basedOn w:val="DefaultParagraphFont"/>
    <w:rsid w:val="00EC26BE"/>
  </w:style>
  <w:style w:type="character" w:customStyle="1" w:styleId="cm">
    <w:name w:val="cm"/>
    <w:basedOn w:val="DefaultParagraphFont"/>
    <w:rsid w:val="00B50B9B"/>
  </w:style>
  <w:style w:type="character" w:customStyle="1" w:styleId="mi">
    <w:name w:val="mi"/>
    <w:basedOn w:val="DefaultParagraphFont"/>
    <w:rsid w:val="00337A0D"/>
  </w:style>
  <w:style w:type="character" w:customStyle="1" w:styleId="se">
    <w:name w:val="se"/>
    <w:basedOn w:val="DefaultParagraphFont"/>
    <w:rsid w:val="00337A0D"/>
  </w:style>
  <w:style w:type="character" w:customStyle="1" w:styleId="mh">
    <w:name w:val="mh"/>
    <w:basedOn w:val="DefaultParagraphFont"/>
    <w:rsid w:val="00F403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393370">
      <w:bodyDiv w:val="1"/>
      <w:marLeft w:val="0"/>
      <w:marRight w:val="0"/>
      <w:marTop w:val="0"/>
      <w:marBottom w:val="0"/>
      <w:divBdr>
        <w:top w:val="none" w:sz="0" w:space="0" w:color="auto"/>
        <w:left w:val="none" w:sz="0" w:space="0" w:color="auto"/>
        <w:bottom w:val="none" w:sz="0" w:space="0" w:color="auto"/>
        <w:right w:val="none" w:sz="0" w:space="0" w:color="auto"/>
      </w:divBdr>
    </w:div>
    <w:div w:id="88240185">
      <w:bodyDiv w:val="1"/>
      <w:marLeft w:val="0"/>
      <w:marRight w:val="0"/>
      <w:marTop w:val="0"/>
      <w:marBottom w:val="0"/>
      <w:divBdr>
        <w:top w:val="none" w:sz="0" w:space="0" w:color="auto"/>
        <w:left w:val="none" w:sz="0" w:space="0" w:color="auto"/>
        <w:bottom w:val="none" w:sz="0" w:space="0" w:color="auto"/>
        <w:right w:val="none" w:sz="0" w:space="0" w:color="auto"/>
      </w:divBdr>
      <w:divsChild>
        <w:div w:id="828911361">
          <w:marLeft w:val="0"/>
          <w:marRight w:val="0"/>
          <w:marTop w:val="0"/>
          <w:marBottom w:val="0"/>
          <w:divBdr>
            <w:top w:val="none" w:sz="0" w:space="0" w:color="auto"/>
            <w:left w:val="none" w:sz="0" w:space="0" w:color="auto"/>
            <w:bottom w:val="none" w:sz="0" w:space="0" w:color="auto"/>
            <w:right w:val="none" w:sz="0" w:space="0" w:color="auto"/>
          </w:divBdr>
        </w:div>
        <w:div w:id="1276642761">
          <w:marLeft w:val="0"/>
          <w:marRight w:val="0"/>
          <w:marTop w:val="0"/>
          <w:marBottom w:val="0"/>
          <w:divBdr>
            <w:top w:val="none" w:sz="0" w:space="0" w:color="auto"/>
            <w:left w:val="none" w:sz="0" w:space="0" w:color="auto"/>
            <w:bottom w:val="none" w:sz="0" w:space="0" w:color="auto"/>
            <w:right w:val="none" w:sz="0" w:space="0" w:color="auto"/>
          </w:divBdr>
        </w:div>
        <w:div w:id="1964846992">
          <w:marLeft w:val="0"/>
          <w:marRight w:val="0"/>
          <w:marTop w:val="0"/>
          <w:marBottom w:val="0"/>
          <w:divBdr>
            <w:top w:val="none" w:sz="0" w:space="0" w:color="auto"/>
            <w:left w:val="none" w:sz="0" w:space="0" w:color="auto"/>
            <w:bottom w:val="none" w:sz="0" w:space="0" w:color="auto"/>
            <w:right w:val="none" w:sz="0" w:space="0" w:color="auto"/>
          </w:divBdr>
        </w:div>
        <w:div w:id="729891156">
          <w:marLeft w:val="0"/>
          <w:marRight w:val="0"/>
          <w:marTop w:val="0"/>
          <w:marBottom w:val="0"/>
          <w:divBdr>
            <w:top w:val="none" w:sz="0" w:space="0" w:color="auto"/>
            <w:left w:val="none" w:sz="0" w:space="0" w:color="auto"/>
            <w:bottom w:val="none" w:sz="0" w:space="0" w:color="auto"/>
            <w:right w:val="none" w:sz="0" w:space="0" w:color="auto"/>
          </w:divBdr>
        </w:div>
        <w:div w:id="1394818464">
          <w:marLeft w:val="0"/>
          <w:marRight w:val="0"/>
          <w:marTop w:val="0"/>
          <w:marBottom w:val="0"/>
          <w:divBdr>
            <w:top w:val="none" w:sz="0" w:space="0" w:color="auto"/>
            <w:left w:val="none" w:sz="0" w:space="0" w:color="auto"/>
            <w:bottom w:val="none" w:sz="0" w:space="0" w:color="auto"/>
            <w:right w:val="none" w:sz="0" w:space="0" w:color="auto"/>
          </w:divBdr>
        </w:div>
        <w:div w:id="1339237329">
          <w:marLeft w:val="0"/>
          <w:marRight w:val="0"/>
          <w:marTop w:val="0"/>
          <w:marBottom w:val="0"/>
          <w:divBdr>
            <w:top w:val="none" w:sz="0" w:space="0" w:color="auto"/>
            <w:left w:val="none" w:sz="0" w:space="0" w:color="auto"/>
            <w:bottom w:val="none" w:sz="0" w:space="0" w:color="auto"/>
            <w:right w:val="none" w:sz="0" w:space="0" w:color="auto"/>
          </w:divBdr>
        </w:div>
        <w:div w:id="498279731">
          <w:marLeft w:val="0"/>
          <w:marRight w:val="0"/>
          <w:marTop w:val="0"/>
          <w:marBottom w:val="0"/>
          <w:divBdr>
            <w:top w:val="none" w:sz="0" w:space="0" w:color="auto"/>
            <w:left w:val="none" w:sz="0" w:space="0" w:color="auto"/>
            <w:bottom w:val="none" w:sz="0" w:space="0" w:color="auto"/>
            <w:right w:val="none" w:sz="0" w:space="0" w:color="auto"/>
          </w:divBdr>
        </w:div>
        <w:div w:id="629895215">
          <w:marLeft w:val="0"/>
          <w:marRight w:val="0"/>
          <w:marTop w:val="0"/>
          <w:marBottom w:val="0"/>
          <w:divBdr>
            <w:top w:val="none" w:sz="0" w:space="0" w:color="auto"/>
            <w:left w:val="none" w:sz="0" w:space="0" w:color="auto"/>
            <w:bottom w:val="none" w:sz="0" w:space="0" w:color="auto"/>
            <w:right w:val="none" w:sz="0" w:space="0" w:color="auto"/>
          </w:divBdr>
        </w:div>
        <w:div w:id="1506746843">
          <w:marLeft w:val="0"/>
          <w:marRight w:val="0"/>
          <w:marTop w:val="0"/>
          <w:marBottom w:val="0"/>
          <w:divBdr>
            <w:top w:val="none" w:sz="0" w:space="0" w:color="auto"/>
            <w:left w:val="none" w:sz="0" w:space="0" w:color="auto"/>
            <w:bottom w:val="none" w:sz="0" w:space="0" w:color="auto"/>
            <w:right w:val="none" w:sz="0" w:space="0" w:color="auto"/>
          </w:divBdr>
        </w:div>
        <w:div w:id="1767144537">
          <w:marLeft w:val="0"/>
          <w:marRight w:val="0"/>
          <w:marTop w:val="0"/>
          <w:marBottom w:val="0"/>
          <w:divBdr>
            <w:top w:val="none" w:sz="0" w:space="0" w:color="auto"/>
            <w:left w:val="none" w:sz="0" w:space="0" w:color="auto"/>
            <w:bottom w:val="none" w:sz="0" w:space="0" w:color="auto"/>
            <w:right w:val="none" w:sz="0" w:space="0" w:color="auto"/>
          </w:divBdr>
        </w:div>
        <w:div w:id="155418018">
          <w:marLeft w:val="0"/>
          <w:marRight w:val="0"/>
          <w:marTop w:val="0"/>
          <w:marBottom w:val="0"/>
          <w:divBdr>
            <w:top w:val="none" w:sz="0" w:space="0" w:color="auto"/>
            <w:left w:val="none" w:sz="0" w:space="0" w:color="auto"/>
            <w:bottom w:val="none" w:sz="0" w:space="0" w:color="auto"/>
            <w:right w:val="none" w:sz="0" w:space="0" w:color="auto"/>
          </w:divBdr>
        </w:div>
        <w:div w:id="1816750203">
          <w:marLeft w:val="0"/>
          <w:marRight w:val="0"/>
          <w:marTop w:val="0"/>
          <w:marBottom w:val="0"/>
          <w:divBdr>
            <w:top w:val="none" w:sz="0" w:space="0" w:color="auto"/>
            <w:left w:val="none" w:sz="0" w:space="0" w:color="auto"/>
            <w:bottom w:val="none" w:sz="0" w:space="0" w:color="auto"/>
            <w:right w:val="none" w:sz="0" w:space="0" w:color="auto"/>
          </w:divBdr>
        </w:div>
        <w:div w:id="1629816415">
          <w:marLeft w:val="0"/>
          <w:marRight w:val="0"/>
          <w:marTop w:val="0"/>
          <w:marBottom w:val="0"/>
          <w:divBdr>
            <w:top w:val="none" w:sz="0" w:space="0" w:color="auto"/>
            <w:left w:val="none" w:sz="0" w:space="0" w:color="auto"/>
            <w:bottom w:val="none" w:sz="0" w:space="0" w:color="auto"/>
            <w:right w:val="none" w:sz="0" w:space="0" w:color="auto"/>
          </w:divBdr>
        </w:div>
      </w:divsChild>
    </w:div>
    <w:div w:id="153183887">
      <w:bodyDiv w:val="1"/>
      <w:marLeft w:val="0"/>
      <w:marRight w:val="0"/>
      <w:marTop w:val="0"/>
      <w:marBottom w:val="0"/>
      <w:divBdr>
        <w:top w:val="none" w:sz="0" w:space="0" w:color="auto"/>
        <w:left w:val="none" w:sz="0" w:space="0" w:color="auto"/>
        <w:bottom w:val="none" w:sz="0" w:space="0" w:color="auto"/>
        <w:right w:val="none" w:sz="0" w:space="0" w:color="auto"/>
      </w:divBdr>
      <w:divsChild>
        <w:div w:id="870218783">
          <w:marLeft w:val="0"/>
          <w:marRight w:val="0"/>
          <w:marTop w:val="0"/>
          <w:marBottom w:val="0"/>
          <w:divBdr>
            <w:top w:val="none" w:sz="0" w:space="0" w:color="auto"/>
            <w:left w:val="none" w:sz="0" w:space="0" w:color="auto"/>
            <w:bottom w:val="none" w:sz="0" w:space="0" w:color="auto"/>
            <w:right w:val="none" w:sz="0" w:space="0" w:color="auto"/>
          </w:divBdr>
        </w:div>
        <w:div w:id="1586260309">
          <w:marLeft w:val="0"/>
          <w:marRight w:val="0"/>
          <w:marTop w:val="0"/>
          <w:marBottom w:val="0"/>
          <w:divBdr>
            <w:top w:val="none" w:sz="0" w:space="0" w:color="auto"/>
            <w:left w:val="none" w:sz="0" w:space="0" w:color="auto"/>
            <w:bottom w:val="none" w:sz="0" w:space="0" w:color="auto"/>
            <w:right w:val="none" w:sz="0" w:space="0" w:color="auto"/>
          </w:divBdr>
        </w:div>
        <w:div w:id="2094737479">
          <w:marLeft w:val="0"/>
          <w:marRight w:val="0"/>
          <w:marTop w:val="0"/>
          <w:marBottom w:val="0"/>
          <w:divBdr>
            <w:top w:val="none" w:sz="0" w:space="0" w:color="auto"/>
            <w:left w:val="none" w:sz="0" w:space="0" w:color="auto"/>
            <w:bottom w:val="none" w:sz="0" w:space="0" w:color="auto"/>
            <w:right w:val="none" w:sz="0" w:space="0" w:color="auto"/>
          </w:divBdr>
        </w:div>
        <w:div w:id="794175567">
          <w:marLeft w:val="0"/>
          <w:marRight w:val="0"/>
          <w:marTop w:val="0"/>
          <w:marBottom w:val="0"/>
          <w:divBdr>
            <w:top w:val="none" w:sz="0" w:space="0" w:color="auto"/>
            <w:left w:val="none" w:sz="0" w:space="0" w:color="auto"/>
            <w:bottom w:val="none" w:sz="0" w:space="0" w:color="auto"/>
            <w:right w:val="none" w:sz="0" w:space="0" w:color="auto"/>
          </w:divBdr>
        </w:div>
        <w:div w:id="1635333158">
          <w:marLeft w:val="0"/>
          <w:marRight w:val="0"/>
          <w:marTop w:val="0"/>
          <w:marBottom w:val="0"/>
          <w:divBdr>
            <w:top w:val="none" w:sz="0" w:space="0" w:color="auto"/>
            <w:left w:val="none" w:sz="0" w:space="0" w:color="auto"/>
            <w:bottom w:val="none" w:sz="0" w:space="0" w:color="auto"/>
            <w:right w:val="none" w:sz="0" w:space="0" w:color="auto"/>
          </w:divBdr>
        </w:div>
        <w:div w:id="535196614">
          <w:marLeft w:val="0"/>
          <w:marRight w:val="0"/>
          <w:marTop w:val="0"/>
          <w:marBottom w:val="0"/>
          <w:divBdr>
            <w:top w:val="none" w:sz="0" w:space="0" w:color="auto"/>
            <w:left w:val="none" w:sz="0" w:space="0" w:color="auto"/>
            <w:bottom w:val="none" w:sz="0" w:space="0" w:color="auto"/>
            <w:right w:val="none" w:sz="0" w:space="0" w:color="auto"/>
          </w:divBdr>
        </w:div>
        <w:div w:id="267544214">
          <w:marLeft w:val="0"/>
          <w:marRight w:val="0"/>
          <w:marTop w:val="0"/>
          <w:marBottom w:val="0"/>
          <w:divBdr>
            <w:top w:val="none" w:sz="0" w:space="0" w:color="auto"/>
            <w:left w:val="none" w:sz="0" w:space="0" w:color="auto"/>
            <w:bottom w:val="none" w:sz="0" w:space="0" w:color="auto"/>
            <w:right w:val="none" w:sz="0" w:space="0" w:color="auto"/>
          </w:divBdr>
        </w:div>
        <w:div w:id="924338630">
          <w:marLeft w:val="0"/>
          <w:marRight w:val="0"/>
          <w:marTop w:val="0"/>
          <w:marBottom w:val="0"/>
          <w:divBdr>
            <w:top w:val="none" w:sz="0" w:space="0" w:color="auto"/>
            <w:left w:val="none" w:sz="0" w:space="0" w:color="auto"/>
            <w:bottom w:val="none" w:sz="0" w:space="0" w:color="auto"/>
            <w:right w:val="none" w:sz="0" w:space="0" w:color="auto"/>
          </w:divBdr>
        </w:div>
        <w:div w:id="1220900534">
          <w:marLeft w:val="0"/>
          <w:marRight w:val="0"/>
          <w:marTop w:val="0"/>
          <w:marBottom w:val="0"/>
          <w:divBdr>
            <w:top w:val="none" w:sz="0" w:space="0" w:color="auto"/>
            <w:left w:val="none" w:sz="0" w:space="0" w:color="auto"/>
            <w:bottom w:val="none" w:sz="0" w:space="0" w:color="auto"/>
            <w:right w:val="none" w:sz="0" w:space="0" w:color="auto"/>
          </w:divBdr>
        </w:div>
        <w:div w:id="1177033939">
          <w:marLeft w:val="0"/>
          <w:marRight w:val="0"/>
          <w:marTop w:val="0"/>
          <w:marBottom w:val="0"/>
          <w:divBdr>
            <w:top w:val="none" w:sz="0" w:space="0" w:color="auto"/>
            <w:left w:val="none" w:sz="0" w:space="0" w:color="auto"/>
            <w:bottom w:val="none" w:sz="0" w:space="0" w:color="auto"/>
            <w:right w:val="none" w:sz="0" w:space="0" w:color="auto"/>
          </w:divBdr>
        </w:div>
        <w:div w:id="1369378259">
          <w:marLeft w:val="0"/>
          <w:marRight w:val="0"/>
          <w:marTop w:val="0"/>
          <w:marBottom w:val="0"/>
          <w:divBdr>
            <w:top w:val="none" w:sz="0" w:space="0" w:color="auto"/>
            <w:left w:val="none" w:sz="0" w:space="0" w:color="auto"/>
            <w:bottom w:val="none" w:sz="0" w:space="0" w:color="auto"/>
            <w:right w:val="none" w:sz="0" w:space="0" w:color="auto"/>
          </w:divBdr>
        </w:div>
        <w:div w:id="1975670550">
          <w:marLeft w:val="0"/>
          <w:marRight w:val="0"/>
          <w:marTop w:val="0"/>
          <w:marBottom w:val="0"/>
          <w:divBdr>
            <w:top w:val="none" w:sz="0" w:space="0" w:color="auto"/>
            <w:left w:val="none" w:sz="0" w:space="0" w:color="auto"/>
            <w:bottom w:val="none" w:sz="0" w:space="0" w:color="auto"/>
            <w:right w:val="none" w:sz="0" w:space="0" w:color="auto"/>
          </w:divBdr>
        </w:div>
      </w:divsChild>
    </w:div>
    <w:div w:id="203256332">
      <w:bodyDiv w:val="1"/>
      <w:marLeft w:val="0"/>
      <w:marRight w:val="0"/>
      <w:marTop w:val="0"/>
      <w:marBottom w:val="0"/>
      <w:divBdr>
        <w:top w:val="none" w:sz="0" w:space="0" w:color="auto"/>
        <w:left w:val="none" w:sz="0" w:space="0" w:color="auto"/>
        <w:bottom w:val="none" w:sz="0" w:space="0" w:color="auto"/>
        <w:right w:val="none" w:sz="0" w:space="0" w:color="auto"/>
      </w:divBdr>
    </w:div>
    <w:div w:id="316689636">
      <w:bodyDiv w:val="1"/>
      <w:marLeft w:val="0"/>
      <w:marRight w:val="0"/>
      <w:marTop w:val="0"/>
      <w:marBottom w:val="0"/>
      <w:divBdr>
        <w:top w:val="none" w:sz="0" w:space="0" w:color="auto"/>
        <w:left w:val="none" w:sz="0" w:space="0" w:color="auto"/>
        <w:bottom w:val="none" w:sz="0" w:space="0" w:color="auto"/>
        <w:right w:val="none" w:sz="0" w:space="0" w:color="auto"/>
      </w:divBdr>
    </w:div>
    <w:div w:id="335958899">
      <w:bodyDiv w:val="1"/>
      <w:marLeft w:val="0"/>
      <w:marRight w:val="0"/>
      <w:marTop w:val="0"/>
      <w:marBottom w:val="0"/>
      <w:divBdr>
        <w:top w:val="none" w:sz="0" w:space="0" w:color="auto"/>
        <w:left w:val="none" w:sz="0" w:space="0" w:color="auto"/>
        <w:bottom w:val="none" w:sz="0" w:space="0" w:color="auto"/>
        <w:right w:val="none" w:sz="0" w:space="0" w:color="auto"/>
      </w:divBdr>
    </w:div>
    <w:div w:id="369498452">
      <w:bodyDiv w:val="1"/>
      <w:marLeft w:val="0"/>
      <w:marRight w:val="0"/>
      <w:marTop w:val="0"/>
      <w:marBottom w:val="0"/>
      <w:divBdr>
        <w:top w:val="none" w:sz="0" w:space="0" w:color="auto"/>
        <w:left w:val="none" w:sz="0" w:space="0" w:color="auto"/>
        <w:bottom w:val="none" w:sz="0" w:space="0" w:color="auto"/>
        <w:right w:val="none" w:sz="0" w:space="0" w:color="auto"/>
      </w:divBdr>
    </w:div>
    <w:div w:id="450981125">
      <w:bodyDiv w:val="1"/>
      <w:marLeft w:val="0"/>
      <w:marRight w:val="0"/>
      <w:marTop w:val="0"/>
      <w:marBottom w:val="0"/>
      <w:divBdr>
        <w:top w:val="none" w:sz="0" w:space="0" w:color="auto"/>
        <w:left w:val="none" w:sz="0" w:space="0" w:color="auto"/>
        <w:bottom w:val="none" w:sz="0" w:space="0" w:color="auto"/>
        <w:right w:val="none" w:sz="0" w:space="0" w:color="auto"/>
      </w:divBdr>
      <w:divsChild>
        <w:div w:id="1086338569">
          <w:marLeft w:val="0"/>
          <w:marRight w:val="0"/>
          <w:marTop w:val="0"/>
          <w:marBottom w:val="0"/>
          <w:divBdr>
            <w:top w:val="none" w:sz="0" w:space="0" w:color="auto"/>
            <w:left w:val="none" w:sz="0" w:space="0" w:color="auto"/>
            <w:bottom w:val="none" w:sz="0" w:space="0" w:color="auto"/>
            <w:right w:val="none" w:sz="0" w:space="0" w:color="auto"/>
          </w:divBdr>
        </w:div>
        <w:div w:id="2115323265">
          <w:marLeft w:val="0"/>
          <w:marRight w:val="0"/>
          <w:marTop w:val="0"/>
          <w:marBottom w:val="0"/>
          <w:divBdr>
            <w:top w:val="none" w:sz="0" w:space="0" w:color="auto"/>
            <w:left w:val="none" w:sz="0" w:space="0" w:color="auto"/>
            <w:bottom w:val="none" w:sz="0" w:space="0" w:color="auto"/>
            <w:right w:val="none" w:sz="0" w:space="0" w:color="auto"/>
          </w:divBdr>
        </w:div>
        <w:div w:id="2110008814">
          <w:marLeft w:val="0"/>
          <w:marRight w:val="0"/>
          <w:marTop w:val="0"/>
          <w:marBottom w:val="0"/>
          <w:divBdr>
            <w:top w:val="none" w:sz="0" w:space="0" w:color="auto"/>
            <w:left w:val="none" w:sz="0" w:space="0" w:color="auto"/>
            <w:bottom w:val="none" w:sz="0" w:space="0" w:color="auto"/>
            <w:right w:val="none" w:sz="0" w:space="0" w:color="auto"/>
          </w:divBdr>
        </w:div>
      </w:divsChild>
    </w:div>
    <w:div w:id="483282265">
      <w:bodyDiv w:val="1"/>
      <w:marLeft w:val="0"/>
      <w:marRight w:val="0"/>
      <w:marTop w:val="0"/>
      <w:marBottom w:val="0"/>
      <w:divBdr>
        <w:top w:val="none" w:sz="0" w:space="0" w:color="auto"/>
        <w:left w:val="none" w:sz="0" w:space="0" w:color="auto"/>
        <w:bottom w:val="none" w:sz="0" w:space="0" w:color="auto"/>
        <w:right w:val="none" w:sz="0" w:space="0" w:color="auto"/>
      </w:divBdr>
    </w:div>
    <w:div w:id="616176530">
      <w:bodyDiv w:val="1"/>
      <w:marLeft w:val="0"/>
      <w:marRight w:val="0"/>
      <w:marTop w:val="0"/>
      <w:marBottom w:val="0"/>
      <w:divBdr>
        <w:top w:val="none" w:sz="0" w:space="0" w:color="auto"/>
        <w:left w:val="none" w:sz="0" w:space="0" w:color="auto"/>
        <w:bottom w:val="none" w:sz="0" w:space="0" w:color="auto"/>
        <w:right w:val="none" w:sz="0" w:space="0" w:color="auto"/>
      </w:divBdr>
    </w:div>
    <w:div w:id="670453570">
      <w:bodyDiv w:val="1"/>
      <w:marLeft w:val="0"/>
      <w:marRight w:val="0"/>
      <w:marTop w:val="0"/>
      <w:marBottom w:val="0"/>
      <w:divBdr>
        <w:top w:val="none" w:sz="0" w:space="0" w:color="auto"/>
        <w:left w:val="none" w:sz="0" w:space="0" w:color="auto"/>
        <w:bottom w:val="none" w:sz="0" w:space="0" w:color="auto"/>
        <w:right w:val="none" w:sz="0" w:space="0" w:color="auto"/>
      </w:divBdr>
    </w:div>
    <w:div w:id="796870060">
      <w:bodyDiv w:val="1"/>
      <w:marLeft w:val="0"/>
      <w:marRight w:val="0"/>
      <w:marTop w:val="0"/>
      <w:marBottom w:val="0"/>
      <w:divBdr>
        <w:top w:val="none" w:sz="0" w:space="0" w:color="auto"/>
        <w:left w:val="none" w:sz="0" w:space="0" w:color="auto"/>
        <w:bottom w:val="none" w:sz="0" w:space="0" w:color="auto"/>
        <w:right w:val="none" w:sz="0" w:space="0" w:color="auto"/>
      </w:divBdr>
    </w:div>
    <w:div w:id="873735671">
      <w:bodyDiv w:val="1"/>
      <w:marLeft w:val="0"/>
      <w:marRight w:val="0"/>
      <w:marTop w:val="0"/>
      <w:marBottom w:val="0"/>
      <w:divBdr>
        <w:top w:val="none" w:sz="0" w:space="0" w:color="auto"/>
        <w:left w:val="none" w:sz="0" w:space="0" w:color="auto"/>
        <w:bottom w:val="none" w:sz="0" w:space="0" w:color="auto"/>
        <w:right w:val="none" w:sz="0" w:space="0" w:color="auto"/>
      </w:divBdr>
    </w:div>
    <w:div w:id="953558426">
      <w:bodyDiv w:val="1"/>
      <w:marLeft w:val="0"/>
      <w:marRight w:val="0"/>
      <w:marTop w:val="0"/>
      <w:marBottom w:val="0"/>
      <w:divBdr>
        <w:top w:val="none" w:sz="0" w:space="0" w:color="auto"/>
        <w:left w:val="none" w:sz="0" w:space="0" w:color="auto"/>
        <w:bottom w:val="none" w:sz="0" w:space="0" w:color="auto"/>
        <w:right w:val="none" w:sz="0" w:space="0" w:color="auto"/>
      </w:divBdr>
    </w:div>
    <w:div w:id="981537712">
      <w:bodyDiv w:val="1"/>
      <w:marLeft w:val="0"/>
      <w:marRight w:val="0"/>
      <w:marTop w:val="0"/>
      <w:marBottom w:val="0"/>
      <w:divBdr>
        <w:top w:val="none" w:sz="0" w:space="0" w:color="auto"/>
        <w:left w:val="none" w:sz="0" w:space="0" w:color="auto"/>
        <w:bottom w:val="none" w:sz="0" w:space="0" w:color="auto"/>
        <w:right w:val="none" w:sz="0" w:space="0" w:color="auto"/>
      </w:divBdr>
      <w:divsChild>
        <w:div w:id="554856697">
          <w:marLeft w:val="0"/>
          <w:marRight w:val="0"/>
          <w:marTop w:val="0"/>
          <w:marBottom w:val="0"/>
          <w:divBdr>
            <w:top w:val="none" w:sz="0" w:space="0" w:color="auto"/>
            <w:left w:val="none" w:sz="0" w:space="0" w:color="auto"/>
            <w:bottom w:val="none" w:sz="0" w:space="0" w:color="auto"/>
            <w:right w:val="none" w:sz="0" w:space="0" w:color="auto"/>
          </w:divBdr>
        </w:div>
      </w:divsChild>
    </w:div>
    <w:div w:id="986713670">
      <w:bodyDiv w:val="1"/>
      <w:marLeft w:val="0"/>
      <w:marRight w:val="0"/>
      <w:marTop w:val="0"/>
      <w:marBottom w:val="0"/>
      <w:divBdr>
        <w:top w:val="none" w:sz="0" w:space="0" w:color="auto"/>
        <w:left w:val="none" w:sz="0" w:space="0" w:color="auto"/>
        <w:bottom w:val="none" w:sz="0" w:space="0" w:color="auto"/>
        <w:right w:val="none" w:sz="0" w:space="0" w:color="auto"/>
      </w:divBdr>
    </w:div>
    <w:div w:id="1042362450">
      <w:bodyDiv w:val="1"/>
      <w:marLeft w:val="0"/>
      <w:marRight w:val="0"/>
      <w:marTop w:val="0"/>
      <w:marBottom w:val="0"/>
      <w:divBdr>
        <w:top w:val="none" w:sz="0" w:space="0" w:color="auto"/>
        <w:left w:val="none" w:sz="0" w:space="0" w:color="auto"/>
        <w:bottom w:val="none" w:sz="0" w:space="0" w:color="auto"/>
        <w:right w:val="none" w:sz="0" w:space="0" w:color="auto"/>
      </w:divBdr>
      <w:divsChild>
        <w:div w:id="1081172992">
          <w:marLeft w:val="0"/>
          <w:marRight w:val="0"/>
          <w:marTop w:val="0"/>
          <w:marBottom w:val="0"/>
          <w:divBdr>
            <w:top w:val="none" w:sz="0" w:space="0" w:color="auto"/>
            <w:left w:val="none" w:sz="0" w:space="0" w:color="auto"/>
            <w:bottom w:val="none" w:sz="0" w:space="0" w:color="auto"/>
            <w:right w:val="none" w:sz="0" w:space="0" w:color="auto"/>
          </w:divBdr>
        </w:div>
        <w:div w:id="2030790774">
          <w:marLeft w:val="0"/>
          <w:marRight w:val="0"/>
          <w:marTop w:val="0"/>
          <w:marBottom w:val="0"/>
          <w:divBdr>
            <w:top w:val="none" w:sz="0" w:space="0" w:color="auto"/>
            <w:left w:val="none" w:sz="0" w:space="0" w:color="auto"/>
            <w:bottom w:val="none" w:sz="0" w:space="0" w:color="auto"/>
            <w:right w:val="none" w:sz="0" w:space="0" w:color="auto"/>
          </w:divBdr>
        </w:div>
        <w:div w:id="541091418">
          <w:marLeft w:val="0"/>
          <w:marRight w:val="0"/>
          <w:marTop w:val="0"/>
          <w:marBottom w:val="0"/>
          <w:divBdr>
            <w:top w:val="none" w:sz="0" w:space="0" w:color="auto"/>
            <w:left w:val="none" w:sz="0" w:space="0" w:color="auto"/>
            <w:bottom w:val="none" w:sz="0" w:space="0" w:color="auto"/>
            <w:right w:val="none" w:sz="0" w:space="0" w:color="auto"/>
          </w:divBdr>
        </w:div>
        <w:div w:id="1137723354">
          <w:marLeft w:val="0"/>
          <w:marRight w:val="0"/>
          <w:marTop w:val="0"/>
          <w:marBottom w:val="0"/>
          <w:divBdr>
            <w:top w:val="none" w:sz="0" w:space="0" w:color="auto"/>
            <w:left w:val="none" w:sz="0" w:space="0" w:color="auto"/>
            <w:bottom w:val="none" w:sz="0" w:space="0" w:color="auto"/>
            <w:right w:val="none" w:sz="0" w:space="0" w:color="auto"/>
          </w:divBdr>
        </w:div>
        <w:div w:id="435105115">
          <w:marLeft w:val="0"/>
          <w:marRight w:val="0"/>
          <w:marTop w:val="0"/>
          <w:marBottom w:val="0"/>
          <w:divBdr>
            <w:top w:val="none" w:sz="0" w:space="0" w:color="auto"/>
            <w:left w:val="none" w:sz="0" w:space="0" w:color="auto"/>
            <w:bottom w:val="none" w:sz="0" w:space="0" w:color="auto"/>
            <w:right w:val="none" w:sz="0" w:space="0" w:color="auto"/>
          </w:divBdr>
        </w:div>
        <w:div w:id="547306233">
          <w:marLeft w:val="0"/>
          <w:marRight w:val="0"/>
          <w:marTop w:val="0"/>
          <w:marBottom w:val="0"/>
          <w:divBdr>
            <w:top w:val="none" w:sz="0" w:space="0" w:color="auto"/>
            <w:left w:val="none" w:sz="0" w:space="0" w:color="auto"/>
            <w:bottom w:val="none" w:sz="0" w:space="0" w:color="auto"/>
            <w:right w:val="none" w:sz="0" w:space="0" w:color="auto"/>
          </w:divBdr>
        </w:div>
        <w:div w:id="1994598902">
          <w:marLeft w:val="0"/>
          <w:marRight w:val="0"/>
          <w:marTop w:val="0"/>
          <w:marBottom w:val="0"/>
          <w:divBdr>
            <w:top w:val="none" w:sz="0" w:space="0" w:color="auto"/>
            <w:left w:val="none" w:sz="0" w:space="0" w:color="auto"/>
            <w:bottom w:val="none" w:sz="0" w:space="0" w:color="auto"/>
            <w:right w:val="none" w:sz="0" w:space="0" w:color="auto"/>
          </w:divBdr>
        </w:div>
        <w:div w:id="1519192766">
          <w:marLeft w:val="0"/>
          <w:marRight w:val="0"/>
          <w:marTop w:val="0"/>
          <w:marBottom w:val="0"/>
          <w:divBdr>
            <w:top w:val="none" w:sz="0" w:space="0" w:color="auto"/>
            <w:left w:val="none" w:sz="0" w:space="0" w:color="auto"/>
            <w:bottom w:val="none" w:sz="0" w:space="0" w:color="auto"/>
            <w:right w:val="none" w:sz="0" w:space="0" w:color="auto"/>
          </w:divBdr>
        </w:div>
        <w:div w:id="722219949">
          <w:marLeft w:val="0"/>
          <w:marRight w:val="0"/>
          <w:marTop w:val="0"/>
          <w:marBottom w:val="0"/>
          <w:divBdr>
            <w:top w:val="none" w:sz="0" w:space="0" w:color="auto"/>
            <w:left w:val="none" w:sz="0" w:space="0" w:color="auto"/>
            <w:bottom w:val="none" w:sz="0" w:space="0" w:color="auto"/>
            <w:right w:val="none" w:sz="0" w:space="0" w:color="auto"/>
          </w:divBdr>
        </w:div>
        <w:div w:id="450133229">
          <w:marLeft w:val="0"/>
          <w:marRight w:val="0"/>
          <w:marTop w:val="0"/>
          <w:marBottom w:val="0"/>
          <w:divBdr>
            <w:top w:val="none" w:sz="0" w:space="0" w:color="auto"/>
            <w:left w:val="none" w:sz="0" w:space="0" w:color="auto"/>
            <w:bottom w:val="none" w:sz="0" w:space="0" w:color="auto"/>
            <w:right w:val="none" w:sz="0" w:space="0" w:color="auto"/>
          </w:divBdr>
        </w:div>
      </w:divsChild>
    </w:div>
    <w:div w:id="1187408631">
      <w:bodyDiv w:val="1"/>
      <w:marLeft w:val="0"/>
      <w:marRight w:val="0"/>
      <w:marTop w:val="0"/>
      <w:marBottom w:val="0"/>
      <w:divBdr>
        <w:top w:val="none" w:sz="0" w:space="0" w:color="auto"/>
        <w:left w:val="none" w:sz="0" w:space="0" w:color="auto"/>
        <w:bottom w:val="none" w:sz="0" w:space="0" w:color="auto"/>
        <w:right w:val="none" w:sz="0" w:space="0" w:color="auto"/>
      </w:divBdr>
    </w:div>
    <w:div w:id="1297446967">
      <w:bodyDiv w:val="1"/>
      <w:marLeft w:val="0"/>
      <w:marRight w:val="0"/>
      <w:marTop w:val="0"/>
      <w:marBottom w:val="0"/>
      <w:divBdr>
        <w:top w:val="none" w:sz="0" w:space="0" w:color="auto"/>
        <w:left w:val="none" w:sz="0" w:space="0" w:color="auto"/>
        <w:bottom w:val="none" w:sz="0" w:space="0" w:color="auto"/>
        <w:right w:val="none" w:sz="0" w:space="0" w:color="auto"/>
      </w:divBdr>
    </w:div>
    <w:div w:id="1488784242">
      <w:bodyDiv w:val="1"/>
      <w:marLeft w:val="0"/>
      <w:marRight w:val="0"/>
      <w:marTop w:val="0"/>
      <w:marBottom w:val="0"/>
      <w:divBdr>
        <w:top w:val="none" w:sz="0" w:space="0" w:color="auto"/>
        <w:left w:val="none" w:sz="0" w:space="0" w:color="auto"/>
        <w:bottom w:val="none" w:sz="0" w:space="0" w:color="auto"/>
        <w:right w:val="none" w:sz="0" w:space="0" w:color="auto"/>
      </w:divBdr>
      <w:divsChild>
        <w:div w:id="442455551">
          <w:marLeft w:val="0"/>
          <w:marRight w:val="0"/>
          <w:marTop w:val="0"/>
          <w:marBottom w:val="0"/>
          <w:divBdr>
            <w:top w:val="none" w:sz="0" w:space="0" w:color="auto"/>
            <w:left w:val="none" w:sz="0" w:space="0" w:color="auto"/>
            <w:bottom w:val="none" w:sz="0" w:space="0" w:color="auto"/>
            <w:right w:val="none" w:sz="0" w:space="0" w:color="auto"/>
          </w:divBdr>
        </w:div>
        <w:div w:id="1061514064">
          <w:marLeft w:val="0"/>
          <w:marRight w:val="0"/>
          <w:marTop w:val="0"/>
          <w:marBottom w:val="0"/>
          <w:divBdr>
            <w:top w:val="none" w:sz="0" w:space="0" w:color="auto"/>
            <w:left w:val="none" w:sz="0" w:space="0" w:color="auto"/>
            <w:bottom w:val="none" w:sz="0" w:space="0" w:color="auto"/>
            <w:right w:val="none" w:sz="0" w:space="0" w:color="auto"/>
          </w:divBdr>
        </w:div>
        <w:div w:id="290670999">
          <w:marLeft w:val="0"/>
          <w:marRight w:val="0"/>
          <w:marTop w:val="0"/>
          <w:marBottom w:val="0"/>
          <w:divBdr>
            <w:top w:val="none" w:sz="0" w:space="0" w:color="auto"/>
            <w:left w:val="none" w:sz="0" w:space="0" w:color="auto"/>
            <w:bottom w:val="none" w:sz="0" w:space="0" w:color="auto"/>
            <w:right w:val="none" w:sz="0" w:space="0" w:color="auto"/>
          </w:divBdr>
        </w:div>
        <w:div w:id="865212540">
          <w:marLeft w:val="0"/>
          <w:marRight w:val="0"/>
          <w:marTop w:val="0"/>
          <w:marBottom w:val="0"/>
          <w:divBdr>
            <w:top w:val="none" w:sz="0" w:space="0" w:color="auto"/>
            <w:left w:val="none" w:sz="0" w:space="0" w:color="auto"/>
            <w:bottom w:val="none" w:sz="0" w:space="0" w:color="auto"/>
            <w:right w:val="none" w:sz="0" w:space="0" w:color="auto"/>
          </w:divBdr>
        </w:div>
        <w:div w:id="1471828470">
          <w:marLeft w:val="0"/>
          <w:marRight w:val="0"/>
          <w:marTop w:val="0"/>
          <w:marBottom w:val="0"/>
          <w:divBdr>
            <w:top w:val="none" w:sz="0" w:space="0" w:color="auto"/>
            <w:left w:val="none" w:sz="0" w:space="0" w:color="auto"/>
            <w:bottom w:val="none" w:sz="0" w:space="0" w:color="auto"/>
            <w:right w:val="none" w:sz="0" w:space="0" w:color="auto"/>
          </w:divBdr>
        </w:div>
      </w:divsChild>
    </w:div>
    <w:div w:id="1497070195">
      <w:bodyDiv w:val="1"/>
      <w:marLeft w:val="0"/>
      <w:marRight w:val="0"/>
      <w:marTop w:val="0"/>
      <w:marBottom w:val="0"/>
      <w:divBdr>
        <w:top w:val="none" w:sz="0" w:space="0" w:color="auto"/>
        <w:left w:val="none" w:sz="0" w:space="0" w:color="auto"/>
        <w:bottom w:val="none" w:sz="0" w:space="0" w:color="auto"/>
        <w:right w:val="none" w:sz="0" w:space="0" w:color="auto"/>
      </w:divBdr>
    </w:div>
    <w:div w:id="1598751479">
      <w:bodyDiv w:val="1"/>
      <w:marLeft w:val="0"/>
      <w:marRight w:val="0"/>
      <w:marTop w:val="0"/>
      <w:marBottom w:val="0"/>
      <w:divBdr>
        <w:top w:val="none" w:sz="0" w:space="0" w:color="auto"/>
        <w:left w:val="none" w:sz="0" w:space="0" w:color="auto"/>
        <w:bottom w:val="none" w:sz="0" w:space="0" w:color="auto"/>
        <w:right w:val="none" w:sz="0" w:space="0" w:color="auto"/>
      </w:divBdr>
      <w:divsChild>
        <w:div w:id="468864532">
          <w:marLeft w:val="0"/>
          <w:marRight w:val="0"/>
          <w:marTop w:val="0"/>
          <w:marBottom w:val="0"/>
          <w:divBdr>
            <w:top w:val="none" w:sz="0" w:space="0" w:color="auto"/>
            <w:left w:val="none" w:sz="0" w:space="0" w:color="auto"/>
            <w:bottom w:val="none" w:sz="0" w:space="0" w:color="auto"/>
            <w:right w:val="none" w:sz="0" w:space="0" w:color="auto"/>
          </w:divBdr>
        </w:div>
        <w:div w:id="1750927873">
          <w:marLeft w:val="0"/>
          <w:marRight w:val="0"/>
          <w:marTop w:val="0"/>
          <w:marBottom w:val="0"/>
          <w:divBdr>
            <w:top w:val="none" w:sz="0" w:space="0" w:color="auto"/>
            <w:left w:val="none" w:sz="0" w:space="0" w:color="auto"/>
            <w:bottom w:val="none" w:sz="0" w:space="0" w:color="auto"/>
            <w:right w:val="none" w:sz="0" w:space="0" w:color="auto"/>
          </w:divBdr>
        </w:div>
        <w:div w:id="1189877808">
          <w:marLeft w:val="0"/>
          <w:marRight w:val="0"/>
          <w:marTop w:val="0"/>
          <w:marBottom w:val="0"/>
          <w:divBdr>
            <w:top w:val="none" w:sz="0" w:space="0" w:color="auto"/>
            <w:left w:val="none" w:sz="0" w:space="0" w:color="auto"/>
            <w:bottom w:val="none" w:sz="0" w:space="0" w:color="auto"/>
            <w:right w:val="none" w:sz="0" w:space="0" w:color="auto"/>
          </w:divBdr>
        </w:div>
        <w:div w:id="1933196641">
          <w:marLeft w:val="0"/>
          <w:marRight w:val="0"/>
          <w:marTop w:val="0"/>
          <w:marBottom w:val="0"/>
          <w:divBdr>
            <w:top w:val="none" w:sz="0" w:space="0" w:color="auto"/>
            <w:left w:val="none" w:sz="0" w:space="0" w:color="auto"/>
            <w:bottom w:val="none" w:sz="0" w:space="0" w:color="auto"/>
            <w:right w:val="none" w:sz="0" w:space="0" w:color="auto"/>
          </w:divBdr>
        </w:div>
        <w:div w:id="1544366583">
          <w:marLeft w:val="0"/>
          <w:marRight w:val="0"/>
          <w:marTop w:val="0"/>
          <w:marBottom w:val="0"/>
          <w:divBdr>
            <w:top w:val="none" w:sz="0" w:space="0" w:color="auto"/>
            <w:left w:val="none" w:sz="0" w:space="0" w:color="auto"/>
            <w:bottom w:val="none" w:sz="0" w:space="0" w:color="auto"/>
            <w:right w:val="none" w:sz="0" w:space="0" w:color="auto"/>
          </w:divBdr>
        </w:div>
        <w:div w:id="165366022">
          <w:marLeft w:val="0"/>
          <w:marRight w:val="0"/>
          <w:marTop w:val="0"/>
          <w:marBottom w:val="0"/>
          <w:divBdr>
            <w:top w:val="none" w:sz="0" w:space="0" w:color="auto"/>
            <w:left w:val="none" w:sz="0" w:space="0" w:color="auto"/>
            <w:bottom w:val="none" w:sz="0" w:space="0" w:color="auto"/>
            <w:right w:val="none" w:sz="0" w:space="0" w:color="auto"/>
          </w:divBdr>
        </w:div>
        <w:div w:id="2018189365">
          <w:marLeft w:val="0"/>
          <w:marRight w:val="0"/>
          <w:marTop w:val="0"/>
          <w:marBottom w:val="0"/>
          <w:divBdr>
            <w:top w:val="none" w:sz="0" w:space="0" w:color="auto"/>
            <w:left w:val="none" w:sz="0" w:space="0" w:color="auto"/>
            <w:bottom w:val="none" w:sz="0" w:space="0" w:color="auto"/>
            <w:right w:val="none" w:sz="0" w:space="0" w:color="auto"/>
          </w:divBdr>
        </w:div>
        <w:div w:id="459300076">
          <w:marLeft w:val="0"/>
          <w:marRight w:val="0"/>
          <w:marTop w:val="0"/>
          <w:marBottom w:val="0"/>
          <w:divBdr>
            <w:top w:val="none" w:sz="0" w:space="0" w:color="auto"/>
            <w:left w:val="none" w:sz="0" w:space="0" w:color="auto"/>
            <w:bottom w:val="none" w:sz="0" w:space="0" w:color="auto"/>
            <w:right w:val="none" w:sz="0" w:space="0" w:color="auto"/>
          </w:divBdr>
        </w:div>
      </w:divsChild>
    </w:div>
    <w:div w:id="1665160203">
      <w:bodyDiv w:val="1"/>
      <w:marLeft w:val="0"/>
      <w:marRight w:val="0"/>
      <w:marTop w:val="0"/>
      <w:marBottom w:val="0"/>
      <w:divBdr>
        <w:top w:val="none" w:sz="0" w:space="0" w:color="auto"/>
        <w:left w:val="none" w:sz="0" w:space="0" w:color="auto"/>
        <w:bottom w:val="none" w:sz="0" w:space="0" w:color="auto"/>
        <w:right w:val="none" w:sz="0" w:space="0" w:color="auto"/>
      </w:divBdr>
      <w:divsChild>
        <w:div w:id="177815807">
          <w:marLeft w:val="0"/>
          <w:marRight w:val="0"/>
          <w:marTop w:val="0"/>
          <w:marBottom w:val="0"/>
          <w:divBdr>
            <w:top w:val="none" w:sz="0" w:space="0" w:color="auto"/>
            <w:left w:val="none" w:sz="0" w:space="0" w:color="auto"/>
            <w:bottom w:val="none" w:sz="0" w:space="0" w:color="auto"/>
            <w:right w:val="none" w:sz="0" w:space="0" w:color="auto"/>
          </w:divBdr>
        </w:div>
        <w:div w:id="98842201">
          <w:marLeft w:val="0"/>
          <w:marRight w:val="0"/>
          <w:marTop w:val="0"/>
          <w:marBottom w:val="0"/>
          <w:divBdr>
            <w:top w:val="none" w:sz="0" w:space="0" w:color="auto"/>
            <w:left w:val="none" w:sz="0" w:space="0" w:color="auto"/>
            <w:bottom w:val="none" w:sz="0" w:space="0" w:color="auto"/>
            <w:right w:val="none" w:sz="0" w:space="0" w:color="auto"/>
          </w:divBdr>
        </w:div>
        <w:div w:id="469061190">
          <w:marLeft w:val="0"/>
          <w:marRight w:val="0"/>
          <w:marTop w:val="0"/>
          <w:marBottom w:val="0"/>
          <w:divBdr>
            <w:top w:val="none" w:sz="0" w:space="0" w:color="auto"/>
            <w:left w:val="none" w:sz="0" w:space="0" w:color="auto"/>
            <w:bottom w:val="none" w:sz="0" w:space="0" w:color="auto"/>
            <w:right w:val="none" w:sz="0" w:space="0" w:color="auto"/>
          </w:divBdr>
        </w:div>
        <w:div w:id="1837107779">
          <w:marLeft w:val="0"/>
          <w:marRight w:val="0"/>
          <w:marTop w:val="0"/>
          <w:marBottom w:val="0"/>
          <w:divBdr>
            <w:top w:val="none" w:sz="0" w:space="0" w:color="auto"/>
            <w:left w:val="none" w:sz="0" w:space="0" w:color="auto"/>
            <w:bottom w:val="none" w:sz="0" w:space="0" w:color="auto"/>
            <w:right w:val="none" w:sz="0" w:space="0" w:color="auto"/>
          </w:divBdr>
        </w:div>
        <w:div w:id="667485286">
          <w:marLeft w:val="0"/>
          <w:marRight w:val="0"/>
          <w:marTop w:val="0"/>
          <w:marBottom w:val="0"/>
          <w:divBdr>
            <w:top w:val="none" w:sz="0" w:space="0" w:color="auto"/>
            <w:left w:val="none" w:sz="0" w:space="0" w:color="auto"/>
            <w:bottom w:val="none" w:sz="0" w:space="0" w:color="auto"/>
            <w:right w:val="none" w:sz="0" w:space="0" w:color="auto"/>
          </w:divBdr>
        </w:div>
        <w:div w:id="1466199387">
          <w:marLeft w:val="0"/>
          <w:marRight w:val="0"/>
          <w:marTop w:val="0"/>
          <w:marBottom w:val="0"/>
          <w:divBdr>
            <w:top w:val="none" w:sz="0" w:space="0" w:color="auto"/>
            <w:left w:val="none" w:sz="0" w:space="0" w:color="auto"/>
            <w:bottom w:val="none" w:sz="0" w:space="0" w:color="auto"/>
            <w:right w:val="none" w:sz="0" w:space="0" w:color="auto"/>
          </w:divBdr>
        </w:div>
      </w:divsChild>
    </w:div>
    <w:div w:id="2035110374">
      <w:bodyDiv w:val="1"/>
      <w:marLeft w:val="0"/>
      <w:marRight w:val="0"/>
      <w:marTop w:val="0"/>
      <w:marBottom w:val="0"/>
      <w:divBdr>
        <w:top w:val="none" w:sz="0" w:space="0" w:color="auto"/>
        <w:left w:val="none" w:sz="0" w:space="0" w:color="auto"/>
        <w:bottom w:val="none" w:sz="0" w:space="0" w:color="auto"/>
        <w:right w:val="none" w:sz="0" w:space="0" w:color="auto"/>
      </w:divBdr>
      <w:divsChild>
        <w:div w:id="299649644">
          <w:marLeft w:val="0"/>
          <w:marRight w:val="0"/>
          <w:marTop w:val="0"/>
          <w:marBottom w:val="0"/>
          <w:divBdr>
            <w:top w:val="none" w:sz="0" w:space="0" w:color="auto"/>
            <w:left w:val="none" w:sz="0" w:space="0" w:color="auto"/>
            <w:bottom w:val="none" w:sz="0" w:space="0" w:color="auto"/>
            <w:right w:val="none" w:sz="0" w:space="0" w:color="auto"/>
          </w:divBdr>
        </w:div>
        <w:div w:id="819224581">
          <w:marLeft w:val="0"/>
          <w:marRight w:val="0"/>
          <w:marTop w:val="0"/>
          <w:marBottom w:val="0"/>
          <w:divBdr>
            <w:top w:val="none" w:sz="0" w:space="0" w:color="auto"/>
            <w:left w:val="none" w:sz="0" w:space="0" w:color="auto"/>
            <w:bottom w:val="none" w:sz="0" w:space="0" w:color="auto"/>
            <w:right w:val="none" w:sz="0" w:space="0" w:color="auto"/>
          </w:divBdr>
        </w:div>
        <w:div w:id="1309477753">
          <w:marLeft w:val="0"/>
          <w:marRight w:val="0"/>
          <w:marTop w:val="0"/>
          <w:marBottom w:val="0"/>
          <w:divBdr>
            <w:top w:val="none" w:sz="0" w:space="0" w:color="auto"/>
            <w:left w:val="none" w:sz="0" w:space="0" w:color="auto"/>
            <w:bottom w:val="none" w:sz="0" w:space="0" w:color="auto"/>
            <w:right w:val="none" w:sz="0" w:space="0" w:color="auto"/>
          </w:divBdr>
        </w:div>
        <w:div w:id="581255366">
          <w:marLeft w:val="0"/>
          <w:marRight w:val="0"/>
          <w:marTop w:val="0"/>
          <w:marBottom w:val="0"/>
          <w:divBdr>
            <w:top w:val="none" w:sz="0" w:space="0" w:color="auto"/>
            <w:left w:val="none" w:sz="0" w:space="0" w:color="auto"/>
            <w:bottom w:val="none" w:sz="0" w:space="0" w:color="auto"/>
            <w:right w:val="none" w:sz="0" w:space="0" w:color="auto"/>
          </w:divBdr>
        </w:div>
        <w:div w:id="326523388">
          <w:marLeft w:val="0"/>
          <w:marRight w:val="0"/>
          <w:marTop w:val="0"/>
          <w:marBottom w:val="0"/>
          <w:divBdr>
            <w:top w:val="none" w:sz="0" w:space="0" w:color="auto"/>
            <w:left w:val="none" w:sz="0" w:space="0" w:color="auto"/>
            <w:bottom w:val="none" w:sz="0" w:space="0" w:color="auto"/>
            <w:right w:val="none" w:sz="0" w:space="0" w:color="auto"/>
          </w:divBdr>
        </w:div>
        <w:div w:id="1242250866">
          <w:marLeft w:val="0"/>
          <w:marRight w:val="0"/>
          <w:marTop w:val="0"/>
          <w:marBottom w:val="0"/>
          <w:divBdr>
            <w:top w:val="none" w:sz="0" w:space="0" w:color="auto"/>
            <w:left w:val="none" w:sz="0" w:space="0" w:color="auto"/>
            <w:bottom w:val="none" w:sz="0" w:space="0" w:color="auto"/>
            <w:right w:val="none" w:sz="0" w:space="0" w:color="auto"/>
          </w:divBdr>
        </w:div>
        <w:div w:id="872616561">
          <w:marLeft w:val="0"/>
          <w:marRight w:val="0"/>
          <w:marTop w:val="0"/>
          <w:marBottom w:val="0"/>
          <w:divBdr>
            <w:top w:val="none" w:sz="0" w:space="0" w:color="auto"/>
            <w:left w:val="none" w:sz="0" w:space="0" w:color="auto"/>
            <w:bottom w:val="none" w:sz="0" w:space="0" w:color="auto"/>
            <w:right w:val="none" w:sz="0" w:space="0" w:color="auto"/>
          </w:divBdr>
        </w:div>
        <w:div w:id="311328006">
          <w:marLeft w:val="0"/>
          <w:marRight w:val="0"/>
          <w:marTop w:val="0"/>
          <w:marBottom w:val="0"/>
          <w:divBdr>
            <w:top w:val="none" w:sz="0" w:space="0" w:color="auto"/>
            <w:left w:val="none" w:sz="0" w:space="0" w:color="auto"/>
            <w:bottom w:val="none" w:sz="0" w:space="0" w:color="auto"/>
            <w:right w:val="none" w:sz="0" w:space="0" w:color="auto"/>
          </w:divBdr>
        </w:div>
        <w:div w:id="1778796828">
          <w:marLeft w:val="0"/>
          <w:marRight w:val="0"/>
          <w:marTop w:val="0"/>
          <w:marBottom w:val="0"/>
          <w:divBdr>
            <w:top w:val="none" w:sz="0" w:space="0" w:color="auto"/>
            <w:left w:val="none" w:sz="0" w:space="0" w:color="auto"/>
            <w:bottom w:val="none" w:sz="0" w:space="0" w:color="auto"/>
            <w:right w:val="none" w:sz="0" w:space="0" w:color="auto"/>
          </w:divBdr>
        </w:div>
        <w:div w:id="1586454039">
          <w:marLeft w:val="0"/>
          <w:marRight w:val="0"/>
          <w:marTop w:val="0"/>
          <w:marBottom w:val="0"/>
          <w:divBdr>
            <w:top w:val="none" w:sz="0" w:space="0" w:color="auto"/>
            <w:left w:val="none" w:sz="0" w:space="0" w:color="auto"/>
            <w:bottom w:val="none" w:sz="0" w:space="0" w:color="auto"/>
            <w:right w:val="none" w:sz="0" w:space="0" w:color="auto"/>
          </w:divBdr>
        </w:div>
        <w:div w:id="814837907">
          <w:marLeft w:val="0"/>
          <w:marRight w:val="0"/>
          <w:marTop w:val="0"/>
          <w:marBottom w:val="0"/>
          <w:divBdr>
            <w:top w:val="none" w:sz="0" w:space="0" w:color="auto"/>
            <w:left w:val="none" w:sz="0" w:space="0" w:color="auto"/>
            <w:bottom w:val="none" w:sz="0" w:space="0" w:color="auto"/>
            <w:right w:val="none" w:sz="0" w:space="0" w:color="auto"/>
          </w:divBdr>
        </w:div>
        <w:div w:id="1614096337">
          <w:marLeft w:val="0"/>
          <w:marRight w:val="0"/>
          <w:marTop w:val="0"/>
          <w:marBottom w:val="0"/>
          <w:divBdr>
            <w:top w:val="none" w:sz="0" w:space="0" w:color="auto"/>
            <w:left w:val="none" w:sz="0" w:space="0" w:color="auto"/>
            <w:bottom w:val="none" w:sz="0" w:space="0" w:color="auto"/>
            <w:right w:val="none" w:sz="0" w:space="0" w:color="auto"/>
          </w:divBdr>
        </w:div>
        <w:div w:id="2119064910">
          <w:marLeft w:val="0"/>
          <w:marRight w:val="0"/>
          <w:marTop w:val="0"/>
          <w:marBottom w:val="0"/>
          <w:divBdr>
            <w:top w:val="none" w:sz="0" w:space="0" w:color="auto"/>
            <w:left w:val="none" w:sz="0" w:space="0" w:color="auto"/>
            <w:bottom w:val="none" w:sz="0" w:space="0" w:color="auto"/>
            <w:right w:val="none" w:sz="0" w:space="0" w:color="auto"/>
          </w:divBdr>
        </w:div>
        <w:div w:id="221988596">
          <w:marLeft w:val="0"/>
          <w:marRight w:val="0"/>
          <w:marTop w:val="0"/>
          <w:marBottom w:val="0"/>
          <w:divBdr>
            <w:top w:val="none" w:sz="0" w:space="0" w:color="auto"/>
            <w:left w:val="none" w:sz="0" w:space="0" w:color="auto"/>
            <w:bottom w:val="none" w:sz="0" w:space="0" w:color="auto"/>
            <w:right w:val="none" w:sz="0" w:space="0" w:color="auto"/>
          </w:divBdr>
        </w:div>
        <w:div w:id="688717854">
          <w:marLeft w:val="0"/>
          <w:marRight w:val="0"/>
          <w:marTop w:val="0"/>
          <w:marBottom w:val="0"/>
          <w:divBdr>
            <w:top w:val="none" w:sz="0" w:space="0" w:color="auto"/>
            <w:left w:val="none" w:sz="0" w:space="0" w:color="auto"/>
            <w:bottom w:val="none" w:sz="0" w:space="0" w:color="auto"/>
            <w:right w:val="none" w:sz="0" w:space="0" w:color="auto"/>
          </w:divBdr>
        </w:div>
      </w:divsChild>
    </w:div>
    <w:div w:id="2039040024">
      <w:bodyDiv w:val="1"/>
      <w:marLeft w:val="0"/>
      <w:marRight w:val="0"/>
      <w:marTop w:val="0"/>
      <w:marBottom w:val="0"/>
      <w:divBdr>
        <w:top w:val="none" w:sz="0" w:space="0" w:color="auto"/>
        <w:left w:val="none" w:sz="0" w:space="0" w:color="auto"/>
        <w:bottom w:val="none" w:sz="0" w:space="0" w:color="auto"/>
        <w:right w:val="none" w:sz="0" w:space="0" w:color="auto"/>
      </w:divBdr>
      <w:divsChild>
        <w:div w:id="856502085">
          <w:marLeft w:val="0"/>
          <w:marRight w:val="0"/>
          <w:marTop w:val="0"/>
          <w:marBottom w:val="0"/>
          <w:divBdr>
            <w:top w:val="none" w:sz="0" w:space="0" w:color="auto"/>
            <w:left w:val="none" w:sz="0" w:space="0" w:color="auto"/>
            <w:bottom w:val="none" w:sz="0" w:space="0" w:color="auto"/>
            <w:right w:val="none" w:sz="0" w:space="0" w:color="auto"/>
          </w:divBdr>
        </w:div>
        <w:div w:id="158272429">
          <w:marLeft w:val="0"/>
          <w:marRight w:val="0"/>
          <w:marTop w:val="0"/>
          <w:marBottom w:val="0"/>
          <w:divBdr>
            <w:top w:val="none" w:sz="0" w:space="0" w:color="auto"/>
            <w:left w:val="none" w:sz="0" w:space="0" w:color="auto"/>
            <w:bottom w:val="none" w:sz="0" w:space="0" w:color="auto"/>
            <w:right w:val="none" w:sz="0" w:space="0" w:color="auto"/>
          </w:divBdr>
        </w:div>
        <w:div w:id="15736120">
          <w:marLeft w:val="0"/>
          <w:marRight w:val="0"/>
          <w:marTop w:val="0"/>
          <w:marBottom w:val="0"/>
          <w:divBdr>
            <w:top w:val="none" w:sz="0" w:space="0" w:color="auto"/>
            <w:left w:val="none" w:sz="0" w:space="0" w:color="auto"/>
            <w:bottom w:val="none" w:sz="0" w:space="0" w:color="auto"/>
            <w:right w:val="none" w:sz="0" w:space="0" w:color="auto"/>
          </w:divBdr>
        </w:div>
      </w:divsChild>
    </w:div>
    <w:div w:id="2111849038">
      <w:bodyDiv w:val="1"/>
      <w:marLeft w:val="0"/>
      <w:marRight w:val="0"/>
      <w:marTop w:val="0"/>
      <w:marBottom w:val="0"/>
      <w:divBdr>
        <w:top w:val="none" w:sz="0" w:space="0" w:color="auto"/>
        <w:left w:val="none" w:sz="0" w:space="0" w:color="auto"/>
        <w:bottom w:val="none" w:sz="0" w:space="0" w:color="auto"/>
        <w:right w:val="none" w:sz="0" w:space="0" w:color="auto"/>
      </w:divBdr>
    </w:div>
    <w:div w:id="2129734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package" Target="embeddings/Microsoft_Visio_Drawing2.vsdx"/><Relationship Id="rId26" Type="http://schemas.openxmlformats.org/officeDocument/2006/relationships/package" Target="embeddings/Microsoft_Visio_Drawing5.vsdx"/><Relationship Id="rId39" Type="http://schemas.openxmlformats.org/officeDocument/2006/relationships/package" Target="embeddings/Microsoft_Visio_Drawing11.vsdx"/><Relationship Id="rId21" Type="http://schemas.openxmlformats.org/officeDocument/2006/relationships/image" Target="media/image11.emf"/><Relationship Id="rId34" Type="http://schemas.openxmlformats.org/officeDocument/2006/relationships/package" Target="embeddings/Microsoft_Visio_Drawing9.vsdx"/><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http://www.slideshare.net/d3sre/bsideslondon-rookie-talk-rfid-hacking-an-introduction" TargetMode="External"/><Relationship Id="rId55" Type="http://schemas.openxmlformats.org/officeDocument/2006/relationships/hyperlink" Target="http://www.cooking-hacks.com/documentation/tutorials/rfid-13-56-mhz-nfc-module-for-arduino" TargetMode="External"/><Relationship Id="rId63" Type="http://schemas.openxmlformats.org/officeDocument/2006/relationships/image" Target="media/image31.png"/><Relationship Id="rId68" Type="http://schemas.openxmlformats.org/officeDocument/2006/relationships/fontTable" Target="fontTable.xml"/><Relationship Id="rId7" Type="http://schemas.openxmlformats.org/officeDocument/2006/relationships/footnotes" Target="foot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package" Target="embeddings/Microsoft_Visio_Drawing4.vsdx"/><Relationship Id="rId32" Type="http://schemas.openxmlformats.org/officeDocument/2006/relationships/package" Target="embeddings/Microsoft_Visio_Drawing8.vsdx"/><Relationship Id="rId37" Type="http://schemas.openxmlformats.org/officeDocument/2006/relationships/package" Target="embeddings/Microsoft_Visio_Drawing10.vsdx"/><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codereview.stackexchange.com/questions/20718/the-strategy-design-pattern-for-python-in-a-more-pythonic-way" TargetMode="External"/><Relationship Id="rId58" Type="http://schemas.openxmlformats.org/officeDocument/2006/relationships/comments" Target="comments.xml"/><Relationship Id="rId66"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emf"/><Relationship Id="rId28" Type="http://schemas.openxmlformats.org/officeDocument/2006/relationships/package" Target="embeddings/Microsoft_Visio_Drawing6.vsdx"/><Relationship Id="rId36" Type="http://schemas.openxmlformats.org/officeDocument/2006/relationships/image" Target="media/image19.emf"/><Relationship Id="rId49" Type="http://schemas.openxmlformats.org/officeDocument/2006/relationships/hyperlink" Target="http://www.youtube.com/watch?v=MGPGv2HnGtU" TargetMode="External"/><Relationship Id="rId57" Type="http://schemas.openxmlformats.org/officeDocument/2006/relationships/hyperlink" Target="http://en.wikipedia.org/wiki/Crypto-1" TargetMode="External"/><Relationship Id="rId61" Type="http://schemas.openxmlformats.org/officeDocument/2006/relationships/hyperlink" Target="http://de.wikipedia.org/wiki/Kanban" TargetMode="External"/><Relationship Id="rId10" Type="http://schemas.openxmlformats.org/officeDocument/2006/relationships/package" Target="embeddings/Microsoft_Visio_Drawing1.vsdx"/><Relationship Id="rId19" Type="http://schemas.openxmlformats.org/officeDocument/2006/relationships/image" Target="media/image9.jpg"/><Relationship Id="rId31" Type="http://schemas.openxmlformats.org/officeDocument/2006/relationships/image" Target="media/image16.emf"/><Relationship Id="rId44" Type="http://schemas.openxmlformats.org/officeDocument/2006/relationships/image" Target="media/image25.png"/><Relationship Id="rId52" Type="http://schemas.openxmlformats.org/officeDocument/2006/relationships/hyperlink" Target="http://stackoverflow.com/questions/21025959/factory-design-pattern" TargetMode="External"/><Relationship Id="rId60" Type="http://schemas.openxmlformats.org/officeDocument/2006/relationships/hyperlink" Target="http://de.wikipedia.org/wiki/Scrum" TargetMode="External"/><Relationship Id="rId65"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jpeg"/><Relationship Id="rId22" Type="http://schemas.openxmlformats.org/officeDocument/2006/relationships/package" Target="embeddings/Microsoft_Visio_Drawing3.vsdx"/><Relationship Id="rId27" Type="http://schemas.openxmlformats.org/officeDocument/2006/relationships/image" Target="media/image14.emf"/><Relationship Id="rId30" Type="http://schemas.openxmlformats.org/officeDocument/2006/relationships/package" Target="embeddings/Microsoft_Visio_Drawing7.vsdx"/><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www.intercard.org/de/produkte/IC_Karten_Technologien.pdf" TargetMode="External"/><Relationship Id="rId64" Type="http://schemas.openxmlformats.org/officeDocument/2006/relationships/image" Target="media/image32.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tackoverflow.com/questions/6760685/creating-a-singleton-in-python"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emf"/><Relationship Id="rId25" Type="http://schemas.openxmlformats.org/officeDocument/2006/relationships/image" Target="media/image13.emf"/><Relationship Id="rId33" Type="http://schemas.openxmlformats.org/officeDocument/2006/relationships/image" Target="media/image17.emf"/><Relationship Id="rId38" Type="http://schemas.openxmlformats.org/officeDocument/2006/relationships/image" Target="media/image20.emf"/><Relationship Id="rId46" Type="http://schemas.openxmlformats.org/officeDocument/2006/relationships/image" Target="media/image27.png"/><Relationship Id="rId59" Type="http://schemas.openxmlformats.org/officeDocument/2006/relationships/hyperlink" Target="http://de.wikipedia.org/wiki/Pomodoro-Technik" TargetMode="External"/><Relationship Id="rId67"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hyperlink" Target="http://arduino.cc/en/uploads/Main/ArduinoUno_R3_Front.jpg" TargetMode="External"/><Relationship Id="rId62" Type="http://schemas.openxmlformats.org/officeDocument/2006/relationships/image" Target="media/image30.png"/><Relationship Id="rId70" Type="http://schemas.microsoft.com/office/2011/relationships/commentsExtended" Target="commentsExtended.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s\Documents\templates\TechnischerBerichtStruktu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L1</b:Tag>
    <b:SourceType>Report</b:SourceType>
    <b:Guid>{F24E3105-C350-45F8-86AB-78A6B2A8D42B}</b:Guid>
    <b:Title>Writing a simple Rootkit for Linux</b:Title>
    <b:Publisher>black-coders.net</b:Publisher>
    <b:Author>
      <b:Author>
        <b:NameList>
          <b:Person>
            <b:Last>Ormi</b:Last>
          </b:Person>
        </b:NameList>
      </b:Author>
    </b:Author>
    <b:RefOrder>1</b:RefOrder>
  </b:Source>
</b:Sources>
</file>

<file path=customXml/itemProps1.xml><?xml version="1.0" encoding="utf-8"?>
<ds:datastoreItem xmlns:ds="http://schemas.openxmlformats.org/officeDocument/2006/customXml" ds:itemID="{B2A6D0D6-FC67-4B02-9CA9-C69FE7E34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TechnischerBerichtStruktur.dot</Template>
  <TotalTime>0</TotalTime>
  <Pages>51</Pages>
  <Words>10947</Words>
  <Characters>68967</Characters>
  <Application>Microsoft Office Word</Application>
  <DocSecurity>0</DocSecurity>
  <Lines>574</Lines>
  <Paragraphs>159</Paragraphs>
  <ScaleCrop>false</ScaleCrop>
  <HeadingPairs>
    <vt:vector size="2" baseType="variant">
      <vt:variant>
        <vt:lpstr>Title</vt:lpstr>
      </vt:variant>
      <vt:variant>
        <vt:i4>1</vt:i4>
      </vt:variant>
    </vt:vector>
  </HeadingPairs>
  <TitlesOfParts>
    <vt:vector size="1" baseType="lpstr">
      <vt:lpstr>Evaluierung von Cloud-Anbietern am Beispiel der SIX</vt:lpstr>
    </vt:vector>
  </TitlesOfParts>
  <Company>SIX</Company>
  <LinksUpToDate>false</LinksUpToDate>
  <CharactersWithSpaces>79755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Evaluierung von Cloud-Anbietern am Beispiel der SIX</dc:title>
  <dc:creator>Sacher, Désirée</dc:creator>
  <cp:lastModifiedBy>Desiree Sacher</cp:lastModifiedBy>
  <cp:revision>52</cp:revision>
  <cp:lastPrinted>2014-09-07T09:34:00Z</cp:lastPrinted>
  <dcterms:created xsi:type="dcterms:W3CDTF">2014-09-10T17:57:00Z</dcterms:created>
  <dcterms:modified xsi:type="dcterms:W3CDTF">2014-09-11T17:23:00Z</dcterms:modified>
</cp:coreProperties>
</file>